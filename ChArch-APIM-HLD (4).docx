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30569F25" w14:textId="2C351436" w:rsidR="006E4EEE" w:rsidRDefault="002D25E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1523827" w:history="1">
            <w:r w:rsidR="006E4EEE" w:rsidRPr="00BF58B3">
              <w:rPr>
                <w:rStyle w:val="Hyperlink"/>
                <w:noProof/>
                <w:lang w:eastAsia="en-US"/>
              </w:rPr>
              <w:t>1.</w:t>
            </w:r>
            <w:r w:rsidR="006E4EEE">
              <w:rPr>
                <w:rFonts w:asciiTheme="minorHAnsi" w:eastAsiaTheme="minorEastAsia" w:hAnsiTheme="minorHAnsi" w:cstheme="minorBidi"/>
                <w:noProof/>
                <w:color w:val="auto"/>
                <w:kern w:val="2"/>
                <w:sz w:val="24"/>
                <w:szCs w:val="24"/>
                <w:lang w:val="en-IN" w:eastAsia="en-IN"/>
                <w14:ligatures w14:val="standardContextual"/>
              </w:rPr>
              <w:tab/>
            </w:r>
            <w:r w:rsidR="006E4EEE" w:rsidRPr="00BF58B3">
              <w:rPr>
                <w:rStyle w:val="Hyperlink"/>
                <w:noProof/>
                <w:lang w:eastAsia="en-US"/>
              </w:rPr>
              <w:t>Document Control</w:t>
            </w:r>
            <w:r w:rsidR="006E4EEE">
              <w:rPr>
                <w:noProof/>
                <w:webHidden/>
              </w:rPr>
              <w:tab/>
            </w:r>
            <w:r w:rsidR="006E4EEE">
              <w:rPr>
                <w:noProof/>
                <w:webHidden/>
              </w:rPr>
              <w:fldChar w:fldCharType="begin"/>
            </w:r>
            <w:r w:rsidR="006E4EEE">
              <w:rPr>
                <w:noProof/>
                <w:webHidden/>
              </w:rPr>
              <w:instrText xml:space="preserve"> PAGEREF _Toc241523827 \h </w:instrText>
            </w:r>
            <w:r w:rsidR="006E4EEE">
              <w:rPr>
                <w:noProof/>
                <w:webHidden/>
              </w:rPr>
            </w:r>
            <w:r w:rsidR="006E4EEE">
              <w:rPr>
                <w:noProof/>
                <w:webHidden/>
              </w:rPr>
              <w:fldChar w:fldCharType="separate"/>
            </w:r>
            <w:r w:rsidR="006E4EEE">
              <w:rPr>
                <w:noProof/>
                <w:webHidden/>
              </w:rPr>
              <w:t>4</w:t>
            </w:r>
            <w:r w:rsidR="006E4EEE">
              <w:rPr>
                <w:noProof/>
                <w:webHidden/>
              </w:rPr>
              <w:fldChar w:fldCharType="end"/>
            </w:r>
          </w:hyperlink>
        </w:p>
        <w:p w14:paraId="062417CD" w14:textId="5F2738B8"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28" w:history="1">
            <w:r w:rsidRPr="00BF58B3">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History</w:t>
            </w:r>
            <w:r>
              <w:rPr>
                <w:noProof/>
                <w:webHidden/>
              </w:rPr>
              <w:tab/>
            </w:r>
            <w:r>
              <w:rPr>
                <w:noProof/>
                <w:webHidden/>
              </w:rPr>
              <w:fldChar w:fldCharType="begin"/>
            </w:r>
            <w:r>
              <w:rPr>
                <w:noProof/>
                <w:webHidden/>
              </w:rPr>
              <w:instrText xml:space="preserve"> PAGEREF _Toc241523828 \h </w:instrText>
            </w:r>
            <w:r>
              <w:rPr>
                <w:noProof/>
                <w:webHidden/>
              </w:rPr>
            </w:r>
            <w:r>
              <w:rPr>
                <w:noProof/>
                <w:webHidden/>
              </w:rPr>
              <w:fldChar w:fldCharType="separate"/>
            </w:r>
            <w:r>
              <w:rPr>
                <w:noProof/>
                <w:webHidden/>
              </w:rPr>
              <w:t>4</w:t>
            </w:r>
            <w:r>
              <w:rPr>
                <w:noProof/>
                <w:webHidden/>
              </w:rPr>
              <w:fldChar w:fldCharType="end"/>
            </w:r>
          </w:hyperlink>
        </w:p>
        <w:p w14:paraId="31B1C048" w14:textId="6AB3A2BC"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29" w:history="1">
            <w:r w:rsidRPr="00BF58B3">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Authors</w:t>
            </w:r>
            <w:r>
              <w:rPr>
                <w:noProof/>
                <w:webHidden/>
              </w:rPr>
              <w:tab/>
            </w:r>
            <w:r>
              <w:rPr>
                <w:noProof/>
                <w:webHidden/>
              </w:rPr>
              <w:fldChar w:fldCharType="begin"/>
            </w:r>
            <w:r>
              <w:rPr>
                <w:noProof/>
                <w:webHidden/>
              </w:rPr>
              <w:instrText xml:space="preserve"> PAGEREF _Toc241523829 \h </w:instrText>
            </w:r>
            <w:r>
              <w:rPr>
                <w:noProof/>
                <w:webHidden/>
              </w:rPr>
            </w:r>
            <w:r>
              <w:rPr>
                <w:noProof/>
                <w:webHidden/>
              </w:rPr>
              <w:fldChar w:fldCharType="separate"/>
            </w:r>
            <w:r>
              <w:rPr>
                <w:noProof/>
                <w:webHidden/>
              </w:rPr>
              <w:t>4</w:t>
            </w:r>
            <w:r>
              <w:rPr>
                <w:noProof/>
                <w:webHidden/>
              </w:rPr>
              <w:fldChar w:fldCharType="end"/>
            </w:r>
          </w:hyperlink>
        </w:p>
        <w:p w14:paraId="0B2A5576" w14:textId="58A0356A"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0" w:history="1">
            <w:r w:rsidRPr="00BF58B3">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Assurance</w:t>
            </w:r>
            <w:r>
              <w:rPr>
                <w:noProof/>
                <w:webHidden/>
              </w:rPr>
              <w:tab/>
            </w:r>
            <w:r>
              <w:rPr>
                <w:noProof/>
                <w:webHidden/>
              </w:rPr>
              <w:fldChar w:fldCharType="begin"/>
            </w:r>
            <w:r>
              <w:rPr>
                <w:noProof/>
                <w:webHidden/>
              </w:rPr>
              <w:instrText xml:space="preserve"> PAGEREF _Toc241523830 \h </w:instrText>
            </w:r>
            <w:r>
              <w:rPr>
                <w:noProof/>
                <w:webHidden/>
              </w:rPr>
            </w:r>
            <w:r>
              <w:rPr>
                <w:noProof/>
                <w:webHidden/>
              </w:rPr>
              <w:fldChar w:fldCharType="separate"/>
            </w:r>
            <w:r>
              <w:rPr>
                <w:noProof/>
                <w:webHidden/>
              </w:rPr>
              <w:t>4</w:t>
            </w:r>
            <w:r>
              <w:rPr>
                <w:noProof/>
                <w:webHidden/>
              </w:rPr>
              <w:fldChar w:fldCharType="end"/>
            </w:r>
          </w:hyperlink>
        </w:p>
        <w:p w14:paraId="721D5865" w14:textId="2062D0BF"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1" w:history="1">
            <w:r w:rsidRPr="00BF58B3">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TDA Approval</w:t>
            </w:r>
            <w:r>
              <w:rPr>
                <w:noProof/>
                <w:webHidden/>
              </w:rPr>
              <w:tab/>
            </w:r>
            <w:r>
              <w:rPr>
                <w:noProof/>
                <w:webHidden/>
              </w:rPr>
              <w:fldChar w:fldCharType="begin"/>
            </w:r>
            <w:r>
              <w:rPr>
                <w:noProof/>
                <w:webHidden/>
              </w:rPr>
              <w:instrText xml:space="preserve"> PAGEREF _Toc241523831 \h </w:instrText>
            </w:r>
            <w:r>
              <w:rPr>
                <w:noProof/>
                <w:webHidden/>
              </w:rPr>
            </w:r>
            <w:r>
              <w:rPr>
                <w:noProof/>
                <w:webHidden/>
              </w:rPr>
              <w:fldChar w:fldCharType="separate"/>
            </w:r>
            <w:r>
              <w:rPr>
                <w:noProof/>
                <w:webHidden/>
              </w:rPr>
              <w:t>4</w:t>
            </w:r>
            <w:r>
              <w:rPr>
                <w:noProof/>
                <w:webHidden/>
              </w:rPr>
              <w:fldChar w:fldCharType="end"/>
            </w:r>
          </w:hyperlink>
        </w:p>
        <w:p w14:paraId="6AD5144C" w14:textId="30F456BF"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2" w:history="1">
            <w:r w:rsidRPr="00BF58B3">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 References</w:t>
            </w:r>
            <w:r>
              <w:rPr>
                <w:noProof/>
                <w:webHidden/>
              </w:rPr>
              <w:tab/>
            </w:r>
            <w:r>
              <w:rPr>
                <w:noProof/>
                <w:webHidden/>
              </w:rPr>
              <w:fldChar w:fldCharType="begin"/>
            </w:r>
            <w:r>
              <w:rPr>
                <w:noProof/>
                <w:webHidden/>
              </w:rPr>
              <w:instrText xml:space="preserve"> PAGEREF _Toc241523832 \h </w:instrText>
            </w:r>
            <w:r>
              <w:rPr>
                <w:noProof/>
                <w:webHidden/>
              </w:rPr>
            </w:r>
            <w:r>
              <w:rPr>
                <w:noProof/>
                <w:webHidden/>
              </w:rPr>
              <w:fldChar w:fldCharType="separate"/>
            </w:r>
            <w:r>
              <w:rPr>
                <w:noProof/>
                <w:webHidden/>
              </w:rPr>
              <w:t>4</w:t>
            </w:r>
            <w:r>
              <w:rPr>
                <w:noProof/>
                <w:webHidden/>
              </w:rPr>
              <w:fldChar w:fldCharType="end"/>
            </w:r>
          </w:hyperlink>
        </w:p>
        <w:p w14:paraId="0B78A053" w14:textId="1B476237"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3" w:history="1">
            <w:r w:rsidRPr="00BF58B3">
              <w:rPr>
                <w:rStyle w:val="Hyperlink"/>
                <w:noProof/>
                <w:lang w:eastAsia="en-US"/>
              </w:rPr>
              <w:t>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Executive Summary</w:t>
            </w:r>
            <w:r>
              <w:rPr>
                <w:noProof/>
                <w:webHidden/>
              </w:rPr>
              <w:tab/>
            </w:r>
            <w:r>
              <w:rPr>
                <w:noProof/>
                <w:webHidden/>
              </w:rPr>
              <w:fldChar w:fldCharType="begin"/>
            </w:r>
            <w:r>
              <w:rPr>
                <w:noProof/>
                <w:webHidden/>
              </w:rPr>
              <w:instrText xml:space="preserve"> PAGEREF _Toc241523833 \h </w:instrText>
            </w:r>
            <w:r>
              <w:rPr>
                <w:noProof/>
                <w:webHidden/>
              </w:rPr>
            </w:r>
            <w:r>
              <w:rPr>
                <w:noProof/>
                <w:webHidden/>
              </w:rPr>
              <w:fldChar w:fldCharType="separate"/>
            </w:r>
            <w:r>
              <w:rPr>
                <w:noProof/>
                <w:webHidden/>
              </w:rPr>
              <w:t>5</w:t>
            </w:r>
            <w:r>
              <w:rPr>
                <w:noProof/>
                <w:webHidden/>
              </w:rPr>
              <w:fldChar w:fldCharType="end"/>
            </w:r>
          </w:hyperlink>
        </w:p>
        <w:p w14:paraId="2DAB353E" w14:textId="4B83C68D"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4" w:history="1">
            <w:r w:rsidRPr="00BF58B3">
              <w:rPr>
                <w:rStyle w:val="Hyperlink"/>
                <w:noProof/>
                <w:lang w:eastAsia="en-US"/>
              </w:rPr>
              <w:t>2.1.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Scope</w:t>
            </w:r>
            <w:r>
              <w:rPr>
                <w:noProof/>
                <w:webHidden/>
              </w:rPr>
              <w:tab/>
            </w:r>
            <w:r>
              <w:rPr>
                <w:noProof/>
                <w:webHidden/>
              </w:rPr>
              <w:fldChar w:fldCharType="begin"/>
            </w:r>
            <w:r>
              <w:rPr>
                <w:noProof/>
                <w:webHidden/>
              </w:rPr>
              <w:instrText xml:space="preserve"> PAGEREF _Toc241523834 \h </w:instrText>
            </w:r>
            <w:r>
              <w:rPr>
                <w:noProof/>
                <w:webHidden/>
              </w:rPr>
            </w:r>
            <w:r>
              <w:rPr>
                <w:noProof/>
                <w:webHidden/>
              </w:rPr>
              <w:fldChar w:fldCharType="separate"/>
            </w:r>
            <w:r>
              <w:rPr>
                <w:noProof/>
                <w:webHidden/>
              </w:rPr>
              <w:t>5</w:t>
            </w:r>
            <w:r>
              <w:rPr>
                <w:noProof/>
                <w:webHidden/>
              </w:rPr>
              <w:fldChar w:fldCharType="end"/>
            </w:r>
          </w:hyperlink>
        </w:p>
        <w:p w14:paraId="1C2661FE" w14:textId="524A7A1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5" w:history="1">
            <w:r w:rsidRPr="00BF58B3">
              <w:rPr>
                <w:rStyle w:val="Hyperlink"/>
                <w:noProof/>
                <w:lang w:eastAsia="en-US"/>
              </w:rPr>
              <w:t>2.2.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Target Audience</w:t>
            </w:r>
            <w:r>
              <w:rPr>
                <w:noProof/>
                <w:webHidden/>
              </w:rPr>
              <w:tab/>
            </w:r>
            <w:r>
              <w:rPr>
                <w:noProof/>
                <w:webHidden/>
              </w:rPr>
              <w:fldChar w:fldCharType="begin"/>
            </w:r>
            <w:r>
              <w:rPr>
                <w:noProof/>
                <w:webHidden/>
              </w:rPr>
              <w:instrText xml:space="preserve"> PAGEREF _Toc241523835 \h </w:instrText>
            </w:r>
            <w:r>
              <w:rPr>
                <w:noProof/>
                <w:webHidden/>
              </w:rPr>
            </w:r>
            <w:r>
              <w:rPr>
                <w:noProof/>
                <w:webHidden/>
              </w:rPr>
              <w:fldChar w:fldCharType="separate"/>
            </w:r>
            <w:r>
              <w:rPr>
                <w:noProof/>
                <w:webHidden/>
              </w:rPr>
              <w:t>5</w:t>
            </w:r>
            <w:r>
              <w:rPr>
                <w:noProof/>
                <w:webHidden/>
              </w:rPr>
              <w:fldChar w:fldCharType="end"/>
            </w:r>
          </w:hyperlink>
        </w:p>
        <w:p w14:paraId="078A1848" w14:textId="70B59ED9"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6" w:history="1">
            <w:r w:rsidRPr="00BF58B3">
              <w:rPr>
                <w:rStyle w:val="Hyperlink"/>
                <w:noProof/>
                <w:lang w:eastAsia="en-US"/>
              </w:rPr>
              <w:t>2.3.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Current State Summary</w:t>
            </w:r>
            <w:r>
              <w:rPr>
                <w:noProof/>
                <w:webHidden/>
              </w:rPr>
              <w:tab/>
            </w:r>
            <w:r>
              <w:rPr>
                <w:noProof/>
                <w:webHidden/>
              </w:rPr>
              <w:fldChar w:fldCharType="begin"/>
            </w:r>
            <w:r>
              <w:rPr>
                <w:noProof/>
                <w:webHidden/>
              </w:rPr>
              <w:instrText xml:space="preserve"> PAGEREF _Toc241523836 \h </w:instrText>
            </w:r>
            <w:r>
              <w:rPr>
                <w:noProof/>
                <w:webHidden/>
              </w:rPr>
            </w:r>
            <w:r>
              <w:rPr>
                <w:noProof/>
                <w:webHidden/>
              </w:rPr>
              <w:fldChar w:fldCharType="separate"/>
            </w:r>
            <w:r>
              <w:rPr>
                <w:noProof/>
                <w:webHidden/>
              </w:rPr>
              <w:t>5</w:t>
            </w:r>
            <w:r>
              <w:rPr>
                <w:noProof/>
                <w:webHidden/>
              </w:rPr>
              <w:fldChar w:fldCharType="end"/>
            </w:r>
          </w:hyperlink>
        </w:p>
        <w:p w14:paraId="57D22ED0" w14:textId="2E10FE02"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7" w:history="1">
            <w:r w:rsidRPr="00BF58B3">
              <w:rPr>
                <w:rStyle w:val="Hyperlink"/>
                <w:noProof/>
                <w:lang w:eastAsia="en-US"/>
              </w:rPr>
              <w:t>2.4.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_Toc241523837 \h </w:instrText>
            </w:r>
            <w:r>
              <w:rPr>
                <w:noProof/>
                <w:webHidden/>
              </w:rPr>
            </w:r>
            <w:r>
              <w:rPr>
                <w:noProof/>
                <w:webHidden/>
              </w:rPr>
              <w:fldChar w:fldCharType="separate"/>
            </w:r>
            <w:r>
              <w:rPr>
                <w:noProof/>
                <w:webHidden/>
              </w:rPr>
              <w:t>5</w:t>
            </w:r>
            <w:r>
              <w:rPr>
                <w:noProof/>
                <w:webHidden/>
              </w:rPr>
              <w:fldChar w:fldCharType="end"/>
            </w:r>
          </w:hyperlink>
        </w:p>
        <w:p w14:paraId="355AC54B" w14:textId="17B36A29"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8" w:history="1">
            <w:r w:rsidRPr="00BF58B3">
              <w:rPr>
                <w:rStyle w:val="Hyperlink"/>
                <w:noProof/>
                <w:lang w:eastAsia="en-US"/>
              </w:rPr>
              <w:t>2.5.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_Toc241523838 \h </w:instrText>
            </w:r>
            <w:r>
              <w:rPr>
                <w:noProof/>
                <w:webHidden/>
              </w:rPr>
            </w:r>
            <w:r>
              <w:rPr>
                <w:noProof/>
                <w:webHidden/>
              </w:rPr>
              <w:fldChar w:fldCharType="separate"/>
            </w:r>
            <w:r>
              <w:rPr>
                <w:noProof/>
                <w:webHidden/>
              </w:rPr>
              <w:t>6</w:t>
            </w:r>
            <w:r>
              <w:rPr>
                <w:noProof/>
                <w:webHidden/>
              </w:rPr>
              <w:fldChar w:fldCharType="end"/>
            </w:r>
          </w:hyperlink>
        </w:p>
        <w:p w14:paraId="764F9F04" w14:textId="65E9EBC0"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39" w:history="1">
            <w:r w:rsidRPr="00BF58B3">
              <w:rPr>
                <w:rStyle w:val="Hyperlink"/>
                <w:noProof/>
                <w:lang w:eastAsia="en-US"/>
              </w:rPr>
              <w:t>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Architectural Position</w:t>
            </w:r>
            <w:r>
              <w:rPr>
                <w:noProof/>
                <w:webHidden/>
              </w:rPr>
              <w:tab/>
            </w:r>
            <w:r>
              <w:rPr>
                <w:noProof/>
                <w:webHidden/>
              </w:rPr>
              <w:fldChar w:fldCharType="begin"/>
            </w:r>
            <w:r>
              <w:rPr>
                <w:noProof/>
                <w:webHidden/>
              </w:rPr>
              <w:instrText xml:space="preserve"> PAGEREF _Toc241523839 \h </w:instrText>
            </w:r>
            <w:r>
              <w:rPr>
                <w:noProof/>
                <w:webHidden/>
              </w:rPr>
            </w:r>
            <w:r>
              <w:rPr>
                <w:noProof/>
                <w:webHidden/>
              </w:rPr>
              <w:fldChar w:fldCharType="separate"/>
            </w:r>
            <w:r>
              <w:rPr>
                <w:noProof/>
                <w:webHidden/>
              </w:rPr>
              <w:t>7</w:t>
            </w:r>
            <w:r>
              <w:rPr>
                <w:noProof/>
                <w:webHidden/>
              </w:rPr>
              <w:fldChar w:fldCharType="end"/>
            </w:r>
          </w:hyperlink>
        </w:p>
        <w:p w14:paraId="6794554F" w14:textId="331BB77E"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0" w:history="1">
            <w:r w:rsidRPr="00BF58B3">
              <w:rPr>
                <w:rStyle w:val="Hyperlink"/>
                <w:noProof/>
                <w:lang w:eastAsia="en-US"/>
              </w:rPr>
              <w:t>3.1.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Architectural Decisions</w:t>
            </w:r>
            <w:r>
              <w:rPr>
                <w:noProof/>
                <w:webHidden/>
              </w:rPr>
              <w:tab/>
            </w:r>
            <w:r>
              <w:rPr>
                <w:noProof/>
                <w:webHidden/>
              </w:rPr>
              <w:fldChar w:fldCharType="begin"/>
            </w:r>
            <w:r>
              <w:rPr>
                <w:noProof/>
                <w:webHidden/>
              </w:rPr>
              <w:instrText xml:space="preserve"> PAGEREF _Toc241523840 \h </w:instrText>
            </w:r>
            <w:r>
              <w:rPr>
                <w:noProof/>
                <w:webHidden/>
              </w:rPr>
            </w:r>
            <w:r>
              <w:rPr>
                <w:noProof/>
                <w:webHidden/>
              </w:rPr>
              <w:fldChar w:fldCharType="separate"/>
            </w:r>
            <w:r>
              <w:rPr>
                <w:noProof/>
                <w:webHidden/>
              </w:rPr>
              <w:t>7</w:t>
            </w:r>
            <w:r>
              <w:rPr>
                <w:noProof/>
                <w:webHidden/>
              </w:rPr>
              <w:fldChar w:fldCharType="end"/>
            </w:r>
          </w:hyperlink>
        </w:p>
        <w:p w14:paraId="4099B774" w14:textId="4C08AE2C"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1" w:history="1">
            <w:r w:rsidRPr="00BF58B3">
              <w:rPr>
                <w:rStyle w:val="Hyperlink"/>
                <w:noProof/>
                <w:lang w:eastAsia="en-US"/>
              </w:rPr>
              <w:t>3.2.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Requirements Traceability</w:t>
            </w:r>
            <w:r>
              <w:rPr>
                <w:noProof/>
                <w:webHidden/>
              </w:rPr>
              <w:tab/>
            </w:r>
            <w:r>
              <w:rPr>
                <w:noProof/>
                <w:webHidden/>
              </w:rPr>
              <w:fldChar w:fldCharType="begin"/>
            </w:r>
            <w:r>
              <w:rPr>
                <w:noProof/>
                <w:webHidden/>
              </w:rPr>
              <w:instrText xml:space="preserve"> PAGEREF _Toc241523841 \h </w:instrText>
            </w:r>
            <w:r>
              <w:rPr>
                <w:noProof/>
                <w:webHidden/>
              </w:rPr>
            </w:r>
            <w:r>
              <w:rPr>
                <w:noProof/>
                <w:webHidden/>
              </w:rPr>
              <w:fldChar w:fldCharType="separate"/>
            </w:r>
            <w:r>
              <w:rPr>
                <w:noProof/>
                <w:webHidden/>
              </w:rPr>
              <w:t>8</w:t>
            </w:r>
            <w:r>
              <w:rPr>
                <w:noProof/>
                <w:webHidden/>
              </w:rPr>
              <w:fldChar w:fldCharType="end"/>
            </w:r>
          </w:hyperlink>
        </w:p>
        <w:p w14:paraId="641FAB5D" w14:textId="40B3A20D"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2" w:history="1">
            <w:r w:rsidRPr="00BF58B3">
              <w:rPr>
                <w:rStyle w:val="Hyperlink"/>
                <w:noProof/>
                <w:lang w:eastAsia="en-US"/>
              </w:rPr>
              <w:t>3.3.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Edge Gateway Selection Matrix</w:t>
            </w:r>
            <w:r>
              <w:rPr>
                <w:noProof/>
                <w:webHidden/>
              </w:rPr>
              <w:tab/>
            </w:r>
            <w:r>
              <w:rPr>
                <w:noProof/>
                <w:webHidden/>
              </w:rPr>
              <w:fldChar w:fldCharType="begin"/>
            </w:r>
            <w:r>
              <w:rPr>
                <w:noProof/>
                <w:webHidden/>
              </w:rPr>
              <w:instrText xml:space="preserve"> PAGEREF _Toc241523842 \h </w:instrText>
            </w:r>
            <w:r>
              <w:rPr>
                <w:noProof/>
                <w:webHidden/>
              </w:rPr>
            </w:r>
            <w:r>
              <w:rPr>
                <w:noProof/>
                <w:webHidden/>
              </w:rPr>
              <w:fldChar w:fldCharType="separate"/>
            </w:r>
            <w:r>
              <w:rPr>
                <w:noProof/>
                <w:webHidden/>
              </w:rPr>
              <w:t>8</w:t>
            </w:r>
            <w:r>
              <w:rPr>
                <w:noProof/>
                <w:webHidden/>
              </w:rPr>
              <w:fldChar w:fldCharType="end"/>
            </w:r>
          </w:hyperlink>
        </w:p>
        <w:p w14:paraId="2DFE00E7" w14:textId="68FC102D"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3" w:history="1">
            <w:r w:rsidRPr="00BF58B3">
              <w:rPr>
                <w:rStyle w:val="Hyperlink"/>
                <w:noProof/>
                <w:lang w:eastAsia="en-US"/>
              </w:rPr>
              <w:t>3.4.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Deployment Mode Decision</w:t>
            </w:r>
            <w:r>
              <w:rPr>
                <w:noProof/>
                <w:webHidden/>
              </w:rPr>
              <w:tab/>
            </w:r>
            <w:r>
              <w:rPr>
                <w:noProof/>
                <w:webHidden/>
              </w:rPr>
              <w:fldChar w:fldCharType="begin"/>
            </w:r>
            <w:r>
              <w:rPr>
                <w:noProof/>
                <w:webHidden/>
              </w:rPr>
              <w:instrText xml:space="preserve"> PAGEREF _Toc241523843 \h </w:instrText>
            </w:r>
            <w:r>
              <w:rPr>
                <w:noProof/>
                <w:webHidden/>
              </w:rPr>
            </w:r>
            <w:r>
              <w:rPr>
                <w:noProof/>
                <w:webHidden/>
              </w:rPr>
              <w:fldChar w:fldCharType="separate"/>
            </w:r>
            <w:r>
              <w:rPr>
                <w:noProof/>
                <w:webHidden/>
              </w:rPr>
              <w:t>10</w:t>
            </w:r>
            <w:r>
              <w:rPr>
                <w:noProof/>
                <w:webHidden/>
              </w:rPr>
              <w:fldChar w:fldCharType="end"/>
            </w:r>
          </w:hyperlink>
        </w:p>
        <w:p w14:paraId="047569E6" w14:textId="51D0B03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4" w:history="1">
            <w:r w:rsidRPr="00BF58B3">
              <w:rPr>
                <w:rStyle w:val="Hyperlink"/>
                <w:noProof/>
                <w:lang w:eastAsia="en-US"/>
              </w:rPr>
              <w:t>3.5.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SKU &amp; Tier Decision</w:t>
            </w:r>
            <w:r>
              <w:rPr>
                <w:noProof/>
                <w:webHidden/>
              </w:rPr>
              <w:tab/>
            </w:r>
            <w:r>
              <w:rPr>
                <w:noProof/>
                <w:webHidden/>
              </w:rPr>
              <w:fldChar w:fldCharType="begin"/>
            </w:r>
            <w:r>
              <w:rPr>
                <w:noProof/>
                <w:webHidden/>
              </w:rPr>
              <w:instrText xml:space="preserve"> PAGEREF _Toc241523844 \h </w:instrText>
            </w:r>
            <w:r>
              <w:rPr>
                <w:noProof/>
                <w:webHidden/>
              </w:rPr>
            </w:r>
            <w:r>
              <w:rPr>
                <w:noProof/>
                <w:webHidden/>
              </w:rPr>
              <w:fldChar w:fldCharType="separate"/>
            </w:r>
            <w:r>
              <w:rPr>
                <w:noProof/>
                <w:webHidden/>
              </w:rPr>
              <w:t>11</w:t>
            </w:r>
            <w:r>
              <w:rPr>
                <w:noProof/>
                <w:webHidden/>
              </w:rPr>
              <w:fldChar w:fldCharType="end"/>
            </w:r>
          </w:hyperlink>
        </w:p>
        <w:p w14:paraId="276C5713" w14:textId="2A3EEEB7"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5" w:history="1">
            <w:r w:rsidRPr="00BF58B3">
              <w:rPr>
                <w:rStyle w:val="Hyperlink"/>
                <w:noProof/>
                <w:lang w:eastAsia="en-US"/>
              </w:rPr>
              <w:t>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Role and Positioning</w:t>
            </w:r>
            <w:r>
              <w:rPr>
                <w:noProof/>
                <w:webHidden/>
              </w:rPr>
              <w:tab/>
            </w:r>
            <w:r>
              <w:rPr>
                <w:noProof/>
                <w:webHidden/>
              </w:rPr>
              <w:fldChar w:fldCharType="begin"/>
            </w:r>
            <w:r>
              <w:rPr>
                <w:noProof/>
                <w:webHidden/>
              </w:rPr>
              <w:instrText xml:space="preserve"> PAGEREF _Toc241523845 \h </w:instrText>
            </w:r>
            <w:r>
              <w:rPr>
                <w:noProof/>
                <w:webHidden/>
              </w:rPr>
            </w:r>
            <w:r>
              <w:rPr>
                <w:noProof/>
                <w:webHidden/>
              </w:rPr>
              <w:fldChar w:fldCharType="separate"/>
            </w:r>
            <w:r>
              <w:rPr>
                <w:noProof/>
                <w:webHidden/>
              </w:rPr>
              <w:t>13</w:t>
            </w:r>
            <w:r>
              <w:rPr>
                <w:noProof/>
                <w:webHidden/>
              </w:rPr>
              <w:fldChar w:fldCharType="end"/>
            </w:r>
          </w:hyperlink>
        </w:p>
        <w:p w14:paraId="0255486D" w14:textId="239705FC"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6" w:history="1">
            <w:r w:rsidRPr="00BF58B3">
              <w:rPr>
                <w:rStyle w:val="Hyperlink"/>
                <w:noProof/>
                <w:lang w:eastAsia="en-US"/>
              </w:rPr>
              <w:t>4.1.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Architecture Principles</w:t>
            </w:r>
            <w:r>
              <w:rPr>
                <w:noProof/>
                <w:webHidden/>
              </w:rPr>
              <w:tab/>
            </w:r>
            <w:r>
              <w:rPr>
                <w:noProof/>
                <w:webHidden/>
              </w:rPr>
              <w:fldChar w:fldCharType="begin"/>
            </w:r>
            <w:r>
              <w:rPr>
                <w:noProof/>
                <w:webHidden/>
              </w:rPr>
              <w:instrText xml:space="preserve"> PAGEREF _Toc241523846 \h </w:instrText>
            </w:r>
            <w:r>
              <w:rPr>
                <w:noProof/>
                <w:webHidden/>
              </w:rPr>
            </w:r>
            <w:r>
              <w:rPr>
                <w:noProof/>
                <w:webHidden/>
              </w:rPr>
              <w:fldChar w:fldCharType="separate"/>
            </w:r>
            <w:r>
              <w:rPr>
                <w:noProof/>
                <w:webHidden/>
              </w:rPr>
              <w:t>13</w:t>
            </w:r>
            <w:r>
              <w:rPr>
                <w:noProof/>
                <w:webHidden/>
              </w:rPr>
              <w:fldChar w:fldCharType="end"/>
            </w:r>
          </w:hyperlink>
        </w:p>
        <w:p w14:paraId="1CC82CE1" w14:textId="2745095A"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7" w:history="1">
            <w:r w:rsidRPr="00BF58B3">
              <w:rPr>
                <w:rStyle w:val="Hyperlink"/>
                <w:noProof/>
                <w:lang w:eastAsia="en-US"/>
              </w:rPr>
              <w:t>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Architecture</w:t>
            </w:r>
            <w:r>
              <w:rPr>
                <w:noProof/>
                <w:webHidden/>
              </w:rPr>
              <w:tab/>
            </w:r>
            <w:r>
              <w:rPr>
                <w:noProof/>
                <w:webHidden/>
              </w:rPr>
              <w:fldChar w:fldCharType="begin"/>
            </w:r>
            <w:r>
              <w:rPr>
                <w:noProof/>
                <w:webHidden/>
              </w:rPr>
              <w:instrText xml:space="preserve"> PAGEREF _Toc241523847 \h </w:instrText>
            </w:r>
            <w:r>
              <w:rPr>
                <w:noProof/>
                <w:webHidden/>
              </w:rPr>
            </w:r>
            <w:r>
              <w:rPr>
                <w:noProof/>
                <w:webHidden/>
              </w:rPr>
              <w:fldChar w:fldCharType="separate"/>
            </w:r>
            <w:r>
              <w:rPr>
                <w:noProof/>
                <w:webHidden/>
              </w:rPr>
              <w:t>14</w:t>
            </w:r>
            <w:r>
              <w:rPr>
                <w:noProof/>
                <w:webHidden/>
              </w:rPr>
              <w:fldChar w:fldCharType="end"/>
            </w:r>
          </w:hyperlink>
        </w:p>
        <w:p w14:paraId="466E7ED2" w14:textId="5C44D6FF"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8" w:history="1">
            <w:r w:rsidRPr="00BF58B3">
              <w:rPr>
                <w:rStyle w:val="Hyperlink"/>
                <w:noProof/>
                <w:lang w:eastAsia="en-US"/>
              </w:rPr>
              <w:t>5.1.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High-Level Azure APIM Architecture</w:t>
            </w:r>
            <w:r>
              <w:rPr>
                <w:noProof/>
                <w:webHidden/>
              </w:rPr>
              <w:tab/>
            </w:r>
            <w:r>
              <w:rPr>
                <w:noProof/>
                <w:webHidden/>
              </w:rPr>
              <w:fldChar w:fldCharType="begin"/>
            </w:r>
            <w:r>
              <w:rPr>
                <w:noProof/>
                <w:webHidden/>
              </w:rPr>
              <w:instrText xml:space="preserve"> PAGEREF _Toc241523848 \h </w:instrText>
            </w:r>
            <w:r>
              <w:rPr>
                <w:noProof/>
                <w:webHidden/>
              </w:rPr>
            </w:r>
            <w:r>
              <w:rPr>
                <w:noProof/>
                <w:webHidden/>
              </w:rPr>
              <w:fldChar w:fldCharType="separate"/>
            </w:r>
            <w:r>
              <w:rPr>
                <w:noProof/>
                <w:webHidden/>
              </w:rPr>
              <w:t>14</w:t>
            </w:r>
            <w:r>
              <w:rPr>
                <w:noProof/>
                <w:webHidden/>
              </w:rPr>
              <w:fldChar w:fldCharType="end"/>
            </w:r>
          </w:hyperlink>
        </w:p>
        <w:p w14:paraId="180408EC" w14:textId="02E18449"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49" w:history="1">
            <w:r w:rsidRPr="00BF58B3">
              <w:rPr>
                <w:rStyle w:val="Hyperlink"/>
                <w:noProof/>
                <w:lang w:eastAsia="en-US"/>
              </w:rPr>
              <w:t>5.2.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Logical Architecture Overview</w:t>
            </w:r>
            <w:r>
              <w:rPr>
                <w:noProof/>
                <w:webHidden/>
              </w:rPr>
              <w:tab/>
            </w:r>
            <w:r>
              <w:rPr>
                <w:noProof/>
                <w:webHidden/>
              </w:rPr>
              <w:fldChar w:fldCharType="begin"/>
            </w:r>
            <w:r>
              <w:rPr>
                <w:noProof/>
                <w:webHidden/>
              </w:rPr>
              <w:instrText xml:space="preserve"> PAGEREF _Toc241523849 \h </w:instrText>
            </w:r>
            <w:r>
              <w:rPr>
                <w:noProof/>
                <w:webHidden/>
              </w:rPr>
            </w:r>
            <w:r>
              <w:rPr>
                <w:noProof/>
                <w:webHidden/>
              </w:rPr>
              <w:fldChar w:fldCharType="separate"/>
            </w:r>
            <w:r>
              <w:rPr>
                <w:noProof/>
                <w:webHidden/>
              </w:rPr>
              <w:t>14</w:t>
            </w:r>
            <w:r>
              <w:rPr>
                <w:noProof/>
                <w:webHidden/>
              </w:rPr>
              <w:fldChar w:fldCharType="end"/>
            </w:r>
          </w:hyperlink>
        </w:p>
        <w:p w14:paraId="6DD6F5E9" w14:textId="30A87886"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0" w:history="1">
            <w:r w:rsidRPr="00BF58B3">
              <w:rPr>
                <w:rStyle w:val="Hyperlink"/>
                <w:noProof/>
                <w:lang w:eastAsia="en-US"/>
              </w:rPr>
              <w:t>5.3.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Internal API Access Model</w:t>
            </w:r>
            <w:r>
              <w:rPr>
                <w:noProof/>
                <w:webHidden/>
              </w:rPr>
              <w:tab/>
            </w:r>
            <w:r>
              <w:rPr>
                <w:noProof/>
                <w:webHidden/>
              </w:rPr>
              <w:fldChar w:fldCharType="begin"/>
            </w:r>
            <w:r>
              <w:rPr>
                <w:noProof/>
                <w:webHidden/>
              </w:rPr>
              <w:instrText xml:space="preserve"> PAGEREF _Toc241523850 \h </w:instrText>
            </w:r>
            <w:r>
              <w:rPr>
                <w:noProof/>
                <w:webHidden/>
              </w:rPr>
            </w:r>
            <w:r>
              <w:rPr>
                <w:noProof/>
                <w:webHidden/>
              </w:rPr>
              <w:fldChar w:fldCharType="separate"/>
            </w:r>
            <w:r>
              <w:rPr>
                <w:noProof/>
                <w:webHidden/>
              </w:rPr>
              <w:t>15</w:t>
            </w:r>
            <w:r>
              <w:rPr>
                <w:noProof/>
                <w:webHidden/>
              </w:rPr>
              <w:fldChar w:fldCharType="end"/>
            </w:r>
          </w:hyperlink>
        </w:p>
        <w:p w14:paraId="6AA4E3FA" w14:textId="71B7829F"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1" w:history="1">
            <w:r w:rsidRPr="00BF58B3">
              <w:rPr>
                <w:rStyle w:val="Hyperlink"/>
                <w:noProof/>
                <w:lang w:eastAsia="en-US"/>
              </w:rPr>
              <w:t>5.4.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External API Access Model</w:t>
            </w:r>
            <w:r>
              <w:rPr>
                <w:noProof/>
                <w:webHidden/>
              </w:rPr>
              <w:tab/>
            </w:r>
            <w:r>
              <w:rPr>
                <w:noProof/>
                <w:webHidden/>
              </w:rPr>
              <w:fldChar w:fldCharType="begin"/>
            </w:r>
            <w:r>
              <w:rPr>
                <w:noProof/>
                <w:webHidden/>
              </w:rPr>
              <w:instrText xml:space="preserve"> PAGEREF _Toc241523851 \h </w:instrText>
            </w:r>
            <w:r>
              <w:rPr>
                <w:noProof/>
                <w:webHidden/>
              </w:rPr>
            </w:r>
            <w:r>
              <w:rPr>
                <w:noProof/>
                <w:webHidden/>
              </w:rPr>
              <w:fldChar w:fldCharType="separate"/>
            </w:r>
            <w:r>
              <w:rPr>
                <w:noProof/>
                <w:webHidden/>
              </w:rPr>
              <w:t>15</w:t>
            </w:r>
            <w:r>
              <w:rPr>
                <w:noProof/>
                <w:webHidden/>
              </w:rPr>
              <w:fldChar w:fldCharType="end"/>
            </w:r>
          </w:hyperlink>
        </w:p>
        <w:p w14:paraId="52CAE33B" w14:textId="2F4741D3"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2" w:history="1">
            <w:r w:rsidRPr="00BF58B3">
              <w:rPr>
                <w:rStyle w:val="Hyperlink"/>
                <w:noProof/>
                <w:lang w:eastAsia="en-US"/>
              </w:rPr>
              <w:t>5.5.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Security Architecture</w:t>
            </w:r>
            <w:r>
              <w:rPr>
                <w:noProof/>
                <w:webHidden/>
              </w:rPr>
              <w:tab/>
            </w:r>
            <w:r>
              <w:rPr>
                <w:noProof/>
                <w:webHidden/>
              </w:rPr>
              <w:fldChar w:fldCharType="begin"/>
            </w:r>
            <w:r>
              <w:rPr>
                <w:noProof/>
                <w:webHidden/>
              </w:rPr>
              <w:instrText xml:space="preserve"> PAGEREF _Toc241523852 \h </w:instrText>
            </w:r>
            <w:r>
              <w:rPr>
                <w:noProof/>
                <w:webHidden/>
              </w:rPr>
            </w:r>
            <w:r>
              <w:rPr>
                <w:noProof/>
                <w:webHidden/>
              </w:rPr>
              <w:fldChar w:fldCharType="separate"/>
            </w:r>
            <w:r>
              <w:rPr>
                <w:noProof/>
                <w:webHidden/>
              </w:rPr>
              <w:t>15</w:t>
            </w:r>
            <w:r>
              <w:rPr>
                <w:noProof/>
                <w:webHidden/>
              </w:rPr>
              <w:fldChar w:fldCharType="end"/>
            </w:r>
          </w:hyperlink>
        </w:p>
        <w:p w14:paraId="4C7C4079" w14:textId="49549EFE"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3" w:history="1">
            <w:r w:rsidRPr="00BF58B3">
              <w:rPr>
                <w:rStyle w:val="Hyperlink"/>
                <w:noProof/>
              </w:rPr>
              <w:t xml:space="preserve">5.5.1 </w:t>
            </w:r>
            <w:r w:rsidRPr="00BF58B3">
              <w:rPr>
                <w:rStyle w:val="Hyperlink"/>
                <w:noProof/>
                <w:lang w:val="en-US"/>
              </w:rPr>
              <w:t>OAuth 2.0 Architecture</w:t>
            </w:r>
            <w:r>
              <w:rPr>
                <w:noProof/>
                <w:webHidden/>
              </w:rPr>
              <w:tab/>
            </w:r>
            <w:r>
              <w:rPr>
                <w:noProof/>
                <w:webHidden/>
              </w:rPr>
              <w:fldChar w:fldCharType="begin"/>
            </w:r>
            <w:r>
              <w:rPr>
                <w:noProof/>
                <w:webHidden/>
              </w:rPr>
              <w:instrText xml:space="preserve"> PAGEREF _Toc241523853 \h </w:instrText>
            </w:r>
            <w:r>
              <w:rPr>
                <w:noProof/>
                <w:webHidden/>
              </w:rPr>
            </w:r>
            <w:r>
              <w:rPr>
                <w:noProof/>
                <w:webHidden/>
              </w:rPr>
              <w:fldChar w:fldCharType="separate"/>
            </w:r>
            <w:r>
              <w:rPr>
                <w:noProof/>
                <w:webHidden/>
              </w:rPr>
              <w:t>15</w:t>
            </w:r>
            <w:r>
              <w:rPr>
                <w:noProof/>
                <w:webHidden/>
              </w:rPr>
              <w:fldChar w:fldCharType="end"/>
            </w:r>
          </w:hyperlink>
        </w:p>
        <w:p w14:paraId="55C24D54" w14:textId="7B480459"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4" w:history="1">
            <w:r w:rsidRPr="00BF58B3">
              <w:rPr>
                <w:rStyle w:val="Hyperlink"/>
                <w:noProof/>
              </w:rPr>
              <w:t xml:space="preserve">5.5.2 </w:t>
            </w:r>
            <w:r w:rsidRPr="00BF58B3">
              <w:rPr>
                <w:rStyle w:val="Hyperlink"/>
                <w:noProof/>
                <w:lang w:val="en-US"/>
              </w:rPr>
              <w:t>JWT Validation Architecture</w:t>
            </w:r>
            <w:r>
              <w:rPr>
                <w:noProof/>
                <w:webHidden/>
              </w:rPr>
              <w:tab/>
            </w:r>
            <w:r>
              <w:rPr>
                <w:noProof/>
                <w:webHidden/>
              </w:rPr>
              <w:fldChar w:fldCharType="begin"/>
            </w:r>
            <w:r>
              <w:rPr>
                <w:noProof/>
                <w:webHidden/>
              </w:rPr>
              <w:instrText xml:space="preserve"> PAGEREF _Toc241523854 \h </w:instrText>
            </w:r>
            <w:r>
              <w:rPr>
                <w:noProof/>
                <w:webHidden/>
              </w:rPr>
            </w:r>
            <w:r>
              <w:rPr>
                <w:noProof/>
                <w:webHidden/>
              </w:rPr>
              <w:fldChar w:fldCharType="separate"/>
            </w:r>
            <w:r>
              <w:rPr>
                <w:noProof/>
                <w:webHidden/>
              </w:rPr>
              <w:t>15</w:t>
            </w:r>
            <w:r>
              <w:rPr>
                <w:noProof/>
                <w:webHidden/>
              </w:rPr>
              <w:fldChar w:fldCharType="end"/>
            </w:r>
          </w:hyperlink>
        </w:p>
        <w:p w14:paraId="1A1D7486" w14:textId="4E016695"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5" w:history="1">
            <w:r w:rsidRPr="00BF58B3">
              <w:rPr>
                <w:rStyle w:val="Hyperlink"/>
                <w:noProof/>
              </w:rPr>
              <w:t xml:space="preserve">5.5.3 </w:t>
            </w:r>
            <w:r w:rsidRPr="00BF58B3">
              <w:rPr>
                <w:rStyle w:val="Hyperlink"/>
                <w:noProof/>
                <w:lang w:val="en-US"/>
              </w:rPr>
              <w:t>APIM + Entra ID Integration</w:t>
            </w:r>
            <w:r>
              <w:rPr>
                <w:noProof/>
                <w:webHidden/>
              </w:rPr>
              <w:tab/>
            </w:r>
            <w:r>
              <w:rPr>
                <w:noProof/>
                <w:webHidden/>
              </w:rPr>
              <w:fldChar w:fldCharType="begin"/>
            </w:r>
            <w:r>
              <w:rPr>
                <w:noProof/>
                <w:webHidden/>
              </w:rPr>
              <w:instrText xml:space="preserve"> PAGEREF _Toc241523855 \h </w:instrText>
            </w:r>
            <w:r>
              <w:rPr>
                <w:noProof/>
                <w:webHidden/>
              </w:rPr>
            </w:r>
            <w:r>
              <w:rPr>
                <w:noProof/>
                <w:webHidden/>
              </w:rPr>
              <w:fldChar w:fldCharType="separate"/>
            </w:r>
            <w:r>
              <w:rPr>
                <w:noProof/>
                <w:webHidden/>
              </w:rPr>
              <w:t>16</w:t>
            </w:r>
            <w:r>
              <w:rPr>
                <w:noProof/>
                <w:webHidden/>
              </w:rPr>
              <w:fldChar w:fldCharType="end"/>
            </w:r>
          </w:hyperlink>
        </w:p>
        <w:p w14:paraId="770BE675" w14:textId="13D46AD3"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6" w:history="1">
            <w:r w:rsidRPr="00BF58B3">
              <w:rPr>
                <w:rStyle w:val="Hyperlink"/>
                <w:noProof/>
              </w:rPr>
              <w:t xml:space="preserve">5.5.4 </w:t>
            </w:r>
            <w:r w:rsidRPr="00BF58B3">
              <w:rPr>
                <w:rStyle w:val="Hyperlink"/>
                <w:noProof/>
                <w:lang w:val="en-US"/>
              </w:rPr>
              <w:t>Secrets and Certificates Management</w:t>
            </w:r>
            <w:r>
              <w:rPr>
                <w:noProof/>
                <w:webHidden/>
              </w:rPr>
              <w:tab/>
            </w:r>
            <w:r>
              <w:rPr>
                <w:noProof/>
                <w:webHidden/>
              </w:rPr>
              <w:fldChar w:fldCharType="begin"/>
            </w:r>
            <w:r>
              <w:rPr>
                <w:noProof/>
                <w:webHidden/>
              </w:rPr>
              <w:instrText xml:space="preserve"> PAGEREF _Toc241523856 \h </w:instrText>
            </w:r>
            <w:r>
              <w:rPr>
                <w:noProof/>
                <w:webHidden/>
              </w:rPr>
            </w:r>
            <w:r>
              <w:rPr>
                <w:noProof/>
                <w:webHidden/>
              </w:rPr>
              <w:fldChar w:fldCharType="separate"/>
            </w:r>
            <w:r>
              <w:rPr>
                <w:noProof/>
                <w:webHidden/>
              </w:rPr>
              <w:t>16</w:t>
            </w:r>
            <w:r>
              <w:rPr>
                <w:noProof/>
                <w:webHidden/>
              </w:rPr>
              <w:fldChar w:fldCharType="end"/>
            </w:r>
          </w:hyperlink>
        </w:p>
        <w:p w14:paraId="1E951609" w14:textId="0AFE8988"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7" w:history="1">
            <w:r w:rsidRPr="00BF58B3">
              <w:rPr>
                <w:rStyle w:val="Hyperlink"/>
                <w:noProof/>
              </w:rPr>
              <w:t xml:space="preserve">5.5.5 </w:t>
            </w:r>
            <w:r w:rsidRPr="00BF58B3">
              <w:rPr>
                <w:rStyle w:val="Hyperlink"/>
                <w:noProof/>
                <w:lang w:val="en-US"/>
              </w:rPr>
              <w:t>Zero Trust API Security</w:t>
            </w:r>
            <w:r>
              <w:rPr>
                <w:noProof/>
                <w:webHidden/>
              </w:rPr>
              <w:tab/>
            </w:r>
            <w:r>
              <w:rPr>
                <w:noProof/>
                <w:webHidden/>
              </w:rPr>
              <w:fldChar w:fldCharType="begin"/>
            </w:r>
            <w:r>
              <w:rPr>
                <w:noProof/>
                <w:webHidden/>
              </w:rPr>
              <w:instrText xml:space="preserve"> PAGEREF _Toc241523857 \h </w:instrText>
            </w:r>
            <w:r>
              <w:rPr>
                <w:noProof/>
                <w:webHidden/>
              </w:rPr>
            </w:r>
            <w:r>
              <w:rPr>
                <w:noProof/>
                <w:webHidden/>
              </w:rPr>
              <w:fldChar w:fldCharType="separate"/>
            </w:r>
            <w:r>
              <w:rPr>
                <w:noProof/>
                <w:webHidden/>
              </w:rPr>
              <w:t>16</w:t>
            </w:r>
            <w:r>
              <w:rPr>
                <w:noProof/>
                <w:webHidden/>
              </w:rPr>
              <w:fldChar w:fldCharType="end"/>
            </w:r>
          </w:hyperlink>
        </w:p>
        <w:p w14:paraId="587B10BD" w14:textId="22ED277E"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8" w:history="1">
            <w:r w:rsidRPr="00BF58B3">
              <w:rPr>
                <w:rStyle w:val="Hyperlink"/>
                <w:noProof/>
                <w:lang w:eastAsia="en-US"/>
              </w:rPr>
              <w:t>5.6.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Deployment and Network Topology</w:t>
            </w:r>
            <w:r>
              <w:rPr>
                <w:noProof/>
                <w:webHidden/>
              </w:rPr>
              <w:tab/>
            </w:r>
            <w:r>
              <w:rPr>
                <w:noProof/>
                <w:webHidden/>
              </w:rPr>
              <w:fldChar w:fldCharType="begin"/>
            </w:r>
            <w:r>
              <w:rPr>
                <w:noProof/>
                <w:webHidden/>
              </w:rPr>
              <w:instrText xml:space="preserve"> PAGEREF _Toc241523858 \h </w:instrText>
            </w:r>
            <w:r>
              <w:rPr>
                <w:noProof/>
                <w:webHidden/>
              </w:rPr>
            </w:r>
            <w:r>
              <w:rPr>
                <w:noProof/>
                <w:webHidden/>
              </w:rPr>
              <w:fldChar w:fldCharType="separate"/>
            </w:r>
            <w:r>
              <w:rPr>
                <w:noProof/>
                <w:webHidden/>
              </w:rPr>
              <w:t>16</w:t>
            </w:r>
            <w:r>
              <w:rPr>
                <w:noProof/>
                <w:webHidden/>
              </w:rPr>
              <w:fldChar w:fldCharType="end"/>
            </w:r>
          </w:hyperlink>
        </w:p>
        <w:p w14:paraId="043E08B7" w14:textId="421378C2"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59" w:history="1">
            <w:r w:rsidRPr="00BF58B3">
              <w:rPr>
                <w:rStyle w:val="Hyperlink"/>
                <w:noProof/>
                <w:lang w:eastAsia="en-US"/>
              </w:rPr>
              <w:t>5.7.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End-to-End Request Flow</w:t>
            </w:r>
            <w:r>
              <w:rPr>
                <w:noProof/>
                <w:webHidden/>
              </w:rPr>
              <w:tab/>
            </w:r>
            <w:r>
              <w:rPr>
                <w:noProof/>
                <w:webHidden/>
              </w:rPr>
              <w:fldChar w:fldCharType="begin"/>
            </w:r>
            <w:r>
              <w:rPr>
                <w:noProof/>
                <w:webHidden/>
              </w:rPr>
              <w:instrText xml:space="preserve"> PAGEREF _Toc241523859 \h </w:instrText>
            </w:r>
            <w:r>
              <w:rPr>
                <w:noProof/>
                <w:webHidden/>
              </w:rPr>
            </w:r>
            <w:r>
              <w:rPr>
                <w:noProof/>
                <w:webHidden/>
              </w:rPr>
              <w:fldChar w:fldCharType="separate"/>
            </w:r>
            <w:r>
              <w:rPr>
                <w:noProof/>
                <w:webHidden/>
              </w:rPr>
              <w:t>17</w:t>
            </w:r>
            <w:r>
              <w:rPr>
                <w:noProof/>
                <w:webHidden/>
              </w:rPr>
              <w:fldChar w:fldCharType="end"/>
            </w:r>
          </w:hyperlink>
        </w:p>
        <w:p w14:paraId="5AE11717" w14:textId="78B90610"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0" w:history="1">
            <w:r w:rsidRPr="00BF58B3">
              <w:rPr>
                <w:rStyle w:val="Hyperlink"/>
                <w:noProof/>
                <w:lang w:eastAsia="en-US"/>
              </w:rPr>
              <w:t>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Network Topology and Connectivity Design</w:t>
            </w:r>
            <w:r>
              <w:rPr>
                <w:noProof/>
                <w:webHidden/>
              </w:rPr>
              <w:tab/>
            </w:r>
            <w:r>
              <w:rPr>
                <w:noProof/>
                <w:webHidden/>
              </w:rPr>
              <w:fldChar w:fldCharType="begin"/>
            </w:r>
            <w:r>
              <w:rPr>
                <w:noProof/>
                <w:webHidden/>
              </w:rPr>
              <w:instrText xml:space="preserve"> PAGEREF _Toc241523860 \h </w:instrText>
            </w:r>
            <w:r>
              <w:rPr>
                <w:noProof/>
                <w:webHidden/>
              </w:rPr>
            </w:r>
            <w:r>
              <w:rPr>
                <w:noProof/>
                <w:webHidden/>
              </w:rPr>
              <w:fldChar w:fldCharType="separate"/>
            </w:r>
            <w:r>
              <w:rPr>
                <w:noProof/>
                <w:webHidden/>
              </w:rPr>
              <w:t>18</w:t>
            </w:r>
            <w:r>
              <w:rPr>
                <w:noProof/>
                <w:webHidden/>
              </w:rPr>
              <w:fldChar w:fldCharType="end"/>
            </w:r>
          </w:hyperlink>
        </w:p>
        <w:p w14:paraId="083FB98E" w14:textId="15C7F97A"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1" w:history="1">
            <w:r w:rsidRPr="00BF58B3">
              <w:rPr>
                <w:rStyle w:val="Hyperlink"/>
                <w:noProof/>
                <w:lang w:eastAsia="en-US"/>
              </w:rPr>
              <w:t>6.1.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Ingress flow</w:t>
            </w:r>
            <w:r>
              <w:rPr>
                <w:noProof/>
                <w:webHidden/>
              </w:rPr>
              <w:tab/>
            </w:r>
            <w:r>
              <w:rPr>
                <w:noProof/>
                <w:webHidden/>
              </w:rPr>
              <w:fldChar w:fldCharType="begin"/>
            </w:r>
            <w:r>
              <w:rPr>
                <w:noProof/>
                <w:webHidden/>
              </w:rPr>
              <w:instrText xml:space="preserve"> PAGEREF _Toc241523861 \h </w:instrText>
            </w:r>
            <w:r>
              <w:rPr>
                <w:noProof/>
                <w:webHidden/>
              </w:rPr>
            </w:r>
            <w:r>
              <w:rPr>
                <w:noProof/>
                <w:webHidden/>
              </w:rPr>
              <w:fldChar w:fldCharType="separate"/>
            </w:r>
            <w:r>
              <w:rPr>
                <w:noProof/>
                <w:webHidden/>
              </w:rPr>
              <w:t>18</w:t>
            </w:r>
            <w:r>
              <w:rPr>
                <w:noProof/>
                <w:webHidden/>
              </w:rPr>
              <w:fldChar w:fldCharType="end"/>
            </w:r>
          </w:hyperlink>
        </w:p>
        <w:p w14:paraId="0FBE3B28" w14:textId="1509F6D1"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2" w:history="1">
            <w:r w:rsidRPr="00BF58B3">
              <w:rPr>
                <w:rStyle w:val="Hyperlink"/>
                <w:noProof/>
                <w:lang w:eastAsia="en-US"/>
              </w:rPr>
              <w:t>6.2.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Egress flow</w:t>
            </w:r>
            <w:r>
              <w:rPr>
                <w:noProof/>
                <w:webHidden/>
              </w:rPr>
              <w:tab/>
            </w:r>
            <w:r>
              <w:rPr>
                <w:noProof/>
                <w:webHidden/>
              </w:rPr>
              <w:fldChar w:fldCharType="begin"/>
            </w:r>
            <w:r>
              <w:rPr>
                <w:noProof/>
                <w:webHidden/>
              </w:rPr>
              <w:instrText xml:space="preserve"> PAGEREF _Toc241523862 \h </w:instrText>
            </w:r>
            <w:r>
              <w:rPr>
                <w:noProof/>
                <w:webHidden/>
              </w:rPr>
            </w:r>
            <w:r>
              <w:rPr>
                <w:noProof/>
                <w:webHidden/>
              </w:rPr>
              <w:fldChar w:fldCharType="separate"/>
            </w:r>
            <w:r>
              <w:rPr>
                <w:noProof/>
                <w:webHidden/>
              </w:rPr>
              <w:t>19</w:t>
            </w:r>
            <w:r>
              <w:rPr>
                <w:noProof/>
                <w:webHidden/>
              </w:rPr>
              <w:fldChar w:fldCharType="end"/>
            </w:r>
          </w:hyperlink>
        </w:p>
        <w:p w14:paraId="0FF01459" w14:textId="6BDAFD00"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3" w:history="1">
            <w:r w:rsidRPr="00BF58B3">
              <w:rPr>
                <w:rStyle w:val="Hyperlink"/>
                <w:noProof/>
                <w:lang w:eastAsia="en-US"/>
              </w:rPr>
              <w:t>6.3.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Firewall integration</w:t>
            </w:r>
            <w:r>
              <w:rPr>
                <w:noProof/>
                <w:webHidden/>
              </w:rPr>
              <w:tab/>
            </w:r>
            <w:r>
              <w:rPr>
                <w:noProof/>
                <w:webHidden/>
              </w:rPr>
              <w:fldChar w:fldCharType="begin"/>
            </w:r>
            <w:r>
              <w:rPr>
                <w:noProof/>
                <w:webHidden/>
              </w:rPr>
              <w:instrText xml:space="preserve"> PAGEREF _Toc241523863 \h </w:instrText>
            </w:r>
            <w:r>
              <w:rPr>
                <w:noProof/>
                <w:webHidden/>
              </w:rPr>
            </w:r>
            <w:r>
              <w:rPr>
                <w:noProof/>
                <w:webHidden/>
              </w:rPr>
              <w:fldChar w:fldCharType="separate"/>
            </w:r>
            <w:r>
              <w:rPr>
                <w:noProof/>
                <w:webHidden/>
              </w:rPr>
              <w:t>19</w:t>
            </w:r>
            <w:r>
              <w:rPr>
                <w:noProof/>
                <w:webHidden/>
              </w:rPr>
              <w:fldChar w:fldCharType="end"/>
            </w:r>
          </w:hyperlink>
        </w:p>
        <w:p w14:paraId="08495142" w14:textId="7BEEBCFA"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4" w:history="1">
            <w:r w:rsidRPr="00BF58B3">
              <w:rPr>
                <w:rStyle w:val="Hyperlink"/>
                <w:noProof/>
                <w:lang w:eastAsia="en-US"/>
              </w:rPr>
              <w:t>6.4.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Traffic flows in detail</w:t>
            </w:r>
            <w:r>
              <w:rPr>
                <w:noProof/>
                <w:webHidden/>
              </w:rPr>
              <w:tab/>
            </w:r>
            <w:r>
              <w:rPr>
                <w:noProof/>
                <w:webHidden/>
              </w:rPr>
              <w:fldChar w:fldCharType="begin"/>
            </w:r>
            <w:r>
              <w:rPr>
                <w:noProof/>
                <w:webHidden/>
              </w:rPr>
              <w:instrText xml:space="preserve"> PAGEREF _Toc241523864 \h </w:instrText>
            </w:r>
            <w:r>
              <w:rPr>
                <w:noProof/>
                <w:webHidden/>
              </w:rPr>
            </w:r>
            <w:r>
              <w:rPr>
                <w:noProof/>
                <w:webHidden/>
              </w:rPr>
              <w:fldChar w:fldCharType="separate"/>
            </w:r>
            <w:r>
              <w:rPr>
                <w:noProof/>
                <w:webHidden/>
              </w:rPr>
              <w:t>21</w:t>
            </w:r>
            <w:r>
              <w:rPr>
                <w:noProof/>
                <w:webHidden/>
              </w:rPr>
              <w:fldChar w:fldCharType="end"/>
            </w:r>
          </w:hyperlink>
        </w:p>
        <w:p w14:paraId="7FBF09EB" w14:textId="4F081AF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5" w:history="1">
            <w:r w:rsidRPr="00BF58B3">
              <w:rPr>
                <w:rStyle w:val="Hyperlink"/>
                <w:noProof/>
                <w:lang w:eastAsia="en-US"/>
              </w:rPr>
              <w:t>6.5.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Configurations</w:t>
            </w:r>
            <w:r>
              <w:rPr>
                <w:noProof/>
                <w:webHidden/>
              </w:rPr>
              <w:tab/>
            </w:r>
            <w:r>
              <w:rPr>
                <w:noProof/>
                <w:webHidden/>
              </w:rPr>
              <w:fldChar w:fldCharType="begin"/>
            </w:r>
            <w:r>
              <w:rPr>
                <w:noProof/>
                <w:webHidden/>
              </w:rPr>
              <w:instrText xml:space="preserve"> PAGEREF _Toc241523865 \h </w:instrText>
            </w:r>
            <w:r>
              <w:rPr>
                <w:noProof/>
                <w:webHidden/>
              </w:rPr>
            </w:r>
            <w:r>
              <w:rPr>
                <w:noProof/>
                <w:webHidden/>
              </w:rPr>
              <w:fldChar w:fldCharType="separate"/>
            </w:r>
            <w:r>
              <w:rPr>
                <w:noProof/>
                <w:webHidden/>
              </w:rPr>
              <w:t>23</w:t>
            </w:r>
            <w:r>
              <w:rPr>
                <w:noProof/>
                <w:webHidden/>
              </w:rPr>
              <w:fldChar w:fldCharType="end"/>
            </w:r>
          </w:hyperlink>
        </w:p>
        <w:p w14:paraId="5EEC7E5F" w14:textId="44651DED"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6" w:history="1">
            <w:r w:rsidRPr="00BF58B3">
              <w:rPr>
                <w:rStyle w:val="Hyperlink"/>
                <w:noProof/>
              </w:rPr>
              <w:t>‘6.6.1 Azure front door</w:t>
            </w:r>
            <w:r>
              <w:rPr>
                <w:noProof/>
                <w:webHidden/>
              </w:rPr>
              <w:tab/>
            </w:r>
            <w:r>
              <w:rPr>
                <w:noProof/>
                <w:webHidden/>
              </w:rPr>
              <w:fldChar w:fldCharType="begin"/>
            </w:r>
            <w:r>
              <w:rPr>
                <w:noProof/>
                <w:webHidden/>
              </w:rPr>
              <w:instrText xml:space="preserve"> PAGEREF _Toc241523866 \h </w:instrText>
            </w:r>
            <w:r>
              <w:rPr>
                <w:noProof/>
                <w:webHidden/>
              </w:rPr>
            </w:r>
            <w:r>
              <w:rPr>
                <w:noProof/>
                <w:webHidden/>
              </w:rPr>
              <w:fldChar w:fldCharType="separate"/>
            </w:r>
            <w:r>
              <w:rPr>
                <w:noProof/>
                <w:webHidden/>
              </w:rPr>
              <w:t>23</w:t>
            </w:r>
            <w:r>
              <w:rPr>
                <w:noProof/>
                <w:webHidden/>
              </w:rPr>
              <w:fldChar w:fldCharType="end"/>
            </w:r>
          </w:hyperlink>
        </w:p>
        <w:p w14:paraId="31B8E20C" w14:textId="28CD1ACC"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7" w:history="1">
            <w:r w:rsidRPr="00BF58B3">
              <w:rPr>
                <w:rStyle w:val="Hyperlink"/>
                <w:noProof/>
              </w:rPr>
              <w:t>6.6.2 APIM</w:t>
            </w:r>
            <w:r>
              <w:rPr>
                <w:noProof/>
                <w:webHidden/>
              </w:rPr>
              <w:tab/>
            </w:r>
            <w:r>
              <w:rPr>
                <w:noProof/>
                <w:webHidden/>
              </w:rPr>
              <w:fldChar w:fldCharType="begin"/>
            </w:r>
            <w:r>
              <w:rPr>
                <w:noProof/>
                <w:webHidden/>
              </w:rPr>
              <w:instrText xml:space="preserve"> PAGEREF _Toc241523867 \h </w:instrText>
            </w:r>
            <w:r>
              <w:rPr>
                <w:noProof/>
                <w:webHidden/>
              </w:rPr>
            </w:r>
            <w:r>
              <w:rPr>
                <w:noProof/>
                <w:webHidden/>
              </w:rPr>
              <w:fldChar w:fldCharType="separate"/>
            </w:r>
            <w:r>
              <w:rPr>
                <w:noProof/>
                <w:webHidden/>
              </w:rPr>
              <w:t>23</w:t>
            </w:r>
            <w:r>
              <w:rPr>
                <w:noProof/>
                <w:webHidden/>
              </w:rPr>
              <w:fldChar w:fldCharType="end"/>
            </w:r>
          </w:hyperlink>
        </w:p>
        <w:p w14:paraId="1CC4B08A" w14:textId="453D1A29" w:rsidR="006E4EEE" w:rsidRDefault="006E4EEE">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8" w:history="1">
            <w:r w:rsidRPr="00BF58B3">
              <w:rPr>
                <w:rStyle w:val="Hyperlink"/>
                <w:noProof/>
              </w:rPr>
              <w:t>6.6.3 Routing and subnet design</w:t>
            </w:r>
            <w:r>
              <w:rPr>
                <w:noProof/>
                <w:webHidden/>
              </w:rPr>
              <w:tab/>
            </w:r>
            <w:r>
              <w:rPr>
                <w:noProof/>
                <w:webHidden/>
              </w:rPr>
              <w:fldChar w:fldCharType="begin"/>
            </w:r>
            <w:r>
              <w:rPr>
                <w:noProof/>
                <w:webHidden/>
              </w:rPr>
              <w:instrText xml:space="preserve"> PAGEREF _Toc241523868 \h </w:instrText>
            </w:r>
            <w:r>
              <w:rPr>
                <w:noProof/>
                <w:webHidden/>
              </w:rPr>
            </w:r>
            <w:r>
              <w:rPr>
                <w:noProof/>
                <w:webHidden/>
              </w:rPr>
              <w:fldChar w:fldCharType="separate"/>
            </w:r>
            <w:r>
              <w:rPr>
                <w:noProof/>
                <w:webHidden/>
              </w:rPr>
              <w:t>24</w:t>
            </w:r>
            <w:r>
              <w:rPr>
                <w:noProof/>
                <w:webHidden/>
              </w:rPr>
              <w:fldChar w:fldCharType="end"/>
            </w:r>
          </w:hyperlink>
        </w:p>
        <w:p w14:paraId="40B5713B" w14:textId="1FAA0818"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69" w:history="1">
            <w:r w:rsidRPr="00BF58B3">
              <w:rPr>
                <w:rStyle w:val="Hyperlink"/>
                <w:noProof/>
                <w:lang w:eastAsia="en-US"/>
              </w:rPr>
              <w:t>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_Toc241523869 \h </w:instrText>
            </w:r>
            <w:r>
              <w:rPr>
                <w:noProof/>
                <w:webHidden/>
              </w:rPr>
            </w:r>
            <w:r>
              <w:rPr>
                <w:noProof/>
                <w:webHidden/>
              </w:rPr>
              <w:fldChar w:fldCharType="separate"/>
            </w:r>
            <w:r>
              <w:rPr>
                <w:noProof/>
                <w:webHidden/>
              </w:rPr>
              <w:t>27</w:t>
            </w:r>
            <w:r>
              <w:rPr>
                <w:noProof/>
                <w:webHidden/>
              </w:rPr>
              <w:fldChar w:fldCharType="end"/>
            </w:r>
          </w:hyperlink>
        </w:p>
        <w:p w14:paraId="0BC5A8C6" w14:textId="3BA40650"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0" w:history="1">
            <w:r w:rsidRPr="00BF58B3">
              <w:rPr>
                <w:rStyle w:val="Hyperlink"/>
                <w:noProof/>
                <w:lang w:eastAsia="en-US"/>
              </w:rPr>
              <w:t>7.1.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Azure Front Door Vs Traffic Manager</w:t>
            </w:r>
            <w:r>
              <w:rPr>
                <w:noProof/>
                <w:webHidden/>
              </w:rPr>
              <w:tab/>
            </w:r>
            <w:r>
              <w:rPr>
                <w:noProof/>
                <w:webHidden/>
              </w:rPr>
              <w:fldChar w:fldCharType="begin"/>
            </w:r>
            <w:r>
              <w:rPr>
                <w:noProof/>
                <w:webHidden/>
              </w:rPr>
              <w:instrText xml:space="preserve"> PAGEREF _Toc241523870 \h </w:instrText>
            </w:r>
            <w:r>
              <w:rPr>
                <w:noProof/>
                <w:webHidden/>
              </w:rPr>
            </w:r>
            <w:r>
              <w:rPr>
                <w:noProof/>
                <w:webHidden/>
              </w:rPr>
              <w:fldChar w:fldCharType="separate"/>
            </w:r>
            <w:r>
              <w:rPr>
                <w:noProof/>
                <w:webHidden/>
              </w:rPr>
              <w:t>27</w:t>
            </w:r>
            <w:r>
              <w:rPr>
                <w:noProof/>
                <w:webHidden/>
              </w:rPr>
              <w:fldChar w:fldCharType="end"/>
            </w:r>
          </w:hyperlink>
        </w:p>
        <w:p w14:paraId="38E85A38" w14:textId="0A3297F4"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1" w:history="1">
            <w:r w:rsidRPr="00BF58B3">
              <w:rPr>
                <w:rStyle w:val="Hyperlink"/>
                <w:noProof/>
                <w:lang w:eastAsia="en-US"/>
              </w:rPr>
              <w:t>8.</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_Toc241523871 \h </w:instrText>
            </w:r>
            <w:r>
              <w:rPr>
                <w:noProof/>
                <w:webHidden/>
              </w:rPr>
            </w:r>
            <w:r>
              <w:rPr>
                <w:noProof/>
                <w:webHidden/>
              </w:rPr>
              <w:fldChar w:fldCharType="separate"/>
            </w:r>
            <w:r>
              <w:rPr>
                <w:noProof/>
                <w:webHidden/>
              </w:rPr>
              <w:t>28</w:t>
            </w:r>
            <w:r>
              <w:rPr>
                <w:noProof/>
                <w:webHidden/>
              </w:rPr>
              <w:fldChar w:fldCharType="end"/>
            </w:r>
          </w:hyperlink>
        </w:p>
        <w:p w14:paraId="44D9E937" w14:textId="5219FE5C" w:rsidR="006E4EEE" w:rsidRDefault="006E4EEE">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2" w:history="1">
            <w:r w:rsidRPr="00BF58B3">
              <w:rPr>
                <w:rStyle w:val="Hyperlink"/>
                <w:noProof/>
                <w:lang w:eastAsia="en-US"/>
              </w:rPr>
              <w:t>9.</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_Toc241523872 \h </w:instrText>
            </w:r>
            <w:r>
              <w:rPr>
                <w:noProof/>
                <w:webHidden/>
              </w:rPr>
            </w:r>
            <w:r>
              <w:rPr>
                <w:noProof/>
                <w:webHidden/>
              </w:rPr>
              <w:fldChar w:fldCharType="separate"/>
            </w:r>
            <w:r>
              <w:rPr>
                <w:noProof/>
                <w:webHidden/>
              </w:rPr>
              <w:t>37</w:t>
            </w:r>
            <w:r>
              <w:rPr>
                <w:noProof/>
                <w:webHidden/>
              </w:rPr>
              <w:fldChar w:fldCharType="end"/>
            </w:r>
          </w:hyperlink>
        </w:p>
        <w:p w14:paraId="76D4B8C5" w14:textId="1306A871"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3" w:history="1">
            <w:r w:rsidRPr="00BF58B3">
              <w:rPr>
                <w:rStyle w:val="Hyperlink"/>
                <w:noProof/>
                <w:lang w:eastAsia="en-US"/>
              </w:rPr>
              <w:t>9.1.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Developer Portal</w:t>
            </w:r>
            <w:r>
              <w:rPr>
                <w:noProof/>
                <w:webHidden/>
              </w:rPr>
              <w:tab/>
            </w:r>
            <w:r>
              <w:rPr>
                <w:noProof/>
                <w:webHidden/>
              </w:rPr>
              <w:fldChar w:fldCharType="begin"/>
            </w:r>
            <w:r>
              <w:rPr>
                <w:noProof/>
                <w:webHidden/>
              </w:rPr>
              <w:instrText xml:space="preserve"> PAGEREF _Toc241523873 \h </w:instrText>
            </w:r>
            <w:r>
              <w:rPr>
                <w:noProof/>
                <w:webHidden/>
              </w:rPr>
            </w:r>
            <w:r>
              <w:rPr>
                <w:noProof/>
                <w:webHidden/>
              </w:rPr>
              <w:fldChar w:fldCharType="separate"/>
            </w:r>
            <w:r>
              <w:rPr>
                <w:noProof/>
                <w:webHidden/>
              </w:rPr>
              <w:t>39</w:t>
            </w:r>
            <w:r>
              <w:rPr>
                <w:noProof/>
                <w:webHidden/>
              </w:rPr>
              <w:fldChar w:fldCharType="end"/>
            </w:r>
          </w:hyperlink>
        </w:p>
        <w:p w14:paraId="59C15CF1" w14:textId="1085A870"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4" w:history="1">
            <w:r w:rsidRPr="00BF58B3">
              <w:rPr>
                <w:rStyle w:val="Hyperlink"/>
                <w:noProof/>
                <w:lang w:eastAsia="en-US"/>
              </w:rPr>
              <w:t>10.</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_Toc241523874 \h </w:instrText>
            </w:r>
            <w:r>
              <w:rPr>
                <w:noProof/>
                <w:webHidden/>
              </w:rPr>
            </w:r>
            <w:r>
              <w:rPr>
                <w:noProof/>
                <w:webHidden/>
              </w:rPr>
              <w:fldChar w:fldCharType="separate"/>
            </w:r>
            <w:r>
              <w:rPr>
                <w:noProof/>
                <w:webHidden/>
              </w:rPr>
              <w:t>43</w:t>
            </w:r>
            <w:r>
              <w:rPr>
                <w:noProof/>
                <w:webHidden/>
              </w:rPr>
              <w:fldChar w:fldCharType="end"/>
            </w:r>
          </w:hyperlink>
        </w:p>
        <w:p w14:paraId="6A1781A9" w14:textId="5443CFC2"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5" w:history="1">
            <w:r w:rsidRPr="00BF58B3">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_Toc241523875 \h </w:instrText>
            </w:r>
            <w:r>
              <w:rPr>
                <w:noProof/>
                <w:webHidden/>
              </w:rPr>
            </w:r>
            <w:r>
              <w:rPr>
                <w:noProof/>
                <w:webHidden/>
              </w:rPr>
              <w:fldChar w:fldCharType="separate"/>
            </w:r>
            <w:r>
              <w:rPr>
                <w:noProof/>
                <w:webHidden/>
              </w:rPr>
              <w:t>44</w:t>
            </w:r>
            <w:r>
              <w:rPr>
                <w:noProof/>
                <w:webHidden/>
              </w:rPr>
              <w:fldChar w:fldCharType="end"/>
            </w:r>
          </w:hyperlink>
        </w:p>
        <w:p w14:paraId="22D610C1" w14:textId="5B864271"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6" w:history="1">
            <w:r w:rsidRPr="00BF58B3">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Observability and Operations</w:t>
            </w:r>
            <w:r>
              <w:rPr>
                <w:noProof/>
                <w:webHidden/>
              </w:rPr>
              <w:tab/>
            </w:r>
            <w:r>
              <w:rPr>
                <w:noProof/>
                <w:webHidden/>
              </w:rPr>
              <w:fldChar w:fldCharType="begin"/>
            </w:r>
            <w:r>
              <w:rPr>
                <w:noProof/>
                <w:webHidden/>
              </w:rPr>
              <w:instrText xml:space="preserve"> PAGEREF _Toc241523876 \h </w:instrText>
            </w:r>
            <w:r>
              <w:rPr>
                <w:noProof/>
                <w:webHidden/>
              </w:rPr>
            </w:r>
            <w:r>
              <w:rPr>
                <w:noProof/>
                <w:webHidden/>
              </w:rPr>
              <w:fldChar w:fldCharType="separate"/>
            </w:r>
            <w:r>
              <w:rPr>
                <w:noProof/>
                <w:webHidden/>
              </w:rPr>
              <w:t>45</w:t>
            </w:r>
            <w:r>
              <w:rPr>
                <w:noProof/>
                <w:webHidden/>
              </w:rPr>
              <w:fldChar w:fldCharType="end"/>
            </w:r>
          </w:hyperlink>
        </w:p>
        <w:p w14:paraId="094D8639" w14:textId="1D2D0FF7"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7" w:history="1">
            <w:r w:rsidRPr="00BF58B3">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_Toc241523877 \h </w:instrText>
            </w:r>
            <w:r>
              <w:rPr>
                <w:noProof/>
                <w:webHidden/>
              </w:rPr>
            </w:r>
            <w:r>
              <w:rPr>
                <w:noProof/>
                <w:webHidden/>
              </w:rPr>
              <w:fldChar w:fldCharType="separate"/>
            </w:r>
            <w:r>
              <w:rPr>
                <w:noProof/>
                <w:webHidden/>
              </w:rPr>
              <w:t>47</w:t>
            </w:r>
            <w:r>
              <w:rPr>
                <w:noProof/>
                <w:webHidden/>
              </w:rPr>
              <w:fldChar w:fldCharType="end"/>
            </w:r>
          </w:hyperlink>
        </w:p>
        <w:p w14:paraId="7E22DE78" w14:textId="3A9F867A"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8" w:history="1">
            <w:r w:rsidRPr="00BF58B3">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 Availability</w:t>
            </w:r>
            <w:r>
              <w:rPr>
                <w:noProof/>
                <w:webHidden/>
              </w:rPr>
              <w:tab/>
            </w:r>
            <w:r>
              <w:rPr>
                <w:noProof/>
                <w:webHidden/>
              </w:rPr>
              <w:fldChar w:fldCharType="begin"/>
            </w:r>
            <w:r>
              <w:rPr>
                <w:noProof/>
                <w:webHidden/>
              </w:rPr>
              <w:instrText xml:space="preserve"> PAGEREF _Toc241523878 \h </w:instrText>
            </w:r>
            <w:r>
              <w:rPr>
                <w:noProof/>
                <w:webHidden/>
              </w:rPr>
            </w:r>
            <w:r>
              <w:rPr>
                <w:noProof/>
                <w:webHidden/>
              </w:rPr>
              <w:fldChar w:fldCharType="separate"/>
            </w:r>
            <w:r>
              <w:rPr>
                <w:noProof/>
                <w:webHidden/>
              </w:rPr>
              <w:t>50</w:t>
            </w:r>
            <w:r>
              <w:rPr>
                <w:noProof/>
                <w:webHidden/>
              </w:rPr>
              <w:fldChar w:fldCharType="end"/>
            </w:r>
          </w:hyperlink>
        </w:p>
        <w:p w14:paraId="1ABD906A" w14:textId="5D34B433"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79" w:history="1">
            <w:r w:rsidRPr="00BF58B3">
              <w:rPr>
                <w:rStyle w:val="Hyperlink"/>
                <w:noProof/>
                <w:lang w:eastAsia="en-US"/>
              </w:rPr>
              <w:t>14.1.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Resilience Strategy</w:t>
            </w:r>
            <w:r>
              <w:rPr>
                <w:noProof/>
                <w:webHidden/>
              </w:rPr>
              <w:tab/>
            </w:r>
            <w:r>
              <w:rPr>
                <w:noProof/>
                <w:webHidden/>
              </w:rPr>
              <w:fldChar w:fldCharType="begin"/>
            </w:r>
            <w:r>
              <w:rPr>
                <w:noProof/>
                <w:webHidden/>
              </w:rPr>
              <w:instrText xml:space="preserve"> PAGEREF _Toc241523879 \h </w:instrText>
            </w:r>
            <w:r>
              <w:rPr>
                <w:noProof/>
                <w:webHidden/>
              </w:rPr>
            </w:r>
            <w:r>
              <w:rPr>
                <w:noProof/>
                <w:webHidden/>
              </w:rPr>
              <w:fldChar w:fldCharType="separate"/>
            </w:r>
            <w:r>
              <w:rPr>
                <w:noProof/>
                <w:webHidden/>
              </w:rPr>
              <w:t>50</w:t>
            </w:r>
            <w:r>
              <w:rPr>
                <w:noProof/>
                <w:webHidden/>
              </w:rPr>
              <w:fldChar w:fldCharType="end"/>
            </w:r>
          </w:hyperlink>
        </w:p>
        <w:p w14:paraId="7559FEDB" w14:textId="63BED131"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0" w:history="1">
            <w:r w:rsidRPr="00BF58B3">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_Toc241523880 \h </w:instrText>
            </w:r>
            <w:r>
              <w:rPr>
                <w:noProof/>
                <w:webHidden/>
              </w:rPr>
            </w:r>
            <w:r>
              <w:rPr>
                <w:noProof/>
                <w:webHidden/>
              </w:rPr>
              <w:fldChar w:fldCharType="separate"/>
            </w:r>
            <w:r>
              <w:rPr>
                <w:noProof/>
                <w:webHidden/>
              </w:rPr>
              <w:t>52</w:t>
            </w:r>
            <w:r>
              <w:rPr>
                <w:noProof/>
                <w:webHidden/>
              </w:rPr>
              <w:fldChar w:fldCharType="end"/>
            </w:r>
          </w:hyperlink>
        </w:p>
        <w:p w14:paraId="18931B49" w14:textId="144FE3AE"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1" w:history="1">
            <w:r w:rsidRPr="00BF58B3">
              <w:rPr>
                <w:rStyle w:val="Hyperlink"/>
                <w:noProof/>
              </w:rPr>
              <w:t>16.</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rPr>
              <w:t>Operating Model</w:t>
            </w:r>
            <w:r>
              <w:rPr>
                <w:noProof/>
                <w:webHidden/>
              </w:rPr>
              <w:tab/>
            </w:r>
            <w:r>
              <w:rPr>
                <w:noProof/>
                <w:webHidden/>
              </w:rPr>
              <w:fldChar w:fldCharType="begin"/>
            </w:r>
            <w:r>
              <w:rPr>
                <w:noProof/>
                <w:webHidden/>
              </w:rPr>
              <w:instrText xml:space="preserve"> PAGEREF _Toc241523881 \h </w:instrText>
            </w:r>
            <w:r>
              <w:rPr>
                <w:noProof/>
                <w:webHidden/>
              </w:rPr>
            </w:r>
            <w:r>
              <w:rPr>
                <w:noProof/>
                <w:webHidden/>
              </w:rPr>
              <w:fldChar w:fldCharType="separate"/>
            </w:r>
            <w:r>
              <w:rPr>
                <w:noProof/>
                <w:webHidden/>
              </w:rPr>
              <w:t>54</w:t>
            </w:r>
            <w:r>
              <w:rPr>
                <w:noProof/>
                <w:webHidden/>
              </w:rPr>
              <w:fldChar w:fldCharType="end"/>
            </w:r>
          </w:hyperlink>
        </w:p>
        <w:p w14:paraId="5E8A7F95" w14:textId="049DD2DB"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2" w:history="1">
            <w:r w:rsidRPr="00BF58B3">
              <w:rPr>
                <w:rStyle w:val="Hyperlink"/>
                <w:noProof/>
                <w:lang w:eastAsia="en-US"/>
              </w:rPr>
              <w:t>16.1.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Operational ownership and support tiers</w:t>
            </w:r>
            <w:r>
              <w:rPr>
                <w:noProof/>
                <w:webHidden/>
              </w:rPr>
              <w:tab/>
            </w:r>
            <w:r>
              <w:rPr>
                <w:noProof/>
                <w:webHidden/>
              </w:rPr>
              <w:fldChar w:fldCharType="begin"/>
            </w:r>
            <w:r>
              <w:rPr>
                <w:noProof/>
                <w:webHidden/>
              </w:rPr>
              <w:instrText xml:space="preserve"> PAGEREF _Toc241523882 \h </w:instrText>
            </w:r>
            <w:r>
              <w:rPr>
                <w:noProof/>
                <w:webHidden/>
              </w:rPr>
            </w:r>
            <w:r>
              <w:rPr>
                <w:noProof/>
                <w:webHidden/>
              </w:rPr>
              <w:fldChar w:fldCharType="separate"/>
            </w:r>
            <w:r>
              <w:rPr>
                <w:noProof/>
                <w:webHidden/>
              </w:rPr>
              <w:t>54</w:t>
            </w:r>
            <w:r>
              <w:rPr>
                <w:noProof/>
                <w:webHidden/>
              </w:rPr>
              <w:fldChar w:fldCharType="end"/>
            </w:r>
          </w:hyperlink>
        </w:p>
        <w:p w14:paraId="024D5C96" w14:textId="0BA8BC3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3" w:history="1">
            <w:r w:rsidRPr="00BF58B3">
              <w:rPr>
                <w:rStyle w:val="Hyperlink"/>
                <w:noProof/>
                <w:lang w:eastAsia="en-US"/>
              </w:rPr>
              <w:t>16.2.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Incident management</w:t>
            </w:r>
            <w:r>
              <w:rPr>
                <w:noProof/>
                <w:webHidden/>
              </w:rPr>
              <w:tab/>
            </w:r>
            <w:r>
              <w:rPr>
                <w:noProof/>
                <w:webHidden/>
              </w:rPr>
              <w:fldChar w:fldCharType="begin"/>
            </w:r>
            <w:r>
              <w:rPr>
                <w:noProof/>
                <w:webHidden/>
              </w:rPr>
              <w:instrText xml:space="preserve"> PAGEREF _Toc241523883 \h </w:instrText>
            </w:r>
            <w:r>
              <w:rPr>
                <w:noProof/>
                <w:webHidden/>
              </w:rPr>
            </w:r>
            <w:r>
              <w:rPr>
                <w:noProof/>
                <w:webHidden/>
              </w:rPr>
              <w:fldChar w:fldCharType="separate"/>
            </w:r>
            <w:r>
              <w:rPr>
                <w:noProof/>
                <w:webHidden/>
              </w:rPr>
              <w:t>55</w:t>
            </w:r>
            <w:r>
              <w:rPr>
                <w:noProof/>
                <w:webHidden/>
              </w:rPr>
              <w:fldChar w:fldCharType="end"/>
            </w:r>
          </w:hyperlink>
        </w:p>
        <w:p w14:paraId="6CE597B8" w14:textId="00FFFF5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4" w:history="1">
            <w:r w:rsidRPr="00BF58B3">
              <w:rPr>
                <w:rStyle w:val="Hyperlink"/>
                <w:noProof/>
                <w:lang w:eastAsia="en-US"/>
              </w:rPr>
              <w:t>16.3.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Change and release management</w:t>
            </w:r>
            <w:r>
              <w:rPr>
                <w:noProof/>
                <w:webHidden/>
              </w:rPr>
              <w:tab/>
            </w:r>
            <w:r>
              <w:rPr>
                <w:noProof/>
                <w:webHidden/>
              </w:rPr>
              <w:fldChar w:fldCharType="begin"/>
            </w:r>
            <w:r>
              <w:rPr>
                <w:noProof/>
                <w:webHidden/>
              </w:rPr>
              <w:instrText xml:space="preserve"> PAGEREF _Toc241523884 \h </w:instrText>
            </w:r>
            <w:r>
              <w:rPr>
                <w:noProof/>
                <w:webHidden/>
              </w:rPr>
            </w:r>
            <w:r>
              <w:rPr>
                <w:noProof/>
                <w:webHidden/>
              </w:rPr>
              <w:fldChar w:fldCharType="separate"/>
            </w:r>
            <w:r>
              <w:rPr>
                <w:noProof/>
                <w:webHidden/>
              </w:rPr>
              <w:t>55</w:t>
            </w:r>
            <w:r>
              <w:rPr>
                <w:noProof/>
                <w:webHidden/>
              </w:rPr>
              <w:fldChar w:fldCharType="end"/>
            </w:r>
          </w:hyperlink>
        </w:p>
        <w:p w14:paraId="3EFA54A6" w14:textId="43E1143B"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5" w:history="1">
            <w:r w:rsidRPr="00BF58B3">
              <w:rPr>
                <w:rStyle w:val="Hyperlink"/>
                <w:noProof/>
                <w:lang w:eastAsia="en-US"/>
              </w:rPr>
              <w:t>16.4.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Capacity, cost and service reporting</w:t>
            </w:r>
            <w:r>
              <w:rPr>
                <w:noProof/>
                <w:webHidden/>
              </w:rPr>
              <w:tab/>
            </w:r>
            <w:r>
              <w:rPr>
                <w:noProof/>
                <w:webHidden/>
              </w:rPr>
              <w:fldChar w:fldCharType="begin"/>
            </w:r>
            <w:r>
              <w:rPr>
                <w:noProof/>
                <w:webHidden/>
              </w:rPr>
              <w:instrText xml:space="preserve"> PAGEREF _Toc241523885 \h </w:instrText>
            </w:r>
            <w:r>
              <w:rPr>
                <w:noProof/>
                <w:webHidden/>
              </w:rPr>
            </w:r>
            <w:r>
              <w:rPr>
                <w:noProof/>
                <w:webHidden/>
              </w:rPr>
              <w:fldChar w:fldCharType="separate"/>
            </w:r>
            <w:r>
              <w:rPr>
                <w:noProof/>
                <w:webHidden/>
              </w:rPr>
              <w:t>56</w:t>
            </w:r>
            <w:r>
              <w:rPr>
                <w:noProof/>
                <w:webHidden/>
              </w:rPr>
              <w:fldChar w:fldCharType="end"/>
            </w:r>
          </w:hyperlink>
        </w:p>
        <w:p w14:paraId="248E36F4" w14:textId="0E118C3A"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6" w:history="1">
            <w:r w:rsidRPr="00BF58B3">
              <w:rPr>
                <w:rStyle w:val="Hyperlink"/>
                <w:noProof/>
              </w:rPr>
              <w:t>17.</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rPr>
              <w:t>Service Handover</w:t>
            </w:r>
            <w:r>
              <w:rPr>
                <w:noProof/>
                <w:webHidden/>
              </w:rPr>
              <w:tab/>
            </w:r>
            <w:r>
              <w:rPr>
                <w:noProof/>
                <w:webHidden/>
              </w:rPr>
              <w:fldChar w:fldCharType="begin"/>
            </w:r>
            <w:r>
              <w:rPr>
                <w:noProof/>
                <w:webHidden/>
              </w:rPr>
              <w:instrText xml:space="preserve"> PAGEREF _Toc241523886 \h </w:instrText>
            </w:r>
            <w:r>
              <w:rPr>
                <w:noProof/>
                <w:webHidden/>
              </w:rPr>
            </w:r>
            <w:r>
              <w:rPr>
                <w:noProof/>
                <w:webHidden/>
              </w:rPr>
              <w:fldChar w:fldCharType="separate"/>
            </w:r>
            <w:r>
              <w:rPr>
                <w:noProof/>
                <w:webHidden/>
              </w:rPr>
              <w:t>56</w:t>
            </w:r>
            <w:r>
              <w:rPr>
                <w:noProof/>
                <w:webHidden/>
              </w:rPr>
              <w:fldChar w:fldCharType="end"/>
            </w:r>
          </w:hyperlink>
        </w:p>
        <w:p w14:paraId="7EDEEF86" w14:textId="11891C0E"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7" w:history="1">
            <w:r w:rsidRPr="00BF58B3">
              <w:rPr>
                <w:rStyle w:val="Hyperlink"/>
                <w:noProof/>
                <w:lang w:eastAsia="en-US"/>
              </w:rPr>
              <w:t>17.1.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Handover readiness checklist</w:t>
            </w:r>
            <w:r>
              <w:rPr>
                <w:noProof/>
                <w:webHidden/>
              </w:rPr>
              <w:tab/>
            </w:r>
            <w:r>
              <w:rPr>
                <w:noProof/>
                <w:webHidden/>
              </w:rPr>
              <w:fldChar w:fldCharType="begin"/>
            </w:r>
            <w:r>
              <w:rPr>
                <w:noProof/>
                <w:webHidden/>
              </w:rPr>
              <w:instrText xml:space="preserve"> PAGEREF _Toc241523887 \h </w:instrText>
            </w:r>
            <w:r>
              <w:rPr>
                <w:noProof/>
                <w:webHidden/>
              </w:rPr>
            </w:r>
            <w:r>
              <w:rPr>
                <w:noProof/>
                <w:webHidden/>
              </w:rPr>
              <w:fldChar w:fldCharType="separate"/>
            </w:r>
            <w:r>
              <w:rPr>
                <w:noProof/>
                <w:webHidden/>
              </w:rPr>
              <w:t>56</w:t>
            </w:r>
            <w:r>
              <w:rPr>
                <w:noProof/>
                <w:webHidden/>
              </w:rPr>
              <w:fldChar w:fldCharType="end"/>
            </w:r>
          </w:hyperlink>
        </w:p>
        <w:p w14:paraId="4997F36C" w14:textId="036B4602"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8" w:history="1">
            <w:r w:rsidRPr="00BF58B3">
              <w:rPr>
                <w:rStyle w:val="Hyperlink"/>
                <w:noProof/>
                <w:lang w:eastAsia="en-US"/>
              </w:rPr>
              <w:t>17.2.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Early-life support (hypercare)</w:t>
            </w:r>
            <w:r>
              <w:rPr>
                <w:noProof/>
                <w:webHidden/>
              </w:rPr>
              <w:tab/>
            </w:r>
            <w:r>
              <w:rPr>
                <w:noProof/>
                <w:webHidden/>
              </w:rPr>
              <w:fldChar w:fldCharType="begin"/>
            </w:r>
            <w:r>
              <w:rPr>
                <w:noProof/>
                <w:webHidden/>
              </w:rPr>
              <w:instrText xml:space="preserve"> PAGEREF _Toc241523888 \h </w:instrText>
            </w:r>
            <w:r>
              <w:rPr>
                <w:noProof/>
                <w:webHidden/>
              </w:rPr>
            </w:r>
            <w:r>
              <w:rPr>
                <w:noProof/>
                <w:webHidden/>
              </w:rPr>
              <w:fldChar w:fldCharType="separate"/>
            </w:r>
            <w:r>
              <w:rPr>
                <w:noProof/>
                <w:webHidden/>
              </w:rPr>
              <w:t>57</w:t>
            </w:r>
            <w:r>
              <w:rPr>
                <w:noProof/>
                <w:webHidden/>
              </w:rPr>
              <w:fldChar w:fldCharType="end"/>
            </w:r>
          </w:hyperlink>
        </w:p>
        <w:p w14:paraId="656246EE" w14:textId="76B029D7"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89" w:history="1">
            <w:r w:rsidRPr="00BF58B3">
              <w:rPr>
                <w:rStyle w:val="Hyperlink"/>
                <w:noProof/>
                <w:lang w:eastAsia="en-US"/>
              </w:rPr>
              <w:t>17.3.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Documentation and knowledge transfer</w:t>
            </w:r>
            <w:r>
              <w:rPr>
                <w:noProof/>
                <w:webHidden/>
              </w:rPr>
              <w:tab/>
            </w:r>
            <w:r>
              <w:rPr>
                <w:noProof/>
                <w:webHidden/>
              </w:rPr>
              <w:fldChar w:fldCharType="begin"/>
            </w:r>
            <w:r>
              <w:rPr>
                <w:noProof/>
                <w:webHidden/>
              </w:rPr>
              <w:instrText xml:space="preserve"> PAGEREF _Toc241523889 \h </w:instrText>
            </w:r>
            <w:r>
              <w:rPr>
                <w:noProof/>
                <w:webHidden/>
              </w:rPr>
            </w:r>
            <w:r>
              <w:rPr>
                <w:noProof/>
                <w:webHidden/>
              </w:rPr>
              <w:fldChar w:fldCharType="separate"/>
            </w:r>
            <w:r>
              <w:rPr>
                <w:noProof/>
                <w:webHidden/>
              </w:rPr>
              <w:t>57</w:t>
            </w:r>
            <w:r>
              <w:rPr>
                <w:noProof/>
                <w:webHidden/>
              </w:rPr>
              <w:fldChar w:fldCharType="end"/>
            </w:r>
          </w:hyperlink>
        </w:p>
        <w:p w14:paraId="06480A5B" w14:textId="02889E32"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0" w:history="1">
            <w:r w:rsidRPr="00BF58B3">
              <w:rPr>
                <w:rStyle w:val="Hyperlink"/>
                <w:noProof/>
                <w:lang w:eastAsia="en-US"/>
              </w:rPr>
              <w:t>17.4.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Service acceptance sign-off</w:t>
            </w:r>
            <w:r>
              <w:rPr>
                <w:noProof/>
                <w:webHidden/>
              </w:rPr>
              <w:tab/>
            </w:r>
            <w:r>
              <w:rPr>
                <w:noProof/>
                <w:webHidden/>
              </w:rPr>
              <w:fldChar w:fldCharType="begin"/>
            </w:r>
            <w:r>
              <w:rPr>
                <w:noProof/>
                <w:webHidden/>
              </w:rPr>
              <w:instrText xml:space="preserve"> PAGEREF _Toc241523890 \h </w:instrText>
            </w:r>
            <w:r>
              <w:rPr>
                <w:noProof/>
                <w:webHidden/>
              </w:rPr>
            </w:r>
            <w:r>
              <w:rPr>
                <w:noProof/>
                <w:webHidden/>
              </w:rPr>
              <w:fldChar w:fldCharType="separate"/>
            </w:r>
            <w:r>
              <w:rPr>
                <w:noProof/>
                <w:webHidden/>
              </w:rPr>
              <w:t>57</w:t>
            </w:r>
            <w:r>
              <w:rPr>
                <w:noProof/>
                <w:webHidden/>
              </w:rPr>
              <w:fldChar w:fldCharType="end"/>
            </w:r>
          </w:hyperlink>
        </w:p>
        <w:p w14:paraId="14C1FC22" w14:textId="2E9C89E1"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1" w:history="1">
            <w:r w:rsidRPr="00BF58B3">
              <w:rPr>
                <w:rStyle w:val="Hyperlink"/>
                <w:noProof/>
                <w:lang w:eastAsia="en-US"/>
              </w:rPr>
              <w:t>18.</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_Toc241523891 \h </w:instrText>
            </w:r>
            <w:r>
              <w:rPr>
                <w:noProof/>
                <w:webHidden/>
              </w:rPr>
            </w:r>
            <w:r>
              <w:rPr>
                <w:noProof/>
                <w:webHidden/>
              </w:rPr>
              <w:fldChar w:fldCharType="separate"/>
            </w:r>
            <w:r>
              <w:rPr>
                <w:noProof/>
                <w:webHidden/>
              </w:rPr>
              <w:t>58</w:t>
            </w:r>
            <w:r>
              <w:rPr>
                <w:noProof/>
                <w:webHidden/>
              </w:rPr>
              <w:fldChar w:fldCharType="end"/>
            </w:r>
          </w:hyperlink>
        </w:p>
        <w:p w14:paraId="70F26B3B" w14:textId="45A5FD2E"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2" w:history="1">
            <w:r w:rsidRPr="00BF58B3">
              <w:rPr>
                <w:rStyle w:val="Hyperlink"/>
                <w:noProof/>
                <w:lang w:eastAsia="en-US"/>
              </w:rPr>
              <w:t>18.1.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High Level Impact Assessment</w:t>
            </w:r>
            <w:r>
              <w:rPr>
                <w:noProof/>
                <w:webHidden/>
              </w:rPr>
              <w:tab/>
            </w:r>
            <w:r>
              <w:rPr>
                <w:noProof/>
                <w:webHidden/>
              </w:rPr>
              <w:fldChar w:fldCharType="begin"/>
            </w:r>
            <w:r>
              <w:rPr>
                <w:noProof/>
                <w:webHidden/>
              </w:rPr>
              <w:instrText xml:space="preserve"> PAGEREF _Toc241523892 \h </w:instrText>
            </w:r>
            <w:r>
              <w:rPr>
                <w:noProof/>
                <w:webHidden/>
              </w:rPr>
            </w:r>
            <w:r>
              <w:rPr>
                <w:noProof/>
                <w:webHidden/>
              </w:rPr>
              <w:fldChar w:fldCharType="separate"/>
            </w:r>
            <w:r>
              <w:rPr>
                <w:noProof/>
                <w:webHidden/>
              </w:rPr>
              <w:t>58</w:t>
            </w:r>
            <w:r>
              <w:rPr>
                <w:noProof/>
                <w:webHidden/>
              </w:rPr>
              <w:fldChar w:fldCharType="end"/>
            </w:r>
          </w:hyperlink>
        </w:p>
        <w:p w14:paraId="1F08B032" w14:textId="5C512CE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3" w:history="1">
            <w:r w:rsidRPr="00BF58B3">
              <w:rPr>
                <w:rStyle w:val="Hyperlink"/>
                <w:noProof/>
                <w:lang w:eastAsia="en-US"/>
              </w:rPr>
              <w:t>18.2.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Assumptions</w:t>
            </w:r>
            <w:r>
              <w:rPr>
                <w:noProof/>
                <w:webHidden/>
              </w:rPr>
              <w:tab/>
            </w:r>
            <w:r>
              <w:rPr>
                <w:noProof/>
                <w:webHidden/>
              </w:rPr>
              <w:fldChar w:fldCharType="begin"/>
            </w:r>
            <w:r>
              <w:rPr>
                <w:noProof/>
                <w:webHidden/>
              </w:rPr>
              <w:instrText xml:space="preserve"> PAGEREF _Toc241523893 \h </w:instrText>
            </w:r>
            <w:r>
              <w:rPr>
                <w:noProof/>
                <w:webHidden/>
              </w:rPr>
            </w:r>
            <w:r>
              <w:rPr>
                <w:noProof/>
                <w:webHidden/>
              </w:rPr>
              <w:fldChar w:fldCharType="separate"/>
            </w:r>
            <w:r>
              <w:rPr>
                <w:noProof/>
                <w:webHidden/>
              </w:rPr>
              <w:t>58</w:t>
            </w:r>
            <w:r>
              <w:rPr>
                <w:noProof/>
                <w:webHidden/>
              </w:rPr>
              <w:fldChar w:fldCharType="end"/>
            </w:r>
          </w:hyperlink>
        </w:p>
        <w:p w14:paraId="2B5C2816" w14:textId="3B5F51D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4" w:history="1">
            <w:r w:rsidRPr="00BF58B3">
              <w:rPr>
                <w:rStyle w:val="Hyperlink"/>
                <w:noProof/>
                <w:lang w:eastAsia="en-US"/>
              </w:rPr>
              <w:t>18.3.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Risks</w:t>
            </w:r>
            <w:r>
              <w:rPr>
                <w:noProof/>
                <w:webHidden/>
              </w:rPr>
              <w:tab/>
            </w:r>
            <w:r>
              <w:rPr>
                <w:noProof/>
                <w:webHidden/>
              </w:rPr>
              <w:fldChar w:fldCharType="begin"/>
            </w:r>
            <w:r>
              <w:rPr>
                <w:noProof/>
                <w:webHidden/>
              </w:rPr>
              <w:instrText xml:space="preserve"> PAGEREF _Toc241523894 \h </w:instrText>
            </w:r>
            <w:r>
              <w:rPr>
                <w:noProof/>
                <w:webHidden/>
              </w:rPr>
            </w:r>
            <w:r>
              <w:rPr>
                <w:noProof/>
                <w:webHidden/>
              </w:rPr>
              <w:fldChar w:fldCharType="separate"/>
            </w:r>
            <w:r>
              <w:rPr>
                <w:noProof/>
                <w:webHidden/>
              </w:rPr>
              <w:t>59</w:t>
            </w:r>
            <w:r>
              <w:rPr>
                <w:noProof/>
                <w:webHidden/>
              </w:rPr>
              <w:fldChar w:fldCharType="end"/>
            </w:r>
          </w:hyperlink>
        </w:p>
        <w:p w14:paraId="097A9722" w14:textId="0CD84D65"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5" w:history="1">
            <w:r w:rsidRPr="00BF58B3">
              <w:rPr>
                <w:rStyle w:val="Hyperlink"/>
                <w:noProof/>
                <w:lang w:eastAsia="en-US"/>
              </w:rPr>
              <w:t>18.4.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Issues</w:t>
            </w:r>
            <w:r>
              <w:rPr>
                <w:noProof/>
                <w:webHidden/>
              </w:rPr>
              <w:tab/>
            </w:r>
            <w:r>
              <w:rPr>
                <w:noProof/>
                <w:webHidden/>
              </w:rPr>
              <w:fldChar w:fldCharType="begin"/>
            </w:r>
            <w:r>
              <w:rPr>
                <w:noProof/>
                <w:webHidden/>
              </w:rPr>
              <w:instrText xml:space="preserve"> PAGEREF _Toc241523895 \h </w:instrText>
            </w:r>
            <w:r>
              <w:rPr>
                <w:noProof/>
                <w:webHidden/>
              </w:rPr>
            </w:r>
            <w:r>
              <w:rPr>
                <w:noProof/>
                <w:webHidden/>
              </w:rPr>
              <w:fldChar w:fldCharType="separate"/>
            </w:r>
            <w:r>
              <w:rPr>
                <w:noProof/>
                <w:webHidden/>
              </w:rPr>
              <w:t>59</w:t>
            </w:r>
            <w:r>
              <w:rPr>
                <w:noProof/>
                <w:webHidden/>
              </w:rPr>
              <w:fldChar w:fldCharType="end"/>
            </w:r>
          </w:hyperlink>
        </w:p>
        <w:p w14:paraId="3F049D3D" w14:textId="529E13E4"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6" w:history="1">
            <w:r w:rsidRPr="00BF58B3">
              <w:rPr>
                <w:rStyle w:val="Hyperlink"/>
                <w:noProof/>
                <w:lang w:eastAsia="en-US"/>
              </w:rPr>
              <w:t>18.5.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Dependencies</w:t>
            </w:r>
            <w:r>
              <w:rPr>
                <w:noProof/>
                <w:webHidden/>
              </w:rPr>
              <w:tab/>
            </w:r>
            <w:r>
              <w:rPr>
                <w:noProof/>
                <w:webHidden/>
              </w:rPr>
              <w:fldChar w:fldCharType="begin"/>
            </w:r>
            <w:r>
              <w:rPr>
                <w:noProof/>
                <w:webHidden/>
              </w:rPr>
              <w:instrText xml:space="preserve"> PAGEREF _Toc241523896 \h </w:instrText>
            </w:r>
            <w:r>
              <w:rPr>
                <w:noProof/>
                <w:webHidden/>
              </w:rPr>
            </w:r>
            <w:r>
              <w:rPr>
                <w:noProof/>
                <w:webHidden/>
              </w:rPr>
              <w:fldChar w:fldCharType="separate"/>
            </w:r>
            <w:r>
              <w:rPr>
                <w:noProof/>
                <w:webHidden/>
              </w:rPr>
              <w:t>59</w:t>
            </w:r>
            <w:r>
              <w:rPr>
                <w:noProof/>
                <w:webHidden/>
              </w:rPr>
              <w:fldChar w:fldCharType="end"/>
            </w:r>
          </w:hyperlink>
        </w:p>
        <w:p w14:paraId="2F10F53E" w14:textId="37583560" w:rsidR="006E4EEE" w:rsidRDefault="006E4EEE">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7" w:history="1">
            <w:r w:rsidRPr="00BF58B3">
              <w:rPr>
                <w:rStyle w:val="Hyperlink"/>
                <w:noProof/>
                <w:lang w:eastAsia="en-US"/>
              </w:rPr>
              <w:t>19.</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Appendices</w:t>
            </w:r>
            <w:r>
              <w:rPr>
                <w:noProof/>
                <w:webHidden/>
              </w:rPr>
              <w:tab/>
            </w:r>
            <w:r>
              <w:rPr>
                <w:noProof/>
                <w:webHidden/>
              </w:rPr>
              <w:fldChar w:fldCharType="begin"/>
            </w:r>
            <w:r>
              <w:rPr>
                <w:noProof/>
                <w:webHidden/>
              </w:rPr>
              <w:instrText xml:space="preserve"> PAGEREF _Toc241523897 \h </w:instrText>
            </w:r>
            <w:r>
              <w:rPr>
                <w:noProof/>
                <w:webHidden/>
              </w:rPr>
            </w:r>
            <w:r>
              <w:rPr>
                <w:noProof/>
                <w:webHidden/>
              </w:rPr>
              <w:fldChar w:fldCharType="separate"/>
            </w:r>
            <w:r>
              <w:rPr>
                <w:noProof/>
                <w:webHidden/>
              </w:rPr>
              <w:t>60</w:t>
            </w:r>
            <w:r>
              <w:rPr>
                <w:noProof/>
                <w:webHidden/>
              </w:rPr>
              <w:fldChar w:fldCharType="end"/>
            </w:r>
          </w:hyperlink>
        </w:p>
        <w:p w14:paraId="389D1B53" w14:textId="1E93D8EE"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8" w:history="1">
            <w:r w:rsidRPr="00BF58B3">
              <w:rPr>
                <w:rStyle w:val="Hyperlink"/>
                <w:noProof/>
                <w:lang w:eastAsia="en-US"/>
              </w:rPr>
              <w:t>19.1.</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_Toc241523898 \h </w:instrText>
            </w:r>
            <w:r>
              <w:rPr>
                <w:noProof/>
                <w:webHidden/>
              </w:rPr>
            </w:r>
            <w:r>
              <w:rPr>
                <w:noProof/>
                <w:webHidden/>
              </w:rPr>
              <w:fldChar w:fldCharType="separate"/>
            </w:r>
            <w:r>
              <w:rPr>
                <w:noProof/>
                <w:webHidden/>
              </w:rPr>
              <w:t>60</w:t>
            </w:r>
            <w:r>
              <w:rPr>
                <w:noProof/>
                <w:webHidden/>
              </w:rPr>
              <w:fldChar w:fldCharType="end"/>
            </w:r>
          </w:hyperlink>
        </w:p>
        <w:p w14:paraId="7E2E03C8" w14:textId="7B1A1E7A"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899" w:history="1">
            <w:r w:rsidRPr="00BF58B3">
              <w:rPr>
                <w:rStyle w:val="Hyperlink"/>
                <w:noProof/>
                <w:lang w:eastAsia="en-US"/>
              </w:rPr>
              <w:t>19.2.</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_Toc241523899 \h </w:instrText>
            </w:r>
            <w:r>
              <w:rPr>
                <w:noProof/>
                <w:webHidden/>
              </w:rPr>
            </w:r>
            <w:r>
              <w:rPr>
                <w:noProof/>
                <w:webHidden/>
              </w:rPr>
              <w:fldChar w:fldCharType="separate"/>
            </w:r>
            <w:r>
              <w:rPr>
                <w:noProof/>
                <w:webHidden/>
              </w:rPr>
              <w:t>60</w:t>
            </w:r>
            <w:r>
              <w:rPr>
                <w:noProof/>
                <w:webHidden/>
              </w:rPr>
              <w:fldChar w:fldCharType="end"/>
            </w:r>
          </w:hyperlink>
        </w:p>
        <w:p w14:paraId="46541E8B" w14:textId="69297B34"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900" w:history="1">
            <w:r w:rsidRPr="00BF58B3">
              <w:rPr>
                <w:rStyle w:val="Hyperlink"/>
                <w:noProof/>
                <w:lang w:eastAsia="en-US"/>
              </w:rPr>
              <w:t>19.3.</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Glossary and Definitions</w:t>
            </w:r>
            <w:r>
              <w:rPr>
                <w:noProof/>
                <w:webHidden/>
              </w:rPr>
              <w:tab/>
            </w:r>
            <w:r>
              <w:rPr>
                <w:noProof/>
                <w:webHidden/>
              </w:rPr>
              <w:fldChar w:fldCharType="begin"/>
            </w:r>
            <w:r>
              <w:rPr>
                <w:noProof/>
                <w:webHidden/>
              </w:rPr>
              <w:instrText xml:space="preserve"> PAGEREF _Toc241523900 \h </w:instrText>
            </w:r>
            <w:r>
              <w:rPr>
                <w:noProof/>
                <w:webHidden/>
              </w:rPr>
            </w:r>
            <w:r>
              <w:rPr>
                <w:noProof/>
                <w:webHidden/>
              </w:rPr>
              <w:fldChar w:fldCharType="separate"/>
            </w:r>
            <w:r>
              <w:rPr>
                <w:noProof/>
                <w:webHidden/>
              </w:rPr>
              <w:t>61</w:t>
            </w:r>
            <w:r>
              <w:rPr>
                <w:noProof/>
                <w:webHidden/>
              </w:rPr>
              <w:fldChar w:fldCharType="end"/>
            </w:r>
          </w:hyperlink>
        </w:p>
        <w:p w14:paraId="2424A353" w14:textId="7C9CADD9"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901" w:history="1">
            <w:r w:rsidRPr="00BF58B3">
              <w:rPr>
                <w:rStyle w:val="Hyperlink"/>
                <w:noProof/>
                <w:lang w:eastAsia="en-US"/>
              </w:rPr>
              <w:t>19.4.</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_Toc241523901 \h </w:instrText>
            </w:r>
            <w:r>
              <w:rPr>
                <w:noProof/>
                <w:webHidden/>
              </w:rPr>
            </w:r>
            <w:r>
              <w:rPr>
                <w:noProof/>
                <w:webHidden/>
              </w:rPr>
              <w:fldChar w:fldCharType="separate"/>
            </w:r>
            <w:r>
              <w:rPr>
                <w:noProof/>
                <w:webHidden/>
              </w:rPr>
              <w:t>62</w:t>
            </w:r>
            <w:r>
              <w:rPr>
                <w:noProof/>
                <w:webHidden/>
              </w:rPr>
              <w:fldChar w:fldCharType="end"/>
            </w:r>
          </w:hyperlink>
        </w:p>
        <w:p w14:paraId="2C9A5F0D" w14:textId="4F26F2A4" w:rsidR="006E4EEE" w:rsidRDefault="006E4EEE">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1523902" w:history="1">
            <w:r w:rsidRPr="00BF58B3">
              <w:rPr>
                <w:rStyle w:val="Hyperlink"/>
                <w:noProof/>
                <w:lang w:eastAsia="en-US"/>
              </w:rPr>
              <w:t>19.5.</w:t>
            </w:r>
            <w:r>
              <w:rPr>
                <w:rFonts w:asciiTheme="minorHAnsi" w:eastAsiaTheme="minorEastAsia" w:hAnsiTheme="minorHAnsi" w:cstheme="minorBidi"/>
                <w:noProof/>
                <w:color w:val="auto"/>
                <w:kern w:val="2"/>
                <w:sz w:val="24"/>
                <w:szCs w:val="24"/>
                <w:lang w:val="en-IN" w:eastAsia="en-IN"/>
                <w14:ligatures w14:val="standardContextual"/>
              </w:rPr>
              <w:tab/>
            </w:r>
            <w:r w:rsidRPr="00BF58B3">
              <w:rPr>
                <w:rStyle w:val="Hyperlink"/>
                <w:noProof/>
                <w:lang w:eastAsia="en-US"/>
              </w:rPr>
              <w:t>APIM End-to-end build and API onboarding flow</w:t>
            </w:r>
            <w:r>
              <w:rPr>
                <w:noProof/>
                <w:webHidden/>
              </w:rPr>
              <w:tab/>
            </w:r>
            <w:r>
              <w:rPr>
                <w:noProof/>
                <w:webHidden/>
              </w:rPr>
              <w:fldChar w:fldCharType="begin"/>
            </w:r>
            <w:r>
              <w:rPr>
                <w:noProof/>
                <w:webHidden/>
              </w:rPr>
              <w:instrText xml:space="preserve"> PAGEREF _Toc241523902 \h </w:instrText>
            </w:r>
            <w:r>
              <w:rPr>
                <w:noProof/>
                <w:webHidden/>
              </w:rPr>
            </w:r>
            <w:r>
              <w:rPr>
                <w:noProof/>
                <w:webHidden/>
              </w:rPr>
              <w:fldChar w:fldCharType="separate"/>
            </w:r>
            <w:r>
              <w:rPr>
                <w:noProof/>
                <w:webHidden/>
              </w:rPr>
              <w:t>63</w:t>
            </w:r>
            <w:r>
              <w:rPr>
                <w:noProof/>
                <w:webHidden/>
              </w:rPr>
              <w:fldChar w:fldCharType="end"/>
            </w:r>
          </w:hyperlink>
        </w:p>
        <w:p w14:paraId="539FF915" w14:textId="393D3C88" w:rsidR="002D25EA" w:rsidRDefault="002D25EA">
          <w:r>
            <w:rPr>
              <w:b/>
              <w:bCs/>
            </w:rPr>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1523827"/>
      <w:commentRangeStart w:id="1"/>
      <w:r w:rsidRPr="00066214">
        <w:rPr>
          <w:rFonts w:asciiTheme="minorHAnsi" w:hAnsiTheme="minorHAnsi"/>
          <w:b w:val="0"/>
          <w:bCs w:val="0"/>
          <w:lang w:eastAsia="en-US"/>
        </w:rPr>
        <w:lastRenderedPageBreak/>
        <w:t>Document</w:t>
      </w:r>
      <w:commentRangeEnd w:id="1"/>
      <w:r w:rsidR="00730206" w:rsidRPr="00066214">
        <w:rPr>
          <w:rStyle w:val="CommentReference"/>
          <w:rFonts w:asciiTheme="minorHAnsi" w:hAnsiTheme="minorHAnsi"/>
          <w:b w:val="0"/>
          <w:bCs w:val="0"/>
          <w:sz w:val="24"/>
          <w:szCs w:val="24"/>
          <w:lang w:eastAsia="en-US"/>
        </w:rPr>
        <w:commentReference w:id="1"/>
      </w:r>
      <w:r w:rsidRPr="00066214">
        <w:rPr>
          <w:rFonts w:asciiTheme="minorHAnsi" w:hAnsiTheme="minorHAnsi"/>
          <w:b w:val="0"/>
          <w:bCs w:val="0"/>
          <w:lang w:eastAsia="en-US"/>
        </w:rPr>
        <w:t xml:space="preserve"> Control</w:t>
      </w:r>
      <w:bookmarkEnd w:id="0"/>
    </w:p>
    <w:p w14:paraId="5C2C1AC3" w14:textId="77777777" w:rsidR="002D25EA" w:rsidRPr="00066214" w:rsidRDefault="002D25EA" w:rsidP="002D25EA">
      <w:pPr>
        <w:pStyle w:val="Heading2"/>
        <w:keepNext/>
        <w:spacing w:before="240" w:after="120"/>
        <w:rPr>
          <w:rFonts w:asciiTheme="minorHAnsi" w:hAnsiTheme="minorHAnsi"/>
          <w:b w:val="0"/>
          <w:bCs w:val="0"/>
          <w:color w:val="1E2761"/>
          <w:sz w:val="24"/>
          <w:szCs w:val="24"/>
          <w:lang w:eastAsia="en-US"/>
        </w:rPr>
      </w:pPr>
      <w:bookmarkStart w:id="2" w:name="_Toc241523828"/>
      <w:r w:rsidRPr="00066214">
        <w:rPr>
          <w:rFonts w:asciiTheme="minorHAnsi" w:hAnsiTheme="minorHAnsi"/>
          <w:b w:val="0"/>
          <w:bCs w:val="0"/>
          <w:color w:val="1E2761"/>
          <w:sz w:val="24"/>
          <w:szCs w:val="24"/>
          <w:lang w:eastAsia="en-US"/>
        </w:rPr>
        <w:t>Document History</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1523829"/>
      <w:r w:rsidRPr="007F1FDD">
        <w:rPr>
          <w:rFonts w:asciiTheme="minorHAnsi" w:hAnsiTheme="minorHAnsi"/>
          <w:b w:val="0"/>
          <w:bCs w:val="0"/>
          <w:color w:val="1E2761"/>
          <w:sz w:val="24"/>
          <w:szCs w:val="24"/>
          <w:lang w:eastAsia="en-US"/>
        </w:rPr>
        <w:t>Document Authors</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4" w:name="_Toc241523830"/>
      <w:r w:rsidRPr="007F1FDD">
        <w:rPr>
          <w:rFonts w:asciiTheme="minorHAnsi" w:hAnsiTheme="minorHAnsi"/>
          <w:b w:val="0"/>
          <w:bCs w:val="0"/>
          <w:color w:val="1E2761"/>
          <w:sz w:val="24"/>
          <w:szCs w:val="24"/>
          <w:lang w:eastAsia="en-US"/>
        </w:rPr>
        <w:t>Document Assurance</w:t>
      </w:r>
      <w:bookmarkEnd w:id="4"/>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5" w:name="_Int_1HYrYzlg"/>
      <w:r w:rsidRPr="004D5371">
        <w:rPr>
          <w:sz w:val="20"/>
          <w:szCs w:val="20"/>
        </w:rPr>
        <w:t>at TDA</w:t>
      </w:r>
      <w:bookmarkEnd w:id="5"/>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6" w:name="_Toc241523831"/>
      <w:r w:rsidRPr="007F1FDD">
        <w:rPr>
          <w:rFonts w:asciiTheme="minorHAnsi" w:hAnsiTheme="minorHAnsi"/>
          <w:b w:val="0"/>
          <w:bCs w:val="0"/>
          <w:color w:val="1E2761"/>
          <w:sz w:val="24"/>
          <w:szCs w:val="24"/>
          <w:lang w:eastAsia="en-US"/>
        </w:rPr>
        <w:t>TDA Approval</w:t>
      </w:r>
      <w:bookmarkEnd w:id="6"/>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7777777" w:rsidR="002D25EA" w:rsidRDefault="002D25EA" w:rsidP="002D25EA">
      <w:pPr>
        <w:pStyle w:val="Heading2"/>
        <w:keepNext/>
        <w:spacing w:before="240" w:after="120"/>
        <w:rPr>
          <w:rFonts w:asciiTheme="minorHAnsi" w:hAnsiTheme="minorHAnsi"/>
          <w:b w:val="0"/>
          <w:bCs w:val="0"/>
          <w:color w:val="1E2761"/>
          <w:sz w:val="24"/>
          <w:szCs w:val="24"/>
          <w:lang w:eastAsia="en-US"/>
        </w:rPr>
      </w:pPr>
      <w:bookmarkStart w:id="7" w:name="_Toc241523832"/>
      <w:r w:rsidRPr="007F1FDD">
        <w:rPr>
          <w:rFonts w:asciiTheme="minorHAnsi" w:hAnsiTheme="minorHAnsi"/>
          <w:b w:val="0"/>
          <w:bCs w:val="0"/>
          <w:color w:val="1E2761"/>
          <w:sz w:val="24"/>
          <w:szCs w:val="24"/>
          <w:lang w:eastAsia="en-US"/>
        </w:rPr>
        <w:t>Document References</w:t>
      </w:r>
      <w:bookmarkEnd w:id="7"/>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1C9094E0" w:rsidR="00A071B8" w:rsidRPr="004501EA" w:rsidRDefault="00AB5632" w:rsidP="000156B8">
            <w:pPr>
              <w:rPr>
                <w:rFonts w:asciiTheme="minorHAnsi" w:hAnsiTheme="minorHAnsi"/>
              </w:rPr>
            </w:pPr>
            <w:r>
              <w:rPr>
                <w:rFonts w:asciiTheme="minorHAnsi" w:hAnsiTheme="minorHAnsi"/>
              </w:rPr>
              <w:t>1.</w:t>
            </w: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7F9E42E2" w14:textId="77777777" w:rsidR="00B04C14" w:rsidRPr="007F1FDD" w:rsidRDefault="00B04C14" w:rsidP="00B04C14">
      <w:pPr>
        <w:pStyle w:val="Heading1"/>
        <w:pageBreakBefore/>
        <w:spacing w:after="0"/>
        <w:ind w:left="426"/>
        <w:rPr>
          <w:rFonts w:asciiTheme="minorHAnsi" w:hAnsiTheme="minorHAnsi"/>
          <w:b w:val="0"/>
          <w:bCs w:val="0"/>
          <w:lang w:eastAsia="en-US"/>
        </w:rPr>
      </w:pPr>
      <w:bookmarkStart w:id="8" w:name="_Toc241523833"/>
      <w:r w:rsidRPr="007F1FDD">
        <w:rPr>
          <w:rFonts w:asciiTheme="minorHAnsi" w:hAnsiTheme="minorHAnsi"/>
          <w:b w:val="0"/>
          <w:bCs w:val="0"/>
          <w:lang w:eastAsia="en-US"/>
        </w:rPr>
        <w:lastRenderedPageBreak/>
        <w:t>Executive Summary</w:t>
      </w:r>
      <w:bookmarkEnd w:id="8"/>
    </w:p>
    <w:p w14:paraId="355FF8EB" w14:textId="3D7FE87A" w:rsidR="00B04C14" w:rsidRDefault="00647D8E" w:rsidP="00B04C14">
      <w:pPr>
        <w:spacing w:after="140"/>
      </w:pPr>
      <w:r w:rsidRPr="00647D8E">
        <w:t xml:space="preserve">Azure API Management provides a single, secure and governed platform for all organisational APIs internal, external, and partner. This document sets out the guidelines for standing up and operating the APIM platform and for onboarding APIs onto it, covering architecture, security, operational governance, and cost.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B04C14" w14:paraId="1BED56C8" w14:textId="77777777">
        <w:trPr>
          <w:tblHeader/>
          <w:del w:id="9" w:author="Puneet Kumar - Chaucer" w:date="2026-09-30T09:39:00Z"/>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DDD1C53" w14:textId="4CF06AAE" w:rsidR="00B04C14" w:rsidRPr="00284C6E" w:rsidRDefault="00B04C14" w:rsidP="000156B8">
            <w:pPr>
              <w:rPr>
                <w:del w:id="10" w:author="Puneet Kumar - Chaucer" w:date="2026-09-30T09:39:00Z" w16du:dateUtc="2026-09-30T08:39:00Z"/>
                <w:b/>
                <w:bCs/>
                <w:color w:val="000000" w:themeColor="text1"/>
                <w:sz w:val="20"/>
                <w:szCs w:val="20"/>
              </w:rPr>
            </w:pPr>
            <w:del w:id="11" w:author="Puneet Kumar - Chaucer" w:date="2026-09-30T09:39:00Z" w16du:dateUtc="2026-09-30T08:39:00Z">
              <w:r>
                <w:rPr>
                  <w:b/>
                  <w:bCs/>
                  <w:color w:val="000000" w:themeColor="text1"/>
                  <w:sz w:val="20"/>
                  <w:szCs w:val="20"/>
                </w:rPr>
                <w:delText>The Ask</w:delText>
              </w:r>
            </w:del>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946488" w14:textId="3D436D70" w:rsidR="00B04C14" w:rsidRPr="00284C6E" w:rsidRDefault="00B04C14" w:rsidP="000156B8">
            <w:pPr>
              <w:rPr>
                <w:del w:id="12" w:author="Puneet Kumar - Chaucer" w:date="2026-09-30T09:39:00Z" w16du:dateUtc="2026-09-30T08:39:00Z"/>
                <w:b/>
                <w:bCs/>
                <w:color w:val="000000" w:themeColor="text1"/>
                <w:sz w:val="20"/>
                <w:szCs w:val="20"/>
              </w:rPr>
            </w:pPr>
            <w:del w:id="13" w:author="Puneet Kumar - Chaucer" w:date="2026-09-30T09:39:00Z" w16du:dateUtc="2026-09-30T08:39:00Z">
              <w:r>
                <w:rPr>
                  <w:b/>
                  <w:bCs/>
                  <w:color w:val="000000" w:themeColor="text1"/>
                  <w:sz w:val="20"/>
                  <w:szCs w:val="20"/>
                </w:rPr>
                <w:delText>Our Response</w:delText>
              </w:r>
            </w:del>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1A114" w14:textId="0DB9AE78" w:rsidR="00B04C14" w:rsidRPr="00284C6E" w:rsidRDefault="00B04C14" w:rsidP="000156B8">
            <w:pPr>
              <w:rPr>
                <w:del w:id="14" w:author="Puneet Kumar - Chaucer" w:date="2026-09-30T09:39:00Z" w16du:dateUtc="2026-09-30T08:39:00Z"/>
                <w:b/>
                <w:bCs/>
                <w:color w:val="000000" w:themeColor="text1"/>
                <w:sz w:val="20"/>
                <w:szCs w:val="20"/>
              </w:rPr>
            </w:pPr>
            <w:del w:id="15" w:author="Puneet Kumar - Chaucer" w:date="2026-09-30T09:39:00Z" w16du:dateUtc="2026-09-30T08:39:00Z">
              <w:r>
                <w:rPr>
                  <w:b/>
                  <w:bCs/>
                  <w:color w:val="000000" w:themeColor="text1"/>
                  <w:sz w:val="20"/>
                  <w:szCs w:val="20"/>
                </w:rPr>
                <w:delText>The Outcome</w:delText>
              </w:r>
            </w:del>
          </w:p>
        </w:tc>
      </w:tr>
      <w:tr w:rsidR="00B04C14" w:rsidRPr="008E7F3F" w14:paraId="7F49C9CD" w14:textId="77777777">
        <w:trPr>
          <w:del w:id="16" w:author="Puneet Kumar - Chaucer" w:date="2026-09-30T09:39:00Z"/>
        </w:trPr>
        <w:tc>
          <w:tcPr>
            <w:tcW w:w="3100" w:type="dxa"/>
            <w:tcMar>
              <w:top w:w="70" w:type="dxa"/>
              <w:left w:w="100" w:type="dxa"/>
              <w:bottom w:w="70" w:type="dxa"/>
              <w:right w:w="100" w:type="dxa"/>
            </w:tcMar>
            <w:vAlign w:val="center"/>
          </w:tcPr>
          <w:p w14:paraId="7B26FA50" w14:textId="34AD6FD6" w:rsidR="00B04C14" w:rsidRPr="0086214C" w:rsidRDefault="00B04C14" w:rsidP="000156B8">
            <w:pPr>
              <w:rPr>
                <w:del w:id="17" w:author="Puneet Kumar - Chaucer" w:date="2026-09-30T09:39:00Z" w16du:dateUtc="2026-09-30T08:39:00Z"/>
              </w:rPr>
            </w:pPr>
            <w:del w:id="18" w:author="Puneet Kumar - Chaucer" w:date="2026-09-30T09:39:00Z" w16du:dateUtc="2026-09-30T08:39:00Z">
              <w:r w:rsidRPr="0086214C">
                <w:delText>The Organization has no API layer today. Systems connect through point-to-point integrations, each built and secured from scratch.</w:delText>
              </w:r>
            </w:del>
          </w:p>
        </w:tc>
        <w:tc>
          <w:tcPr>
            <w:tcW w:w="3100" w:type="dxa"/>
            <w:tcMar>
              <w:top w:w="70" w:type="dxa"/>
              <w:left w:w="100" w:type="dxa"/>
              <w:bottom w:w="70" w:type="dxa"/>
              <w:right w:w="100" w:type="dxa"/>
            </w:tcMar>
            <w:vAlign w:val="center"/>
          </w:tcPr>
          <w:p w14:paraId="215DD017" w14:textId="5D224F8D" w:rsidR="00B04C14" w:rsidRPr="0086214C" w:rsidRDefault="00B04C14" w:rsidP="000156B8">
            <w:pPr>
              <w:rPr>
                <w:del w:id="19" w:author="Puneet Kumar - Chaucer" w:date="2026-09-30T09:39:00Z" w16du:dateUtc="2026-09-30T08:39:00Z"/>
              </w:rPr>
            </w:pPr>
            <w:del w:id="20" w:author="Puneet Kumar - Chaucer" w:date="2026-09-30T09:39:00Z" w16du:dateUtc="2026-09-30T08:39:00Z">
              <w:r w:rsidRPr="0086214C">
                <w:delText>A hardened Azure APIM platform, Entra ID identity, Key Vault secrets, Zero Trust security, delivered on top of the existing integration estate.</w:delText>
              </w:r>
            </w:del>
          </w:p>
        </w:tc>
        <w:tc>
          <w:tcPr>
            <w:tcW w:w="3100" w:type="dxa"/>
            <w:tcMar>
              <w:top w:w="70" w:type="dxa"/>
              <w:left w:w="100" w:type="dxa"/>
              <w:bottom w:w="70" w:type="dxa"/>
              <w:right w:w="100" w:type="dxa"/>
            </w:tcMar>
            <w:vAlign w:val="center"/>
          </w:tcPr>
          <w:p w14:paraId="2704D41B" w14:textId="4E039B9D" w:rsidR="00B04C14" w:rsidRPr="0086214C" w:rsidRDefault="00B04C14" w:rsidP="000156B8">
            <w:pPr>
              <w:rPr>
                <w:del w:id="21" w:author="Puneet Kumar - Chaucer" w:date="2026-09-30T09:39:00Z" w16du:dateUtc="2026-09-30T08:39:00Z"/>
              </w:rPr>
            </w:pPr>
            <w:del w:id="22" w:author="Puneet Kumar - Chaucer" w:date="2026-09-30T09:39:00Z" w16du:dateUtc="2026-09-30T08:39:00Z">
              <w:r w:rsidRPr="0086214C">
                <w:delText xml:space="preserve">Faster API onboarding, </w:delText>
              </w:r>
              <w:r w:rsidR="00647D8E">
                <w:delText xml:space="preserve">a single place </w:delText>
              </w:r>
              <w:r w:rsidRPr="0086214C">
                <w:delText xml:space="preserve">to see and </w:delText>
              </w:r>
              <w:r w:rsidR="00647D8E">
                <w:delText>govern</w:delText>
              </w:r>
              <w:r w:rsidRPr="0086214C">
                <w:delText xml:space="preserve"> every </w:delText>
              </w:r>
              <w:r w:rsidR="00647D8E">
                <w:delText>API</w:delText>
              </w:r>
              <w:r w:rsidRPr="0086214C">
                <w:delText xml:space="preserve"> and an audit-ready security posture.</w:delText>
              </w:r>
            </w:del>
          </w:p>
        </w:tc>
      </w:tr>
    </w:tbl>
    <w:p w14:paraId="60CBE0A1"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23" w:name="_Toc241523834"/>
      <w:r w:rsidRPr="007F1FDD">
        <w:rPr>
          <w:rFonts w:asciiTheme="minorHAnsi" w:hAnsiTheme="minorHAnsi"/>
          <w:b w:val="0"/>
          <w:bCs w:val="0"/>
          <w:color w:val="1E2761"/>
          <w:sz w:val="24"/>
          <w:szCs w:val="24"/>
          <w:lang w:eastAsia="en-US"/>
        </w:rPr>
        <w:t>Scope</w:t>
      </w:r>
      <w:bookmarkEnd w:id="23"/>
    </w:p>
    <w:p w14:paraId="08756B1D" w14:textId="48BD9326" w:rsidR="009D2B70" w:rsidDel="004312D4" w:rsidRDefault="009D2B70" w:rsidP="009D2B70">
      <w:pPr>
        <w:rPr>
          <w:del w:id="24" w:author="Puneet Kumar" w:date="2026-09-30T20:32:00Z" w16du:dateUtc="2026-09-30T19:32:00Z"/>
          <w:rFonts w:asciiTheme="minorHAnsi" w:eastAsia="Times New Roman" w:hAnsiTheme="minorHAnsi" w:cs="Times New Roman"/>
          <w:color w:val="132040" w:themeColor="accent1" w:themeShade="BF"/>
          <w:sz w:val="20"/>
          <w:szCs w:val="20"/>
          <w:lang w:eastAsia="en-US"/>
        </w:rPr>
      </w:pPr>
      <w:del w:id="25" w:author="Puneet Kumar" w:date="2026-09-30T20:32:00Z" w16du:dateUtc="2026-09-30T19:32:00Z">
        <w:r w:rsidRPr="004475BE" w:rsidDel="004312D4">
          <w:rPr>
            <w:rFonts w:asciiTheme="minorHAnsi" w:eastAsia="Times New Roman" w:hAnsiTheme="minorHAnsi" w:cs="Times New Roman"/>
            <w:color w:val="132040" w:themeColor="accent1" w:themeShade="BF"/>
            <w:sz w:val="20"/>
            <w:szCs w:val="20"/>
            <w:lang w:eastAsia="en-US"/>
          </w:rPr>
          <w:delText xml:space="preserve">This High-Level Design sets out the architecture, network design, security, governance, resilience, and cost for adopting Azure API Management (APIM) as the central enterprise API gateway, together with the pattern for onboarding APIs onto it. </w:delText>
        </w:r>
        <w:commentRangeStart w:id="26"/>
        <w:commentRangeStart w:id="27"/>
        <w:r w:rsidRPr="004475BE" w:rsidDel="004312D4">
          <w:rPr>
            <w:rFonts w:asciiTheme="minorHAnsi" w:eastAsia="Times New Roman" w:hAnsiTheme="minorHAnsi" w:cs="Times New Roman"/>
            <w:color w:val="132040" w:themeColor="accent1" w:themeShade="BF"/>
            <w:sz w:val="20"/>
            <w:szCs w:val="20"/>
            <w:lang w:eastAsia="en-US"/>
          </w:rPr>
          <w:delText xml:space="preserve">It covers APIM deployed in internal VNet </w:delText>
        </w:r>
        <w:r w:rsidR="007D3F8B" w:rsidDel="004312D4">
          <w:rPr>
            <w:rFonts w:asciiTheme="minorHAnsi" w:eastAsia="Times New Roman" w:hAnsiTheme="minorHAnsi" w:cs="Times New Roman"/>
            <w:color w:val="132040" w:themeColor="accent1" w:themeShade="BF"/>
            <w:sz w:val="20"/>
            <w:szCs w:val="20"/>
            <w:lang w:eastAsia="en-US"/>
          </w:rPr>
          <w:delText xml:space="preserve">injection </w:delText>
        </w:r>
        <w:r w:rsidRPr="004475BE" w:rsidDel="004312D4">
          <w:rPr>
            <w:rFonts w:asciiTheme="minorHAnsi" w:eastAsia="Times New Roman" w:hAnsiTheme="minorHAnsi" w:cs="Times New Roman"/>
            <w:color w:val="132040" w:themeColor="accent1" w:themeShade="BF"/>
            <w:sz w:val="20"/>
            <w:szCs w:val="20"/>
            <w:lang w:eastAsia="en-US"/>
          </w:rPr>
          <w:delText xml:space="preserve">mode, edge routing via Azure Front Door Premium with a Private Link origin, outbound integration with the existing Palo Alto firewall, security policies with Entra ID and OAuth 2.0 authentication and Key Vault–backed secrets and APIOps onboarding pipelines, and observability, </w:delText>
        </w:r>
        <w:commentRangeEnd w:id="26"/>
        <w:r w:rsidR="00E94A6B" w:rsidRPr="004475BE" w:rsidDel="004312D4">
          <w:rPr>
            <w:rStyle w:val="CommentReference"/>
            <w:rFonts w:asciiTheme="minorHAnsi" w:eastAsia="Times New Roman" w:hAnsiTheme="minorHAnsi" w:cs="Times New Roman"/>
            <w:color w:val="132040" w:themeColor="accent1" w:themeShade="BF"/>
            <w:sz w:val="20"/>
            <w:szCs w:val="20"/>
            <w:lang w:eastAsia="en-US"/>
          </w:rPr>
          <w:commentReference w:id="26"/>
        </w:r>
        <w:commentRangeEnd w:id="27"/>
        <w:r w:rsidR="00F31991" w:rsidRPr="004475BE" w:rsidDel="004312D4">
          <w:rPr>
            <w:rStyle w:val="CommentReference"/>
            <w:rFonts w:asciiTheme="minorHAnsi" w:eastAsia="Times New Roman" w:hAnsiTheme="minorHAnsi" w:cs="Times New Roman"/>
            <w:color w:val="132040" w:themeColor="accent1" w:themeShade="BF"/>
            <w:sz w:val="20"/>
            <w:szCs w:val="20"/>
            <w:lang w:eastAsia="en-US"/>
          </w:rPr>
          <w:commentReference w:id="27"/>
        </w:r>
        <w:r w:rsidRPr="004475BE" w:rsidDel="004312D4">
          <w:rPr>
            <w:rFonts w:asciiTheme="minorHAnsi" w:eastAsia="Times New Roman" w:hAnsiTheme="minorHAnsi" w:cs="Times New Roman"/>
            <w:color w:val="132040" w:themeColor="accent1" w:themeShade="BF"/>
            <w:sz w:val="20"/>
            <w:szCs w:val="20"/>
            <w:lang w:eastAsia="en-US"/>
          </w:rPr>
          <w:delText>H</w:delText>
        </w:r>
        <w:r w:rsidR="007D3F8B" w:rsidDel="004312D4">
          <w:rPr>
            <w:rFonts w:asciiTheme="minorHAnsi" w:eastAsia="Times New Roman" w:hAnsiTheme="minorHAnsi" w:cs="Times New Roman"/>
            <w:color w:val="132040" w:themeColor="accent1" w:themeShade="BF"/>
            <w:sz w:val="20"/>
            <w:szCs w:val="20"/>
            <w:lang w:eastAsia="en-US"/>
          </w:rPr>
          <w:delText>igh Availability strategy</w:delText>
        </w:r>
        <w:r w:rsidRPr="004475BE" w:rsidDel="004312D4">
          <w:rPr>
            <w:rFonts w:asciiTheme="minorHAnsi" w:eastAsia="Times New Roman" w:hAnsiTheme="minorHAnsi" w:cs="Times New Roman"/>
            <w:color w:val="132040" w:themeColor="accent1" w:themeShade="BF"/>
            <w:sz w:val="20"/>
            <w:szCs w:val="20"/>
            <w:lang w:eastAsia="en-US"/>
          </w:rPr>
          <w:delText>, operating model and platform cost. It does not cover the detailed configuration of individual backend systems or device-level firewall configuration, which are detailed-design activities.</w:delText>
        </w:r>
      </w:del>
    </w:p>
    <w:p w14:paraId="76168573" w14:textId="42F8D7BD" w:rsidR="004312D4" w:rsidRPr="004475BE" w:rsidRDefault="004312D4" w:rsidP="009D2B70">
      <w:pPr>
        <w:rPr>
          <w:rFonts w:asciiTheme="minorHAnsi" w:eastAsia="Times New Roman" w:hAnsiTheme="minorHAnsi" w:cs="Times New Roman"/>
          <w:color w:val="132040" w:themeColor="accent1" w:themeShade="BF"/>
          <w:sz w:val="20"/>
          <w:szCs w:val="20"/>
          <w:lang w:eastAsia="en-US"/>
        </w:rPr>
      </w:pPr>
      <w:ins w:id="28" w:author="Puneet Kumar" w:date="2026-09-30T20:32:00Z">
        <w:r w:rsidRPr="004312D4">
          <w:rPr>
            <w:rFonts w:asciiTheme="minorHAnsi" w:eastAsia="Times New Roman" w:hAnsiTheme="minorHAnsi" w:cs="Times New Roman"/>
            <w:color w:val="132040" w:themeColor="accent1" w:themeShade="BF"/>
            <w:sz w:val="20"/>
            <w:szCs w:val="20"/>
            <w:lang w:eastAsia="en-US"/>
          </w:rPr>
          <w:t>This High-Level Design (HLD) outlines the architecture, network design, security, governance, resilience, and cost model for adopting Azure API Management (APIM) as the central enterprise API gateway, along with the API onboarding pattern. It covers platform integration, security controls, APIOps automation, observability, high availability, and the operating model. Detailed configurations of backend systems and device-level firewall rules are out of scope and addressed in detailed design.</w:t>
        </w:r>
      </w:ins>
    </w:p>
    <w:p w14:paraId="1376839F"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29" w:name="_Toc241523835"/>
      <w:r w:rsidRPr="007F1FDD">
        <w:rPr>
          <w:rFonts w:asciiTheme="minorHAnsi" w:hAnsiTheme="minorHAnsi"/>
          <w:b w:val="0"/>
          <w:bCs w:val="0"/>
          <w:color w:val="1E2761"/>
          <w:sz w:val="24"/>
          <w:szCs w:val="24"/>
          <w:lang w:eastAsia="en-US"/>
        </w:rPr>
        <w:t>Target Audience</w:t>
      </w:r>
      <w:bookmarkEnd w:id="29"/>
    </w:p>
    <w:p w14:paraId="44A420C9" w14:textId="7548B0CA" w:rsidR="009D2B70" w:rsidRPr="004D5371" w:rsidRDefault="009D2B70" w:rsidP="009D2B70">
      <w:pPr>
        <w:spacing w:after="140"/>
        <w:rPr>
          <w:sz w:val="20"/>
          <w:szCs w:val="20"/>
        </w:rPr>
      </w:pPr>
      <w:r w:rsidRPr="004D5371">
        <w:rPr>
          <w:sz w:val="20"/>
          <w:szCs w:val="20"/>
        </w:rPr>
        <w:t xml:space="preserve">This document is intended for the </w:t>
      </w:r>
      <w:r w:rsidR="00265D2E">
        <w:rPr>
          <w:sz w:val="20"/>
          <w:szCs w:val="20"/>
        </w:rPr>
        <w:t>Chaucer</w:t>
      </w:r>
      <w:r w:rsidRPr="004D5371">
        <w:rPr>
          <w:sz w:val="20"/>
          <w:szCs w:val="20"/>
        </w:rPr>
        <w:t xml:space="preserve"> Technical Design Authority, enterprise and solution architects, and the platform, networking, security and integration teams who will build and operate the platform. It assumes familiarity with Azure and with enterprise integration concepts.</w:t>
      </w:r>
    </w:p>
    <w:p w14:paraId="31E50ADD" w14:textId="6E2D24F2" w:rsidR="009D2B70" w:rsidRPr="007F1FDD" w:rsidDel="00E94A6B" w:rsidRDefault="009D2B70" w:rsidP="009D2B70">
      <w:pPr>
        <w:pStyle w:val="Heading2"/>
        <w:rPr>
          <w:del w:id="30" w:author="Puneet Kumar" w:date="2026-09-30T20:33:00Z" w16du:dateUtc="2026-09-30T19:33:00Z"/>
          <w:rFonts w:asciiTheme="minorHAnsi" w:hAnsiTheme="minorHAnsi"/>
          <w:b w:val="0"/>
          <w:bCs w:val="0"/>
          <w:color w:val="1E2761"/>
          <w:sz w:val="24"/>
          <w:szCs w:val="24"/>
          <w:lang w:eastAsia="en-US"/>
        </w:rPr>
      </w:pPr>
      <w:bookmarkStart w:id="31" w:name="_Toc241523836"/>
      <w:commentRangeStart w:id="32"/>
      <w:del w:id="33" w:author="Puneet Kumar" w:date="2026-09-30T20:33:00Z" w16du:dateUtc="2026-09-30T19:33:00Z">
        <w:r w:rsidRPr="007F1FDD" w:rsidDel="00E94A6B">
          <w:rPr>
            <w:rFonts w:asciiTheme="minorHAnsi" w:hAnsiTheme="minorHAnsi"/>
            <w:b w:val="0"/>
            <w:bCs w:val="0"/>
            <w:color w:val="1E2761"/>
            <w:sz w:val="24"/>
            <w:szCs w:val="24"/>
            <w:lang w:eastAsia="en-US"/>
          </w:rPr>
          <w:delText>Current State Summary</w:delText>
        </w:r>
        <w:bookmarkEnd w:id="31"/>
        <w:commentRangeEnd w:id="32"/>
        <w:r w:rsidR="003C791C" w:rsidRPr="007F1FDD" w:rsidDel="00E94A6B">
          <w:rPr>
            <w:rStyle w:val="CommentReference"/>
            <w:rFonts w:asciiTheme="minorHAnsi" w:hAnsiTheme="minorHAnsi"/>
            <w:b w:val="0"/>
            <w:bCs w:val="0"/>
            <w:color w:val="1E2761"/>
            <w:sz w:val="24"/>
            <w:szCs w:val="24"/>
            <w:lang w:eastAsia="en-US"/>
          </w:rPr>
          <w:commentReference w:id="32"/>
        </w:r>
      </w:del>
    </w:p>
    <w:p w14:paraId="47E77F14" w14:textId="0CA755B0" w:rsidR="001E2641" w:rsidRPr="001E2641" w:rsidDel="00E94A6B" w:rsidRDefault="001E2641" w:rsidP="001E2641">
      <w:pPr>
        <w:spacing w:line="300" w:lineRule="atLeast"/>
        <w:rPr>
          <w:del w:id="34" w:author="Puneet Kumar" w:date="2026-09-30T20:33:00Z" w16du:dateUtc="2026-09-30T19:33:00Z"/>
          <w:sz w:val="20"/>
          <w:szCs w:val="20"/>
        </w:rPr>
      </w:pPr>
      <w:del w:id="35" w:author="Puneet Kumar" w:date="2026-09-30T20:33:00Z" w16du:dateUtc="2026-09-30T19:33:00Z">
        <w:r w:rsidRPr="001E2641" w:rsidDel="00E94A6B">
          <w:rPr>
            <w:sz w:val="20"/>
            <w:szCs w:val="20"/>
          </w:rPr>
          <w:delText>Chaucer's integration landscape is largely composed of individual solutions implemented to meet specific business needs, including file-based transfers, direct database connectivity, and point-to-point integrations. Although effective in the short term, this approach results in increasing technical complexity, duplicated integration patterns, and limited standardisation. As the estate expands, these challenges can impact agility, maintainability, and the ability to govern integrations consistently across the organisation.</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9D2B70" w:rsidRPr="004D5371" w:rsidDel="00E94A6B" w14:paraId="5F7DC581" w14:textId="5CE04F5E">
        <w:trPr>
          <w:tblHeader/>
          <w:del w:id="36" w:author="Puneet Kumar" w:date="2026-09-30T20:33:00Z" w16du:dateUtc="2026-09-30T19:33:00Z"/>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4FF4DD" w14:textId="2BD2BAB2" w:rsidR="009D2B70" w:rsidRPr="004D5371" w:rsidDel="00E94A6B" w:rsidRDefault="009D2B70">
            <w:pPr>
              <w:rPr>
                <w:del w:id="37" w:author="Puneet Kumar" w:date="2026-09-30T20:33:00Z" w16du:dateUtc="2026-09-30T19:33:00Z"/>
                <w:sz w:val="20"/>
                <w:szCs w:val="20"/>
              </w:rPr>
            </w:pPr>
            <w:del w:id="38" w:author="Puneet Kumar" w:date="2026-09-30T20:33:00Z" w16du:dateUtc="2026-09-30T19:33:00Z">
              <w:r w:rsidRPr="004D5371" w:rsidDel="00E94A6B">
                <w:rPr>
                  <w:b/>
                  <w:bCs/>
                  <w:color w:val="000000" w:themeColor="text1"/>
                  <w:sz w:val="20"/>
                  <w:szCs w:val="20"/>
                </w:rPr>
                <w:delText>Challenge today</w:delText>
              </w:r>
            </w:del>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7166B2" w14:textId="15403FE7" w:rsidR="009D2B70" w:rsidRPr="004D5371" w:rsidDel="00E94A6B" w:rsidRDefault="009D2B70">
            <w:pPr>
              <w:rPr>
                <w:del w:id="39" w:author="Puneet Kumar" w:date="2026-09-30T20:33:00Z" w16du:dateUtc="2026-09-30T19:33:00Z"/>
                <w:sz w:val="20"/>
                <w:szCs w:val="20"/>
              </w:rPr>
            </w:pPr>
            <w:del w:id="40" w:author="Puneet Kumar" w:date="2026-09-30T20:33:00Z" w16du:dateUtc="2026-09-30T19:33:00Z">
              <w:r w:rsidRPr="004475BE" w:rsidDel="00E94A6B">
                <w:rPr>
                  <w:b/>
                  <w:bCs/>
                  <w:color w:val="000000" w:themeColor="text1"/>
                  <w:sz w:val="20"/>
                  <w:szCs w:val="20"/>
                </w:rPr>
                <w:delText>Business &amp; Technical Impact</w:delText>
              </w:r>
            </w:del>
          </w:p>
        </w:tc>
      </w:tr>
      <w:tr w:rsidR="009D2B70" w:rsidRPr="004D5371" w:rsidDel="00E94A6B" w14:paraId="1D34389F" w14:textId="10DAB8D5">
        <w:trPr>
          <w:del w:id="41" w:author="Puneet Kumar" w:date="2026-09-30T20:33:00Z" w16du:dateUtc="2026-09-30T19:33:00Z"/>
        </w:trPr>
        <w:tc>
          <w:tcPr>
            <w:tcW w:w="2600" w:type="dxa"/>
            <w:tcMar>
              <w:top w:w="70" w:type="dxa"/>
              <w:left w:w="100" w:type="dxa"/>
              <w:bottom w:w="70" w:type="dxa"/>
              <w:right w:w="100" w:type="dxa"/>
            </w:tcMar>
            <w:vAlign w:val="center"/>
          </w:tcPr>
          <w:p w14:paraId="770ED607" w14:textId="6BEC29D0" w:rsidR="009D2B70" w:rsidRPr="004D5371" w:rsidDel="00E94A6B" w:rsidRDefault="009D2B70">
            <w:pPr>
              <w:rPr>
                <w:del w:id="42" w:author="Puneet Kumar" w:date="2026-09-30T20:33:00Z" w16du:dateUtc="2026-09-30T19:33:00Z"/>
                <w:sz w:val="20"/>
                <w:szCs w:val="20"/>
              </w:rPr>
            </w:pPr>
            <w:del w:id="43" w:author="Puneet Kumar" w:date="2026-09-30T20:33:00Z" w16du:dateUtc="2026-09-30T19:33:00Z">
              <w:r w:rsidRPr="004475BE" w:rsidDel="00E94A6B">
                <w:rPr>
                  <w:sz w:val="20"/>
                  <w:szCs w:val="20"/>
                </w:rPr>
                <w:delText>Lack of a Shared Gateway Platform</w:delText>
              </w:r>
            </w:del>
          </w:p>
        </w:tc>
        <w:tc>
          <w:tcPr>
            <w:tcW w:w="6700" w:type="dxa"/>
            <w:tcMar>
              <w:top w:w="70" w:type="dxa"/>
              <w:left w:w="100" w:type="dxa"/>
              <w:bottom w:w="70" w:type="dxa"/>
              <w:right w:w="100" w:type="dxa"/>
            </w:tcMar>
            <w:vAlign w:val="center"/>
          </w:tcPr>
          <w:p w14:paraId="0F35C787" w14:textId="31C294FF" w:rsidR="009D2B70" w:rsidRPr="004D5371" w:rsidDel="00E94A6B" w:rsidRDefault="009D2B70">
            <w:pPr>
              <w:rPr>
                <w:del w:id="44" w:author="Puneet Kumar" w:date="2026-09-30T20:33:00Z" w16du:dateUtc="2026-09-30T19:33:00Z"/>
                <w:sz w:val="20"/>
                <w:szCs w:val="20"/>
              </w:rPr>
            </w:pPr>
            <w:del w:id="45" w:author="Puneet Kumar" w:date="2026-09-30T20:33:00Z" w16du:dateUtc="2026-09-30T19:33:00Z">
              <w:r w:rsidRPr="004475BE" w:rsidDel="00E94A6B">
                <w:rPr>
                  <w:sz w:val="20"/>
                  <w:szCs w:val="20"/>
                </w:rPr>
                <w:delText>Every new integration must re-implement security, authentication, rate limiting, and operational logging from scratch, resulting in duplicated effort and inconsistent security postures.</w:delText>
              </w:r>
            </w:del>
          </w:p>
        </w:tc>
      </w:tr>
      <w:tr w:rsidR="009D2B70" w:rsidRPr="004D5371" w:rsidDel="00E94A6B" w14:paraId="322D80D7" w14:textId="58DD00CA">
        <w:trPr>
          <w:del w:id="46" w:author="Puneet Kumar" w:date="2026-09-30T20:33:00Z" w16du:dateUtc="2026-09-30T19:33:00Z"/>
        </w:trPr>
        <w:tc>
          <w:tcPr>
            <w:tcW w:w="2600" w:type="dxa"/>
            <w:tcMar>
              <w:top w:w="70" w:type="dxa"/>
              <w:left w:w="100" w:type="dxa"/>
              <w:bottom w:w="70" w:type="dxa"/>
              <w:right w:w="100" w:type="dxa"/>
            </w:tcMar>
            <w:vAlign w:val="center"/>
          </w:tcPr>
          <w:p w14:paraId="776CF689" w14:textId="160AD103" w:rsidR="009D2B70" w:rsidRPr="004D5371" w:rsidDel="00E94A6B" w:rsidRDefault="009D2B70">
            <w:pPr>
              <w:rPr>
                <w:del w:id="47" w:author="Puneet Kumar" w:date="2026-09-30T20:33:00Z" w16du:dateUtc="2026-09-30T19:33:00Z"/>
                <w:sz w:val="20"/>
                <w:szCs w:val="20"/>
              </w:rPr>
            </w:pPr>
            <w:del w:id="48" w:author="Puneet Kumar" w:date="2026-09-30T20:33:00Z" w16du:dateUtc="2026-09-30T19:33:00Z">
              <w:r w:rsidRPr="00BF1513" w:rsidDel="00E94A6B">
                <w:rPr>
                  <w:sz w:val="20"/>
                  <w:szCs w:val="20"/>
                </w:rPr>
                <w:delText>Absence of Centralized Visibility</w:delText>
              </w:r>
            </w:del>
          </w:p>
        </w:tc>
        <w:tc>
          <w:tcPr>
            <w:tcW w:w="6700" w:type="dxa"/>
            <w:tcMar>
              <w:top w:w="70" w:type="dxa"/>
              <w:left w:w="100" w:type="dxa"/>
              <w:bottom w:w="70" w:type="dxa"/>
              <w:right w:w="100" w:type="dxa"/>
            </w:tcMar>
            <w:vAlign w:val="center"/>
          </w:tcPr>
          <w:p w14:paraId="2A3AF09D" w14:textId="504DEF2A" w:rsidR="009D2B70" w:rsidRPr="004D5371" w:rsidDel="00E94A6B" w:rsidRDefault="009D2B70">
            <w:pPr>
              <w:rPr>
                <w:del w:id="49" w:author="Puneet Kumar" w:date="2026-09-30T20:33:00Z" w16du:dateUtc="2026-09-30T19:33:00Z"/>
                <w:sz w:val="20"/>
                <w:szCs w:val="20"/>
              </w:rPr>
            </w:pPr>
            <w:del w:id="50" w:author="Puneet Kumar" w:date="2026-09-30T20:33:00Z" w16du:dateUtc="2026-09-30T19:33:00Z">
              <w:r w:rsidRPr="00BF1513" w:rsidDel="00E94A6B">
                <w:rPr>
                  <w:sz w:val="20"/>
                  <w:szCs w:val="20"/>
                </w:rPr>
                <w:delText>There is no single pane of glass to audit data flows, monitor traffic, or map dependencies</w:delText>
              </w:r>
              <w:r w:rsidDel="00E94A6B">
                <w:rPr>
                  <w:sz w:val="20"/>
                  <w:szCs w:val="20"/>
                </w:rPr>
                <w:delText xml:space="preserve"> </w:delText>
              </w:r>
              <w:r w:rsidRPr="00BF1513" w:rsidDel="00E94A6B">
                <w:rPr>
                  <w:sz w:val="20"/>
                  <w:szCs w:val="20"/>
                </w:rPr>
                <w:delText>making it difficult to determine who is consuming specific APIs or sensitive datasets.</w:delText>
              </w:r>
            </w:del>
          </w:p>
        </w:tc>
      </w:tr>
      <w:tr w:rsidR="009D2B70" w:rsidRPr="004D5371" w:rsidDel="00E94A6B" w14:paraId="6E5DAC9B" w14:textId="520C9441">
        <w:trPr>
          <w:del w:id="51" w:author="Puneet Kumar" w:date="2026-09-30T20:33:00Z" w16du:dateUtc="2026-09-30T19:33:00Z"/>
        </w:trPr>
        <w:tc>
          <w:tcPr>
            <w:tcW w:w="2600" w:type="dxa"/>
            <w:tcMar>
              <w:top w:w="70" w:type="dxa"/>
              <w:left w:w="100" w:type="dxa"/>
              <w:bottom w:w="70" w:type="dxa"/>
              <w:right w:w="100" w:type="dxa"/>
            </w:tcMar>
            <w:vAlign w:val="center"/>
          </w:tcPr>
          <w:p w14:paraId="16B48EBA" w14:textId="5B80F39C" w:rsidR="009D2B70" w:rsidRPr="004D5371" w:rsidDel="00E94A6B" w:rsidRDefault="009D2B70">
            <w:pPr>
              <w:rPr>
                <w:del w:id="52" w:author="Puneet Kumar" w:date="2026-09-30T20:33:00Z" w16du:dateUtc="2026-09-30T19:33:00Z"/>
                <w:sz w:val="20"/>
                <w:szCs w:val="20"/>
              </w:rPr>
            </w:pPr>
            <w:del w:id="53" w:author="Puneet Kumar" w:date="2026-09-30T20:33:00Z" w16du:dateUtc="2026-09-30T19:33:00Z">
              <w:r w:rsidRPr="004D5371" w:rsidDel="00E94A6B">
                <w:rPr>
                  <w:sz w:val="20"/>
                  <w:szCs w:val="20"/>
                </w:rPr>
                <w:delText xml:space="preserve">No self-service </w:delText>
              </w:r>
              <w:r w:rsidR="00044768" w:rsidDel="00E94A6B">
                <w:rPr>
                  <w:sz w:val="20"/>
                  <w:szCs w:val="20"/>
                </w:rPr>
                <w:delText>discovery</w:delText>
              </w:r>
            </w:del>
          </w:p>
        </w:tc>
        <w:tc>
          <w:tcPr>
            <w:tcW w:w="6700" w:type="dxa"/>
            <w:tcMar>
              <w:top w:w="70" w:type="dxa"/>
              <w:left w:w="100" w:type="dxa"/>
              <w:bottom w:w="70" w:type="dxa"/>
              <w:right w:w="100" w:type="dxa"/>
            </w:tcMar>
            <w:vAlign w:val="center"/>
          </w:tcPr>
          <w:p w14:paraId="27D42826" w14:textId="585C582D" w:rsidR="009D2B70" w:rsidDel="00E94A6B" w:rsidRDefault="009D2B70">
            <w:pPr>
              <w:rPr>
                <w:del w:id="54" w:author="Puneet Kumar" w:date="2026-09-30T20:33:00Z" w16du:dateUtc="2026-09-30T19:33:00Z"/>
                <w:sz w:val="20"/>
                <w:szCs w:val="20"/>
              </w:rPr>
            </w:pPr>
            <w:del w:id="55" w:author="Puneet Kumar" w:date="2026-09-30T20:33:00Z" w16du:dateUtc="2026-09-30T19:33:00Z">
              <w:r w:rsidDel="00E94A6B">
                <w:rPr>
                  <w:sz w:val="20"/>
                  <w:szCs w:val="20"/>
                </w:rPr>
                <w:delText xml:space="preserve">Both Internal and </w:delText>
              </w:r>
              <w:r w:rsidRPr="004D5371" w:rsidDel="00E94A6B">
                <w:rPr>
                  <w:sz w:val="20"/>
                  <w:szCs w:val="20"/>
                </w:rPr>
                <w:delText>External parties cannot discover or onboard to existing capabilities</w:delText>
              </w:r>
              <w:r w:rsidDel="00E94A6B">
                <w:rPr>
                  <w:sz w:val="20"/>
                  <w:szCs w:val="20"/>
                </w:rPr>
                <w:delText>,</w:delText>
              </w:r>
              <w:r w:rsidRPr="004D5371" w:rsidDel="00E94A6B">
                <w:rPr>
                  <w:sz w:val="20"/>
                  <w:szCs w:val="20"/>
                </w:rPr>
                <w:delText xml:space="preserve"> every new connection is bespoke effort</w:delText>
              </w:r>
              <w:r w:rsidDel="00E94A6B">
                <w:rPr>
                  <w:sz w:val="20"/>
                  <w:szCs w:val="20"/>
                </w:rPr>
                <w:delText>.</w:delText>
              </w:r>
            </w:del>
          </w:p>
          <w:p w14:paraId="11150496" w14:textId="1185B8BB" w:rsidR="009D2B70" w:rsidRPr="004D5371" w:rsidDel="00E94A6B" w:rsidRDefault="009D2B70">
            <w:pPr>
              <w:rPr>
                <w:del w:id="56" w:author="Puneet Kumar" w:date="2026-09-30T20:33:00Z" w16du:dateUtc="2026-09-30T19:33:00Z"/>
                <w:sz w:val="20"/>
                <w:szCs w:val="20"/>
              </w:rPr>
            </w:pPr>
            <w:del w:id="57" w:author="Puneet Kumar" w:date="2026-09-30T20:33:00Z" w16du:dateUtc="2026-09-30T19:33:00Z">
              <w:r w:rsidRPr="00BF1513" w:rsidDel="00E94A6B">
                <w:rPr>
                  <w:sz w:val="20"/>
                  <w:szCs w:val="20"/>
                </w:rPr>
                <w:delText>Without a developer portal or self-service discovery, every new connection requires a bespoke engineering effort.</w:delText>
              </w:r>
            </w:del>
          </w:p>
        </w:tc>
      </w:tr>
      <w:tr w:rsidR="009D2B70" w:rsidRPr="004D5371" w:rsidDel="00E94A6B" w14:paraId="1847A23D" w14:textId="4B595D66">
        <w:trPr>
          <w:del w:id="58" w:author="Puneet Kumar" w:date="2026-09-30T20:33:00Z" w16du:dateUtc="2026-09-30T19:33:00Z"/>
        </w:trPr>
        <w:tc>
          <w:tcPr>
            <w:tcW w:w="2600" w:type="dxa"/>
            <w:tcMar>
              <w:top w:w="70" w:type="dxa"/>
              <w:left w:w="100" w:type="dxa"/>
              <w:bottom w:w="70" w:type="dxa"/>
              <w:right w:w="100" w:type="dxa"/>
            </w:tcMar>
            <w:vAlign w:val="center"/>
          </w:tcPr>
          <w:p w14:paraId="1AB3A667" w14:textId="71D7F528" w:rsidR="009D2B70" w:rsidRPr="004D5371" w:rsidDel="00E94A6B" w:rsidRDefault="009D2B70">
            <w:pPr>
              <w:rPr>
                <w:del w:id="59" w:author="Puneet Kumar" w:date="2026-09-30T20:33:00Z" w16du:dateUtc="2026-09-30T19:33:00Z"/>
                <w:sz w:val="20"/>
                <w:szCs w:val="20"/>
              </w:rPr>
            </w:pPr>
            <w:del w:id="60" w:author="Puneet Kumar" w:date="2026-09-30T20:33:00Z" w16du:dateUtc="2026-09-30T19:33:00Z">
              <w:r w:rsidRPr="00BF1513" w:rsidDel="00E94A6B">
                <w:rPr>
                  <w:sz w:val="20"/>
                  <w:szCs w:val="20"/>
                </w:rPr>
                <w:lastRenderedPageBreak/>
                <w:delText>Point-to-Point Coupling</w:delText>
              </w:r>
            </w:del>
          </w:p>
        </w:tc>
        <w:tc>
          <w:tcPr>
            <w:tcW w:w="6700" w:type="dxa"/>
            <w:tcMar>
              <w:top w:w="70" w:type="dxa"/>
              <w:left w:w="100" w:type="dxa"/>
              <w:bottom w:w="70" w:type="dxa"/>
              <w:right w:w="100" w:type="dxa"/>
            </w:tcMar>
            <w:vAlign w:val="center"/>
          </w:tcPr>
          <w:p w14:paraId="79038D10" w14:textId="60983C97" w:rsidR="009D2B70" w:rsidRPr="004D5371" w:rsidDel="00E94A6B" w:rsidRDefault="009D2B70">
            <w:pPr>
              <w:rPr>
                <w:del w:id="61" w:author="Puneet Kumar" w:date="2026-09-30T20:33:00Z" w16du:dateUtc="2026-09-30T19:33:00Z"/>
                <w:sz w:val="20"/>
                <w:szCs w:val="20"/>
              </w:rPr>
            </w:pPr>
            <w:del w:id="62" w:author="Puneet Kumar" w:date="2026-09-30T20:33:00Z" w16du:dateUtc="2026-09-30T19:33:00Z">
              <w:r w:rsidRPr="00BF1513" w:rsidDel="00E94A6B">
                <w:rPr>
                  <w:sz w:val="20"/>
                  <w:szCs w:val="20"/>
                </w:rPr>
                <w:delText>Direct database and system-level connections create tight coupling, making backend upgrades risky and costly to execute without breaking dependent consumer applications.</w:delText>
              </w:r>
            </w:del>
          </w:p>
        </w:tc>
      </w:tr>
    </w:tbl>
    <w:p w14:paraId="12408357" w14:textId="2A2F0445" w:rsidR="009D2B70" w:rsidRPr="007F1FDD" w:rsidDel="00E94A6B" w:rsidRDefault="009D2B70" w:rsidP="009D2B70">
      <w:pPr>
        <w:pStyle w:val="Heading2"/>
        <w:rPr>
          <w:del w:id="63" w:author="Puneet Kumar" w:date="2026-09-30T20:33:00Z" w16du:dateUtc="2026-09-30T19:33:00Z"/>
          <w:rFonts w:asciiTheme="minorHAnsi" w:hAnsiTheme="minorHAnsi"/>
          <w:b w:val="0"/>
          <w:bCs w:val="0"/>
          <w:color w:val="1E2761"/>
          <w:sz w:val="24"/>
          <w:szCs w:val="24"/>
          <w:lang w:eastAsia="en-US"/>
        </w:rPr>
      </w:pPr>
      <w:bookmarkStart w:id="64" w:name="_Toc241523837"/>
      <w:commentRangeStart w:id="65"/>
      <w:del w:id="66" w:author="Puneet Kumar" w:date="2026-09-30T20:33:00Z" w16du:dateUtc="2026-09-30T19:33:00Z">
        <w:r w:rsidRPr="007F1FDD" w:rsidDel="00E94A6B">
          <w:rPr>
            <w:rFonts w:asciiTheme="minorHAnsi" w:hAnsiTheme="minorHAnsi"/>
            <w:b w:val="0"/>
            <w:bCs w:val="0"/>
            <w:color w:val="1E2761"/>
            <w:sz w:val="24"/>
            <w:szCs w:val="24"/>
            <w:lang w:eastAsia="en-US"/>
          </w:rPr>
          <w:delText>Existing API and Integration Landscape</w:delText>
        </w:r>
        <w:bookmarkEnd w:id="64"/>
        <w:commentRangeEnd w:id="65"/>
        <w:r w:rsidR="00B55371" w:rsidRPr="007F1FDD" w:rsidDel="00E94A6B">
          <w:rPr>
            <w:rStyle w:val="CommentReference"/>
            <w:rFonts w:asciiTheme="minorHAnsi" w:hAnsiTheme="minorHAnsi"/>
            <w:b w:val="0"/>
            <w:bCs w:val="0"/>
            <w:color w:val="1E2761"/>
            <w:sz w:val="24"/>
            <w:szCs w:val="24"/>
            <w:lang w:eastAsia="en-US"/>
          </w:rPr>
          <w:commentReference w:id="65"/>
        </w:r>
      </w:del>
    </w:p>
    <w:p w14:paraId="3931782F" w14:textId="351FEAFF" w:rsidR="00BF414B" w:rsidRPr="00BF414B" w:rsidDel="00E94A6B" w:rsidRDefault="00BF414B" w:rsidP="00BF414B">
      <w:pPr>
        <w:spacing w:line="300" w:lineRule="atLeast"/>
        <w:rPr>
          <w:del w:id="67" w:author="Puneet Kumar" w:date="2026-09-30T20:33:00Z" w16du:dateUtc="2026-09-30T19:33:00Z"/>
          <w:sz w:val="20"/>
          <w:szCs w:val="20"/>
        </w:rPr>
      </w:pPr>
      <w:del w:id="68" w:author="Puneet Kumar" w:date="2026-09-30T20:33:00Z" w16du:dateUtc="2026-09-30T19:33:00Z">
        <w:r w:rsidRPr="00BF414B" w:rsidDel="00E94A6B">
          <w:rPr>
            <w:sz w:val="20"/>
            <w:szCs w:val="20"/>
          </w:rPr>
          <w:delText>The current Chaucer integration estate has evolved through the delivery of individual business initiatives, resulting in a mixture of point-to-point interfaces, batch file transfers, and direct database connectivity. Although effective for individual use cases, these integrations operate without a common API management capability, unified security controls, or central visibility. The proposed APIM platform provides this governance and standardisation layer while allowing existing integrations to be retained and modernised over time.</w:delText>
        </w:r>
      </w:del>
    </w:p>
    <w:p w14:paraId="5476095C" w14:textId="2A728CDB" w:rsidR="009D2B70" w:rsidRPr="007F1FDD" w:rsidRDefault="009D2B70" w:rsidP="009D2B70">
      <w:pPr>
        <w:pStyle w:val="Heading2"/>
        <w:rPr>
          <w:rFonts w:asciiTheme="minorHAnsi" w:hAnsiTheme="minorHAnsi"/>
          <w:b w:val="0"/>
          <w:bCs w:val="0"/>
          <w:color w:val="1E2761"/>
          <w:sz w:val="24"/>
          <w:szCs w:val="24"/>
          <w:lang w:eastAsia="en-US"/>
        </w:rPr>
      </w:pPr>
      <w:bookmarkStart w:id="69" w:name="_Toc241523838"/>
      <w:del w:id="70" w:author="Puneet Kumar" w:date="2026-09-30T20:35:00Z" w16du:dateUtc="2026-09-30T19:35:00Z">
        <w:r w:rsidRPr="007F1FDD" w:rsidDel="00E94A6B">
          <w:rPr>
            <w:rFonts w:asciiTheme="minorHAnsi" w:hAnsiTheme="minorHAnsi"/>
            <w:b w:val="0"/>
            <w:bCs w:val="0"/>
            <w:color w:val="1E2761"/>
            <w:sz w:val="24"/>
            <w:szCs w:val="24"/>
            <w:lang w:eastAsia="en-US"/>
          </w:rPr>
          <w:delText>Current API Consumption and Exposure Model</w:delText>
        </w:r>
      </w:del>
      <w:bookmarkEnd w:id="69"/>
      <w:ins w:id="71" w:author="Puneet Kumar" w:date="2026-09-30T20:35:00Z" w16du:dateUtc="2026-09-30T19:35:00Z">
        <w:r w:rsidR="00E94A6B">
          <w:rPr>
            <w:rFonts w:asciiTheme="minorHAnsi" w:hAnsiTheme="minorHAnsi"/>
            <w:b w:val="0"/>
            <w:bCs w:val="0"/>
            <w:color w:val="1E2761"/>
            <w:sz w:val="24"/>
            <w:szCs w:val="24"/>
            <w:lang w:eastAsia="en-US"/>
          </w:rPr>
          <w:t xml:space="preserve">Business and architectural context </w:t>
        </w:r>
      </w:ins>
    </w:p>
    <w:p w14:paraId="13DFC936" w14:textId="77777777" w:rsidR="0024004E" w:rsidRPr="0024004E" w:rsidRDefault="0024004E" w:rsidP="0024004E">
      <w:pPr>
        <w:pStyle w:val="NormalWeb"/>
        <w:rPr>
          <w:ins w:id="72" w:author="Puneet Kumar" w:date="2026-09-30T20:36:00Z" w16du:dateUtc="2026-09-30T19:36:00Z"/>
          <w:rFonts w:ascii="Noe Text" w:eastAsia="Noe Text" w:hAnsi="Noe Text" w:cs="Noe Text"/>
          <w:color w:val="333333"/>
          <w:sz w:val="20"/>
          <w:szCs w:val="20"/>
          <w:lang w:val="en-GB" w:eastAsia="en-GB"/>
          <w:rPrChange w:id="73" w:author="Puneet Kumar" w:date="2026-09-30T20:36:00Z" w16du:dateUtc="2026-09-30T19:36:00Z">
            <w:rPr>
              <w:ins w:id="74" w:author="Puneet Kumar" w:date="2026-09-30T20:36:00Z" w16du:dateUtc="2026-09-30T19:36:00Z"/>
            </w:rPr>
          </w:rPrChange>
        </w:rPr>
      </w:pPr>
      <w:ins w:id="75" w:author="Puneet Kumar" w:date="2026-09-30T20:36:00Z" w16du:dateUtc="2026-09-30T19:36:00Z">
        <w:r w:rsidRPr="0024004E">
          <w:rPr>
            <w:rFonts w:ascii="Noe Text" w:eastAsia="Noe Text" w:hAnsi="Noe Text" w:cs="Noe Text"/>
            <w:color w:val="333333"/>
            <w:sz w:val="20"/>
            <w:szCs w:val="20"/>
            <w:lang w:val="en-GB" w:eastAsia="en-GB"/>
            <w:rPrChange w:id="76" w:author="Puneet Kumar" w:date="2026-09-30T20:36:00Z" w16du:dateUtc="2026-09-30T19:36:00Z">
              <w:rPr/>
            </w:rPrChange>
          </w:rPr>
          <w:t>Chaucer currently relies on point-to-point integrations, file transfers, and direct system connections without a central API management platform. These individually managed interfaces offer limited standardization, visibility, and centralized governance across internal applications and external partner connections.</w:t>
        </w:r>
      </w:ins>
    </w:p>
    <w:p w14:paraId="0B36E826" w14:textId="75FC6B77" w:rsidR="0024004E" w:rsidRPr="0024004E" w:rsidRDefault="0024004E" w:rsidP="0024004E">
      <w:pPr>
        <w:pStyle w:val="NormalWeb"/>
        <w:rPr>
          <w:ins w:id="77" w:author="Puneet Kumar" w:date="2026-09-30T20:36:00Z" w16du:dateUtc="2026-09-30T19:36:00Z"/>
          <w:rFonts w:ascii="Noe Text" w:eastAsia="Noe Text" w:hAnsi="Noe Text" w:cs="Noe Text"/>
          <w:color w:val="333333"/>
          <w:sz w:val="20"/>
          <w:szCs w:val="20"/>
          <w:lang w:val="en-GB" w:eastAsia="en-GB"/>
          <w:rPrChange w:id="78" w:author="Puneet Kumar" w:date="2026-09-30T20:36:00Z" w16du:dateUtc="2026-09-30T19:36:00Z">
            <w:rPr>
              <w:ins w:id="79" w:author="Puneet Kumar" w:date="2026-09-30T20:36:00Z" w16du:dateUtc="2026-09-30T19:36:00Z"/>
            </w:rPr>
          </w:rPrChange>
        </w:rPr>
      </w:pPr>
      <w:ins w:id="80" w:author="Puneet Kumar" w:date="2026-09-30T20:36:00Z" w16du:dateUtc="2026-09-30T19:36:00Z">
        <w:r w:rsidRPr="0024004E">
          <w:rPr>
            <w:rFonts w:ascii="Noe Text" w:eastAsia="Noe Text" w:hAnsi="Noe Text" w:cs="Noe Text"/>
            <w:color w:val="333333"/>
            <w:sz w:val="20"/>
            <w:szCs w:val="20"/>
            <w:lang w:val="en-GB" w:eastAsia="en-GB"/>
            <w:rPrChange w:id="81" w:author="Puneet Kumar" w:date="2026-09-30T20:36:00Z" w16du:dateUtc="2026-09-30T19:36:00Z">
              <w:rPr/>
            </w:rPrChange>
          </w:rPr>
          <w:t>Introducing Azure API Management (APIM) establishes a central, enterprise-wide API layer. Rather than replacing the existing integration estate, APIM enhances it by providing a standardized framework for API publishing, security, access management, and lifecycle governance</w:t>
        </w:r>
        <w:r w:rsidRPr="0024004E">
          <w:rPr>
            <w:rFonts w:ascii="Noe Text" w:eastAsia="Noe Text" w:hAnsi="Noe Text" w:cs="Noe Text"/>
            <w:color w:val="333333"/>
            <w:sz w:val="20"/>
            <w:szCs w:val="20"/>
            <w:lang w:val="en-GB" w:eastAsia="en-GB"/>
            <w:rPrChange w:id="82" w:author="Puneet Kumar" w:date="2026-09-30T20:36:00Z" w16du:dateUtc="2026-09-30T19:36:00Z">
              <w:rPr/>
            </w:rPrChange>
          </w:rPr>
          <w:t xml:space="preserve"> </w:t>
        </w:r>
        <w:r w:rsidRPr="0024004E">
          <w:rPr>
            <w:rFonts w:ascii="Noe Text" w:eastAsia="Noe Text" w:hAnsi="Noe Text" w:cs="Noe Text"/>
            <w:color w:val="333333"/>
            <w:sz w:val="20"/>
            <w:szCs w:val="20"/>
            <w:lang w:val="en-GB" w:eastAsia="en-GB"/>
            <w:rPrChange w:id="83" w:author="Puneet Kumar" w:date="2026-09-30T20:36:00Z" w16du:dateUtc="2026-09-30T19:36:00Z">
              <w:rPr/>
            </w:rPrChange>
          </w:rPr>
          <w:t>enabling scalable growth, security compliance, and asset reuse across the business.</w:t>
        </w:r>
      </w:ins>
    </w:p>
    <w:p w14:paraId="55EE70BC" w14:textId="77777777" w:rsidR="0024004E" w:rsidRPr="0024004E" w:rsidRDefault="0024004E" w:rsidP="009A76A0">
      <w:pPr>
        <w:pStyle w:val="NormalWeb"/>
        <w:spacing w:before="0" w:beforeAutospacing="0" w:after="0" w:afterAutospacing="0" w:line="300" w:lineRule="atLeast"/>
        <w:rPr>
          <w:ins w:id="84" w:author="Puneet Kumar" w:date="2026-09-30T20:36:00Z" w16du:dateUtc="2026-09-30T19:36:00Z"/>
          <w:rFonts w:ascii="Noe Text" w:eastAsia="Noe Text" w:hAnsi="Noe Text" w:cs="Noe Text"/>
          <w:color w:val="333333"/>
          <w:sz w:val="20"/>
          <w:szCs w:val="20"/>
          <w:lang w:eastAsia="en-GB"/>
          <w:rPrChange w:id="85" w:author="Puneet Kumar" w:date="2026-09-30T20:36:00Z" w16du:dateUtc="2026-09-30T19:36:00Z">
            <w:rPr>
              <w:ins w:id="86" w:author="Puneet Kumar" w:date="2026-09-30T20:36:00Z" w16du:dateUtc="2026-09-30T19:36:00Z"/>
              <w:rFonts w:ascii="Noe Text" w:eastAsia="Noe Text" w:hAnsi="Noe Text" w:cs="Noe Text"/>
              <w:color w:val="333333"/>
              <w:sz w:val="20"/>
              <w:szCs w:val="20"/>
              <w:lang w:val="en-GB" w:eastAsia="en-GB"/>
            </w:rPr>
          </w:rPrChange>
        </w:rPr>
      </w:pPr>
    </w:p>
    <w:p w14:paraId="29CA03AD" w14:textId="6ABBE851" w:rsidR="009A76A0" w:rsidDel="0024004E" w:rsidRDefault="009A76A0" w:rsidP="009A76A0">
      <w:pPr>
        <w:pStyle w:val="NormalWeb"/>
        <w:spacing w:before="0" w:beforeAutospacing="0" w:after="0" w:afterAutospacing="0" w:line="300" w:lineRule="atLeast"/>
        <w:rPr>
          <w:del w:id="87" w:author="Puneet Kumar" w:date="2026-09-30T20:37:00Z" w16du:dateUtc="2026-09-30T19:37:00Z"/>
          <w:rFonts w:ascii="Noe Text" w:eastAsia="Noe Text" w:hAnsi="Noe Text" w:cs="Noe Text"/>
          <w:color w:val="333333"/>
          <w:sz w:val="20"/>
          <w:szCs w:val="20"/>
          <w:lang w:val="en-GB" w:eastAsia="en-GB"/>
        </w:rPr>
      </w:pPr>
      <w:del w:id="88" w:author="Puneet Kumar" w:date="2026-09-30T20:37:00Z" w16du:dateUtc="2026-09-30T19:37:00Z">
        <w:r w:rsidRPr="009A76A0" w:rsidDel="0024004E">
          <w:rPr>
            <w:rFonts w:ascii="Noe Text" w:eastAsia="Noe Text" w:hAnsi="Noe Text" w:cs="Noe Text"/>
            <w:color w:val="333333"/>
            <w:sz w:val="20"/>
            <w:szCs w:val="20"/>
            <w:lang w:val="en-GB" w:eastAsia="en-GB"/>
          </w:rPr>
          <w:delText>Chaucer does not currently operate an API management platform. Integrations have evolved through point-to-point interfaces, file-based exchanges, and direct system connections. APIM will introduce a central API layer that enhances the existing integration estate rather than replacing it.</w:delText>
        </w:r>
      </w:del>
    </w:p>
    <w:p w14:paraId="67835C7E" w14:textId="45CC58AC" w:rsidR="009A76A0" w:rsidDel="0024004E" w:rsidRDefault="009A76A0" w:rsidP="009A76A0">
      <w:pPr>
        <w:pStyle w:val="NormalWeb"/>
        <w:spacing w:before="0" w:beforeAutospacing="0" w:after="0" w:afterAutospacing="0" w:line="300" w:lineRule="atLeast"/>
        <w:rPr>
          <w:del w:id="89" w:author="Puneet Kumar" w:date="2026-09-30T20:37:00Z" w16du:dateUtc="2026-09-30T19:37:00Z"/>
          <w:rFonts w:ascii="Noe Text" w:eastAsia="Noe Text" w:hAnsi="Noe Text" w:cs="Noe Text"/>
          <w:color w:val="333333"/>
          <w:sz w:val="20"/>
          <w:szCs w:val="20"/>
          <w:lang w:val="en-GB" w:eastAsia="en-GB"/>
        </w:rPr>
      </w:pPr>
    </w:p>
    <w:p w14:paraId="5B58236E" w14:textId="3042A75A" w:rsidR="009A76A0" w:rsidRPr="009A76A0" w:rsidDel="0024004E" w:rsidRDefault="009A76A0" w:rsidP="009A76A0">
      <w:pPr>
        <w:pStyle w:val="NormalWeb"/>
        <w:spacing w:before="0" w:beforeAutospacing="0" w:after="0" w:afterAutospacing="0" w:line="300" w:lineRule="atLeast"/>
        <w:rPr>
          <w:del w:id="90" w:author="Puneet Kumar" w:date="2026-09-30T20:37:00Z" w16du:dateUtc="2026-09-30T19:37:00Z"/>
          <w:rFonts w:ascii="Noe Text" w:eastAsia="Noe Text" w:hAnsi="Noe Text" w:cs="Noe Text"/>
          <w:color w:val="333333"/>
          <w:sz w:val="20"/>
          <w:szCs w:val="20"/>
          <w:lang w:val="en-GB" w:eastAsia="en-GB"/>
        </w:rPr>
      </w:pPr>
      <w:del w:id="91" w:author="Puneet Kumar" w:date="2026-09-30T20:37:00Z" w16du:dateUtc="2026-09-30T19:37:00Z">
        <w:r w:rsidRPr="009A76A0" w:rsidDel="0024004E">
          <w:rPr>
            <w:rFonts w:ascii="Noe Text" w:eastAsia="Noe Text" w:hAnsi="Noe Text" w:cs="Noe Text"/>
            <w:color w:val="333333"/>
            <w:sz w:val="20"/>
            <w:szCs w:val="20"/>
            <w:lang w:val="en-GB" w:eastAsia="en-GB"/>
          </w:rPr>
          <w:delText xml:space="preserve">Today, internal applications and </w:delText>
        </w:r>
      </w:del>
      <w:ins w:id="92" w:author="Joycell Sundararaj - Chaucer" w:date="2026-09-29T21:24:00Z" w16du:dateUtc="2026-09-29T20:24:00Z">
        <w:del w:id="93" w:author="Puneet Kumar" w:date="2026-09-30T20:37:00Z" w16du:dateUtc="2026-09-30T19:37:00Z">
          <w:r w:rsidR="006234D0" w:rsidDel="0024004E">
            <w:rPr>
              <w:rFonts w:ascii="Noe Text" w:eastAsia="Noe Text" w:hAnsi="Noe Text" w:cs="Noe Text"/>
              <w:color w:val="333333"/>
              <w:sz w:val="20"/>
              <w:szCs w:val="20"/>
              <w:lang w:val="en-GB" w:eastAsia="en-GB"/>
            </w:rPr>
            <w:delText>connecti</w:delText>
          </w:r>
        </w:del>
      </w:ins>
      <w:ins w:id="94" w:author="Joycell Sundararaj - Chaucer" w:date="2026-09-29T21:25:00Z" w16du:dateUtc="2026-09-29T20:25:00Z">
        <w:del w:id="95" w:author="Puneet Kumar" w:date="2026-09-30T20:37:00Z" w16du:dateUtc="2026-09-30T19:37:00Z">
          <w:r w:rsidR="006A7CEB" w:rsidDel="0024004E">
            <w:rPr>
              <w:rFonts w:ascii="Noe Text" w:eastAsia="Noe Text" w:hAnsi="Noe Text" w:cs="Noe Text"/>
              <w:color w:val="333333"/>
              <w:sz w:val="20"/>
              <w:szCs w:val="20"/>
              <w:lang w:val="en-GB" w:eastAsia="en-GB"/>
            </w:rPr>
            <w:delText>vity</w:delText>
          </w:r>
        </w:del>
      </w:ins>
      <w:ins w:id="96" w:author="Joycell Sundararaj - Chaucer" w:date="2026-09-29T21:24:00Z" w16du:dateUtc="2026-09-29T20:24:00Z">
        <w:del w:id="97" w:author="Puneet Kumar" w:date="2026-09-30T20:37:00Z" w16du:dateUtc="2026-09-30T19:37:00Z">
          <w:r w:rsidR="006234D0" w:rsidDel="0024004E">
            <w:rPr>
              <w:rFonts w:ascii="Noe Text" w:eastAsia="Noe Text" w:hAnsi="Noe Text" w:cs="Noe Text"/>
              <w:color w:val="333333"/>
              <w:sz w:val="20"/>
              <w:szCs w:val="20"/>
              <w:lang w:val="en-GB" w:eastAsia="en-GB"/>
            </w:rPr>
            <w:delText xml:space="preserve"> to </w:delText>
          </w:r>
        </w:del>
      </w:ins>
      <w:del w:id="98" w:author="Puneet Kumar" w:date="2026-09-30T20:37:00Z" w16du:dateUtc="2026-09-30T19:37:00Z">
        <w:r w:rsidRPr="009A76A0" w:rsidDel="0024004E">
          <w:rPr>
            <w:rFonts w:ascii="Noe Text" w:eastAsia="Noe Text" w:hAnsi="Noe Text" w:cs="Noe Text"/>
            <w:color w:val="333333"/>
            <w:sz w:val="20"/>
            <w:szCs w:val="20"/>
            <w:lang w:val="en-GB" w:eastAsia="en-GB"/>
          </w:rPr>
          <w:delText xml:space="preserve">external partners connect </w:delText>
        </w:r>
      </w:del>
      <w:ins w:id="99" w:author="Joycell Sundararaj - Chaucer" w:date="2026-09-29T21:24:00Z" w16du:dateUtc="2026-09-29T20:24:00Z">
        <w:del w:id="100" w:author="Puneet Kumar" w:date="2026-09-30T20:37:00Z" w16du:dateUtc="2026-09-30T19:37:00Z">
          <w:r w:rsidR="006A7CEB" w:rsidDel="0024004E">
            <w:rPr>
              <w:rFonts w:ascii="Noe Text" w:eastAsia="Noe Text" w:hAnsi="Noe Text" w:cs="Noe Text"/>
              <w:color w:val="333333"/>
              <w:sz w:val="20"/>
              <w:szCs w:val="20"/>
              <w:lang w:val="en-GB" w:eastAsia="en-GB"/>
            </w:rPr>
            <w:delText xml:space="preserve">are </w:delText>
          </w:r>
        </w:del>
      </w:ins>
      <w:ins w:id="101" w:author="Joycell Sundararaj - Chaucer" w:date="2026-09-29T21:25:00Z" w16du:dateUtc="2026-09-29T20:25:00Z">
        <w:del w:id="102" w:author="Puneet Kumar" w:date="2026-09-30T20:37:00Z" w16du:dateUtc="2026-09-30T19:37:00Z">
          <w:r w:rsidR="00824205" w:rsidDel="0024004E">
            <w:rPr>
              <w:rFonts w:ascii="Noe Text" w:eastAsia="Noe Text" w:hAnsi="Noe Text" w:cs="Noe Text"/>
              <w:color w:val="333333"/>
              <w:sz w:val="20"/>
              <w:szCs w:val="20"/>
              <w:lang w:val="en-GB" w:eastAsia="en-GB"/>
            </w:rPr>
            <w:delText>achieved</w:delText>
          </w:r>
        </w:del>
      </w:ins>
      <w:ins w:id="103" w:author="Joycell Sundararaj - Chaucer" w:date="2026-09-29T21:24:00Z" w16du:dateUtc="2026-09-29T20:24:00Z">
        <w:del w:id="104" w:author="Puneet Kumar" w:date="2026-09-30T20:37:00Z" w16du:dateUtc="2026-09-30T19:37:00Z">
          <w:r w:rsidR="006A7CEB" w:rsidRPr="009A76A0" w:rsidDel="0024004E">
            <w:rPr>
              <w:rFonts w:ascii="Noe Text" w:eastAsia="Noe Text" w:hAnsi="Noe Text" w:cs="Noe Text"/>
              <w:color w:val="333333"/>
              <w:sz w:val="20"/>
              <w:szCs w:val="20"/>
              <w:lang w:val="en-GB" w:eastAsia="en-GB"/>
            </w:rPr>
            <w:delText xml:space="preserve"> </w:delText>
          </w:r>
        </w:del>
      </w:ins>
      <w:del w:id="105" w:author="Puneet Kumar" w:date="2026-09-30T20:37:00Z" w16du:dateUtc="2026-09-30T19:37:00Z">
        <w:r w:rsidRPr="009A76A0" w:rsidDel="0024004E">
          <w:rPr>
            <w:rFonts w:ascii="Noe Text" w:eastAsia="Noe Text" w:hAnsi="Noe Text" w:cs="Noe Text"/>
            <w:color w:val="333333"/>
            <w:sz w:val="20"/>
            <w:szCs w:val="20"/>
            <w:lang w:val="en-GB" w:eastAsia="en-GB"/>
          </w:rPr>
          <w:delText>through individually managed integrations with limited standardisation and visibility. APIM will provide a common framework for API publishing, security, access management, and governance, supporting future growth and reuse.</w:delText>
        </w:r>
      </w:del>
    </w:p>
    <w:p w14:paraId="171103F1" w14:textId="458527E2" w:rsidR="009D2B70" w:rsidRPr="00CF0A41" w:rsidDel="0024004E" w:rsidRDefault="003A7E16" w:rsidP="00836E4F">
      <w:pPr>
        <w:pStyle w:val="NormalWeb"/>
        <w:rPr>
          <w:del w:id="106" w:author="Puneet Kumar" w:date="2026-09-30T20:37:00Z" w16du:dateUtc="2026-09-30T19:37:00Z"/>
          <w:rFonts w:ascii="Noe Text" w:eastAsia="Noe Text" w:hAnsi="Noe Text" w:cs="Noe Text"/>
          <w:color w:val="333333"/>
          <w:sz w:val="20"/>
          <w:szCs w:val="20"/>
          <w:lang w:val="en-GB" w:eastAsia="en-GB"/>
        </w:rPr>
      </w:pPr>
      <w:del w:id="107" w:author="Puneet Kumar" w:date="2026-09-30T20:37:00Z" w16du:dateUtc="2026-09-30T19:37:00Z">
        <w:r w:rsidRPr="003A7E16" w:rsidDel="0024004E">
          <w:rPr>
            <w:sz w:val="20"/>
            <w:szCs w:val="20"/>
          </w:rPr>
          <w:delText>The target API access model that addresses these gaps is described below</w:delText>
        </w:r>
        <w:r w:rsidDel="0024004E">
          <w:rPr>
            <w:sz w:val="20"/>
            <w:szCs w:val="20"/>
          </w:rPr>
          <w:delText xml:space="preserve"> </w:delText>
        </w:r>
        <w:r w:rsidR="009D2B70" w:rsidDel="0024004E">
          <w:fldChar w:fldCharType="begin"/>
        </w:r>
        <w:r w:rsidR="009D2B70" w:rsidDel="0024004E">
          <w:delInstrText>HYPERLINK \l "_Toc241399559"</w:delInstrText>
        </w:r>
        <w:r w:rsidR="009D2B70" w:rsidDel="0024004E">
          <w:fldChar w:fldCharType="separate"/>
        </w:r>
        <w:r w:rsidR="009D2B70" w:rsidRPr="00836E4F" w:rsidDel="0024004E">
          <w:rPr>
            <w:rFonts w:asciiTheme="minorHAnsi" w:hAnsiTheme="minorHAnsi"/>
            <w:color w:val="0000FF"/>
            <w:sz w:val="20"/>
            <w:szCs w:val="20"/>
            <w:u w:val="single"/>
          </w:rPr>
          <w:delText>Section 9</w:delText>
        </w:r>
        <w:r w:rsidR="009D2B70" w:rsidDel="0024004E">
          <w:fldChar w:fldCharType="end"/>
        </w:r>
        <w:r w:rsidR="009D2B70" w:rsidRPr="00836E4F" w:rsidDel="0024004E">
          <w:rPr>
            <w:rFonts w:asciiTheme="minorHAnsi" w:eastAsia="Noe Text" w:hAnsiTheme="minorHAnsi" w:cs="Noe Text"/>
            <w:color w:val="333333"/>
            <w:sz w:val="20"/>
            <w:szCs w:val="20"/>
            <w:lang w:val="en-GB" w:eastAsia="en-GB"/>
          </w:rPr>
          <w:delText>.</w:delText>
        </w:r>
      </w:del>
    </w:p>
    <w:p w14:paraId="02D0F55E" w14:textId="77777777" w:rsidR="009D2B70" w:rsidRPr="00CF0A41" w:rsidRDefault="009D2B70" w:rsidP="009D2B70">
      <w:pPr>
        <w:spacing w:after="140"/>
        <w:rPr>
          <w:sz w:val="20"/>
          <w:szCs w:val="20"/>
          <w:lang w:val="en-IN"/>
        </w:rPr>
      </w:pPr>
    </w:p>
    <w:p w14:paraId="7B143D3F" w14:textId="2948D163" w:rsidR="002D25EA" w:rsidRPr="007F1FDD" w:rsidRDefault="002D25EA" w:rsidP="002D25EA">
      <w:pPr>
        <w:pStyle w:val="Heading1"/>
        <w:pageBreakBefore/>
        <w:spacing w:after="0"/>
        <w:ind w:left="426"/>
        <w:rPr>
          <w:rFonts w:asciiTheme="minorHAnsi" w:hAnsiTheme="minorHAnsi"/>
          <w:b w:val="0"/>
          <w:bCs w:val="0"/>
          <w:lang w:eastAsia="en-US"/>
        </w:rPr>
      </w:pPr>
      <w:bookmarkStart w:id="108" w:name="_Toc241523839"/>
      <w:r w:rsidRPr="007F1FDD">
        <w:rPr>
          <w:rFonts w:asciiTheme="minorHAnsi" w:hAnsiTheme="minorHAnsi"/>
          <w:b w:val="0"/>
          <w:bCs w:val="0"/>
          <w:lang w:eastAsia="en-US"/>
        </w:rPr>
        <w:lastRenderedPageBreak/>
        <w:t>Architectur</w:t>
      </w:r>
      <w:r w:rsidR="0083386B">
        <w:rPr>
          <w:rFonts w:asciiTheme="minorHAnsi" w:hAnsiTheme="minorHAnsi"/>
          <w:b w:val="0"/>
          <w:bCs w:val="0"/>
          <w:lang w:eastAsia="en-US"/>
        </w:rPr>
        <w:t>al</w:t>
      </w:r>
      <w:r w:rsidRPr="007F1FDD">
        <w:rPr>
          <w:rFonts w:asciiTheme="minorHAnsi" w:hAnsiTheme="minorHAnsi"/>
          <w:b w:val="0"/>
          <w:bCs w:val="0"/>
          <w:lang w:eastAsia="en-US"/>
        </w:rPr>
        <w:t xml:space="preserve"> </w:t>
      </w:r>
      <w:r w:rsidR="0083386B">
        <w:rPr>
          <w:rFonts w:asciiTheme="minorHAnsi" w:hAnsiTheme="minorHAnsi"/>
          <w:b w:val="0"/>
          <w:bCs w:val="0"/>
          <w:lang w:eastAsia="en-US"/>
        </w:rPr>
        <w:t>Position</w:t>
      </w:r>
      <w:bookmarkEnd w:id="108"/>
    </w:p>
    <w:p w14:paraId="7B39D153" w14:textId="67519588" w:rsidR="00B57AF1" w:rsidRDefault="00B57AF1">
      <w:pPr>
        <w:spacing w:after="140"/>
        <w:rPr>
          <w:del w:id="109" w:author="Puneet Kumar - Chaucer" w:date="2026-09-30T09:42:00Z" w16du:dateUtc="2026-09-30T08:42:00Z"/>
          <w:sz w:val="20"/>
          <w:szCs w:val="20"/>
        </w:rPr>
      </w:pPr>
    </w:p>
    <w:p w14:paraId="6FEDB52E" w14:textId="3FE28335" w:rsidR="00B57AF1" w:rsidRPr="00B57AF1" w:rsidRDefault="00B57AF1">
      <w:pPr>
        <w:spacing w:after="140"/>
        <w:rPr>
          <w:del w:id="110" w:author="Puneet Kumar - Chaucer" w:date="2026-09-30T09:42:00Z" w16du:dateUtc="2026-09-30T08:42:00Z"/>
          <w:sz w:val="20"/>
          <w:szCs w:val="20"/>
        </w:rPr>
      </w:pPr>
      <w:del w:id="111" w:author="Puneet Kumar - Chaucer" w:date="2026-09-30T09:42:00Z" w16du:dateUtc="2026-09-30T08:42:00Z">
        <w:r w:rsidRPr="00B57AF1">
          <w:rPr>
            <w:sz w:val="20"/>
            <w:szCs w:val="20"/>
          </w:rPr>
          <w:delText>This document establishes the enterprise API architecture standards for the Organization. The platform design prioritizes security, compliance, and resilience to support critical business operations, secure external integrations, and internal system communication within a regulated operational environment</w:delText>
        </w:r>
      </w:del>
    </w:p>
    <w:p w14:paraId="6CA8A4EB"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12" w:name="_Toc241523840"/>
      <w:r w:rsidRPr="007F1FDD">
        <w:rPr>
          <w:rFonts w:asciiTheme="minorHAnsi" w:hAnsiTheme="minorHAnsi"/>
          <w:b w:val="0"/>
          <w:bCs w:val="0"/>
          <w:color w:val="1E2761"/>
          <w:sz w:val="24"/>
          <w:szCs w:val="24"/>
          <w:lang w:eastAsia="en-US"/>
        </w:rPr>
        <w:t>Architectural Decisions</w:t>
      </w:r>
      <w:bookmarkEnd w:id="112"/>
    </w:p>
    <w:p w14:paraId="1CCBCAFA" w14:textId="77777777" w:rsidR="009D2B70" w:rsidRDefault="009D2B70" w:rsidP="009D2B70">
      <w:pPr>
        <w:spacing w:after="140"/>
        <w:rPr>
          <w:sz w:val="20"/>
          <w:szCs w:val="20"/>
        </w:rPr>
      </w:pPr>
      <w:r w:rsidRPr="004D5371">
        <w:rPr>
          <w:sz w:val="20"/>
          <w:szCs w:val="20"/>
        </w:rPr>
        <w:t>This section records the design decision chosen for each key architectural area. Each row states the option selected not the full set of alternatives considered</w:t>
      </w:r>
      <w:r>
        <w:rPr>
          <w:sz w:val="20"/>
          <w:szCs w:val="20"/>
        </w:rPr>
        <w:t>. Full</w:t>
      </w:r>
      <w:r w:rsidRPr="004D5371">
        <w:rPr>
          <w:sz w:val="20"/>
          <w:szCs w:val="20"/>
        </w:rPr>
        <w:t xml:space="preserve"> </w:t>
      </w:r>
      <w:r>
        <w:rPr>
          <w:sz w:val="20"/>
          <w:szCs w:val="20"/>
        </w:rPr>
        <w:t>comparison and why each choice was made,</w:t>
      </w:r>
      <w:r w:rsidRPr="00F726AC">
        <w:t xml:space="preserve"> </w:t>
      </w:r>
      <w:r w:rsidRPr="00F726AC">
        <w:rPr>
          <w:sz w:val="20"/>
          <w:szCs w:val="20"/>
        </w:rPr>
        <w:t>see the section where that decision is covered in detail.</w:t>
      </w:r>
      <w:r>
        <w:rPr>
          <w:sz w:val="20"/>
          <w:szCs w:val="20"/>
        </w:rPr>
        <w:t xml:space="preserve"> </w:t>
      </w:r>
      <w:r w:rsidRPr="004D5371">
        <w:rPr>
          <w:sz w:val="20"/>
          <w:szCs w:val="20"/>
        </w:rPr>
        <w:t xml:space="preserve">(sections </w:t>
      </w:r>
      <w:r>
        <w:rPr>
          <w:sz w:val="20"/>
          <w:szCs w:val="20"/>
        </w:rPr>
        <w:t>2.</w:t>
      </w:r>
      <w:r w:rsidRPr="004D5371">
        <w:rPr>
          <w:sz w:val="20"/>
          <w:szCs w:val="20"/>
        </w:rPr>
        <w:t xml:space="preserve">2 to </w:t>
      </w:r>
      <w:r>
        <w:rPr>
          <w:sz w:val="20"/>
          <w:szCs w:val="20"/>
        </w:rPr>
        <w:t>2</w:t>
      </w:r>
      <w:r w:rsidRPr="004D5371">
        <w:rPr>
          <w:sz w:val="20"/>
          <w:szCs w:val="20"/>
        </w:rPr>
        <w:t>.4)</w:t>
      </w:r>
      <w:r>
        <w:rPr>
          <w:sz w:val="20"/>
          <w:szCs w:val="20"/>
        </w:rPr>
        <w:t xml:space="preserve"> and the tier and cost options are compared in </w:t>
      </w:r>
      <w:hyperlink w:anchor="_Toc241399571" w:history="1">
        <w:r>
          <w:rPr>
            <w:color w:val="0000FF"/>
            <w:u w:val="single"/>
          </w:rPr>
          <w:t>section 15</w:t>
        </w:r>
      </w:hyperlink>
      <w:r>
        <w:rPr>
          <w:sz w:val="20"/>
          <w:szCs w:val="20"/>
        </w:rPr>
        <w:t xml:space="preserve"> (Capacity, Cost and Service Tiers). </w:t>
      </w:r>
    </w:p>
    <w:p w14:paraId="5136992F" w14:textId="0DA1B6F0" w:rsidR="009D2B70" w:rsidRPr="004D5371" w:rsidRDefault="009D2B70" w:rsidP="009D2B70">
      <w:pPr>
        <w:spacing w:after="140"/>
        <w:rPr>
          <w:sz w:val="20"/>
          <w:szCs w:val="20"/>
        </w:rPr>
      </w:pPr>
      <w:r w:rsidRPr="00F726AC">
        <w:rPr>
          <w:sz w:val="20"/>
          <w:szCs w:val="20"/>
        </w:rPr>
        <w:t xml:space="preserve">This table lists all the decisions in one place. </w:t>
      </w:r>
      <w:del w:id="113" w:author="Puneet Kumar - Chaucer" w:date="2026-09-30T09:43:00Z" w16du:dateUtc="2026-09-30T08:43:00Z">
        <w:r w:rsidRPr="00F726AC">
          <w:rPr>
            <w:sz w:val="20"/>
            <w:szCs w:val="20"/>
          </w:rPr>
          <w:delText>The edge service and the APIM deployment mode are the two most important design decisions in this architecture, so each is explained in full in the subsections that follow.</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9D2B70" w:rsidRPr="004D5371" w14:paraId="23E02037"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9F7B0A" w14:textId="77777777" w:rsidR="009D2B70" w:rsidRPr="004D5371" w:rsidRDefault="009D2B70">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3FF5BE" w14:textId="77777777" w:rsidR="009D2B70" w:rsidRPr="004D5371" w:rsidRDefault="009D2B70">
            <w:pPr>
              <w:rPr>
                <w:sz w:val="20"/>
                <w:szCs w:val="20"/>
              </w:rPr>
            </w:pPr>
            <w:r>
              <w:rPr>
                <w:b/>
                <w:bCs/>
                <w:color w:val="000000" w:themeColor="text1"/>
                <w:sz w:val="20"/>
                <w:szCs w:val="20"/>
              </w:rPr>
              <w:t xml:space="preserve">Decision </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C33BF5" w14:textId="5EF63F40" w:rsidR="009D2B70" w:rsidRPr="004D5371" w:rsidRDefault="009D2B70">
            <w:pPr>
              <w:rPr>
                <w:sz w:val="20"/>
                <w:szCs w:val="20"/>
              </w:rPr>
            </w:pPr>
            <w:del w:id="114" w:author="Joycell Sundararaj - Chaucer" w:date="2026-09-29T21:59:00Z" w16du:dateUtc="2026-09-29T20:59:00Z">
              <w:r w:rsidRPr="004D5371" w:rsidDel="00676DFE">
                <w:rPr>
                  <w:b/>
                  <w:bCs/>
                  <w:color w:val="000000" w:themeColor="text1"/>
                  <w:sz w:val="20"/>
                  <w:szCs w:val="20"/>
                </w:rPr>
                <w:delText>Trade-off accepted</w:delText>
              </w:r>
            </w:del>
            <w:ins w:id="115" w:author="Joycell Sundararaj - Chaucer" w:date="2026-09-29T21:59:00Z" w16du:dateUtc="2026-09-29T20:59:00Z">
              <w:r w:rsidR="00676DFE">
                <w:rPr>
                  <w:b/>
                  <w:bCs/>
                  <w:color w:val="000000" w:themeColor="text1"/>
                  <w:sz w:val="20"/>
                  <w:szCs w:val="20"/>
                </w:rPr>
                <w:t>Rationale</w:t>
              </w:r>
            </w:ins>
          </w:p>
        </w:tc>
      </w:tr>
      <w:tr w:rsidR="009D2B70" w:rsidRPr="004D5371" w14:paraId="63DBD5A6" w14:textId="77777777">
        <w:tc>
          <w:tcPr>
            <w:tcW w:w="1600" w:type="dxa"/>
            <w:tcMar>
              <w:top w:w="70" w:type="dxa"/>
              <w:left w:w="100" w:type="dxa"/>
              <w:bottom w:w="70" w:type="dxa"/>
              <w:right w:w="100" w:type="dxa"/>
            </w:tcMar>
            <w:vAlign w:val="center"/>
          </w:tcPr>
          <w:p w14:paraId="68409B58" w14:textId="77777777" w:rsidR="009D2B70" w:rsidRPr="004D5371" w:rsidRDefault="009D2B70">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1194761C" w14:textId="77777777" w:rsidR="009D2B70" w:rsidRPr="004D5371" w:rsidRDefault="009D2B70">
            <w:pPr>
              <w:rPr>
                <w:sz w:val="20"/>
                <w:szCs w:val="20"/>
              </w:rPr>
            </w:pPr>
            <w:r w:rsidRPr="004D5371">
              <w:rPr>
                <w:sz w:val="20"/>
                <w:szCs w:val="20"/>
              </w:rPr>
              <w:t xml:space="preserve">All managed APIs are </w:t>
            </w:r>
            <w:r>
              <w:rPr>
                <w:sz w:val="20"/>
                <w:szCs w:val="20"/>
              </w:rPr>
              <w:t xml:space="preserve">published and </w:t>
            </w:r>
            <w:r w:rsidRPr="004D5371">
              <w:rPr>
                <w:sz w:val="20"/>
                <w:szCs w:val="20"/>
              </w:rPr>
              <w:t>exposed through Azure API Management.</w:t>
            </w:r>
          </w:p>
        </w:tc>
        <w:tc>
          <w:tcPr>
            <w:tcW w:w="3000" w:type="dxa"/>
            <w:tcMar>
              <w:top w:w="70" w:type="dxa"/>
              <w:left w:w="100" w:type="dxa"/>
              <w:bottom w:w="70" w:type="dxa"/>
              <w:right w:w="100" w:type="dxa"/>
            </w:tcMar>
            <w:vAlign w:val="center"/>
          </w:tcPr>
          <w:p w14:paraId="0783BC4F" w14:textId="77777777" w:rsidR="009D2B70" w:rsidRPr="004D5371" w:rsidRDefault="009D2B70">
            <w:pPr>
              <w:rPr>
                <w:sz w:val="20"/>
                <w:szCs w:val="20"/>
              </w:rPr>
            </w:pPr>
            <w:r w:rsidRPr="00BE5944">
              <w:rPr>
                <w:sz w:val="20"/>
                <w:szCs w:val="20"/>
              </w:rPr>
              <w:t>Every API must be onboarded through a centralized gateway, direct backend exposure or informal bypasses are strictly prohibited.</w:t>
            </w:r>
          </w:p>
        </w:tc>
      </w:tr>
      <w:tr w:rsidR="009D2B70" w:rsidRPr="004D5371" w14:paraId="7FB460D9" w14:textId="77777777">
        <w:tc>
          <w:tcPr>
            <w:tcW w:w="1600" w:type="dxa"/>
            <w:tcMar>
              <w:top w:w="70" w:type="dxa"/>
              <w:left w:w="100" w:type="dxa"/>
              <w:bottom w:w="70" w:type="dxa"/>
              <w:right w:w="100" w:type="dxa"/>
            </w:tcMar>
            <w:vAlign w:val="center"/>
          </w:tcPr>
          <w:p w14:paraId="03A02EEE" w14:textId="77777777" w:rsidR="009D2B70" w:rsidRPr="004D5371" w:rsidRDefault="009D2B70">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333509F9" w14:textId="67EAD1E5" w:rsidR="009D2B70" w:rsidRPr="004D5371" w:rsidRDefault="009D2B70">
            <w:pPr>
              <w:rPr>
                <w:sz w:val="20"/>
                <w:szCs w:val="20"/>
              </w:rPr>
            </w:pPr>
            <w:r w:rsidRPr="00BE5944">
              <w:rPr>
                <w:sz w:val="20"/>
                <w:szCs w:val="20"/>
              </w:rPr>
              <w:t xml:space="preserve">Azure Front Door Premium with Web Application Firewall (WAF) is </w:t>
            </w:r>
            <w:del w:id="116" w:author="Joycell Sundararaj - Chaucer" w:date="2026-09-29T21:45:00Z" w16du:dateUtc="2026-09-29T20:45:00Z">
              <w:r w:rsidRPr="00BE5944" w:rsidDel="00141C34">
                <w:rPr>
                  <w:sz w:val="20"/>
                  <w:szCs w:val="20"/>
                </w:rPr>
                <w:delText xml:space="preserve">used </w:delText>
              </w:r>
            </w:del>
            <w:ins w:id="117" w:author="Joycell Sundararaj - Chaucer" w:date="2026-09-29T21:45:00Z" w16du:dateUtc="2026-09-29T20:45:00Z">
              <w:r w:rsidR="00141C34">
                <w:rPr>
                  <w:sz w:val="20"/>
                  <w:szCs w:val="20"/>
                </w:rPr>
                <w:t>selected</w:t>
              </w:r>
              <w:r w:rsidR="00141C34" w:rsidRPr="00BE5944">
                <w:rPr>
                  <w:sz w:val="20"/>
                  <w:szCs w:val="20"/>
                </w:rPr>
                <w:t xml:space="preserve"> </w:t>
              </w:r>
            </w:ins>
            <w:r w:rsidRPr="00BE5944">
              <w:rPr>
                <w:sz w:val="20"/>
                <w:szCs w:val="20"/>
              </w:rPr>
              <w:t>as the primary edge entry point</w:t>
            </w:r>
            <w:r>
              <w:rPr>
                <w:sz w:val="20"/>
                <w:szCs w:val="20"/>
              </w:rPr>
              <w:t xml:space="preserve"> </w:t>
            </w:r>
            <w:r w:rsidRPr="004D5371">
              <w:rPr>
                <w:sz w:val="20"/>
                <w:szCs w:val="20"/>
              </w:rPr>
              <w:t xml:space="preserve">over Application Gateway v2 </w:t>
            </w:r>
            <w:r>
              <w:rPr>
                <w:sz w:val="20"/>
                <w:szCs w:val="20"/>
              </w:rPr>
              <w:t>(</w:t>
            </w:r>
            <w:r w:rsidRPr="004D5371">
              <w:rPr>
                <w:sz w:val="20"/>
                <w:szCs w:val="20"/>
              </w:rPr>
              <w:t xml:space="preserve">see the Edge Service Selection Decision </w:t>
            </w:r>
            <w:hyperlink w:anchor="_Toc241399537" w:history="1">
              <w:r>
                <w:rPr>
                  <w:color w:val="0000FF"/>
                  <w:u w:val="single"/>
                </w:rPr>
                <w:t>section 2.2</w:t>
              </w:r>
            </w:hyperlink>
            <w:r w:rsidRPr="004D5371">
              <w:rPr>
                <w:sz w:val="20"/>
                <w:szCs w:val="20"/>
              </w:rPr>
              <w:t>).</w:t>
            </w:r>
          </w:p>
        </w:tc>
        <w:tc>
          <w:tcPr>
            <w:tcW w:w="3000" w:type="dxa"/>
            <w:tcMar>
              <w:top w:w="70" w:type="dxa"/>
              <w:left w:w="100" w:type="dxa"/>
              <w:bottom w:w="70" w:type="dxa"/>
              <w:right w:w="100" w:type="dxa"/>
            </w:tcMar>
            <w:vAlign w:val="center"/>
          </w:tcPr>
          <w:p w14:paraId="47E88056" w14:textId="77777777" w:rsidR="0034249F" w:rsidRPr="0034249F" w:rsidRDefault="009D2B70" w:rsidP="0034249F">
            <w:pPr>
              <w:rPr>
                <w:ins w:id="118" w:author="Joycell Sundararaj - Chaucer" w:date="2026-09-29T21:46:00Z"/>
                <w:sz w:val="20"/>
                <w:szCs w:val="20"/>
              </w:rPr>
            </w:pPr>
            <w:r w:rsidRPr="00BE5944">
              <w:rPr>
                <w:sz w:val="20"/>
                <w:szCs w:val="20"/>
              </w:rPr>
              <w:t xml:space="preserve">Similar baseline operational cost to Application Gateway WAF_v2, </w:t>
            </w:r>
            <w:del w:id="119" w:author="Joycell Sundararaj - Chaucer" w:date="2026-09-29T21:46:00Z" w16du:dateUtc="2026-09-29T20:46:00Z">
              <w:r w:rsidRPr="00BE5944" w:rsidDel="009A4DAD">
                <w:rPr>
                  <w:sz w:val="20"/>
                  <w:szCs w:val="20"/>
                </w:rPr>
                <w:delText>accepted to gain</w:delText>
              </w:r>
            </w:del>
            <w:ins w:id="120" w:author="Joycell Sundararaj - Chaucer" w:date="2026-09-29T21:46:00Z" w16du:dateUtc="2026-09-29T20:46:00Z">
              <w:r w:rsidR="009A4DAD">
                <w:rPr>
                  <w:sz w:val="20"/>
                  <w:szCs w:val="20"/>
                </w:rPr>
                <w:t>provides</w:t>
              </w:r>
            </w:ins>
            <w:r w:rsidRPr="00BE5944">
              <w:rPr>
                <w:sz w:val="20"/>
                <w:szCs w:val="20"/>
              </w:rPr>
              <w:t xml:space="preserve"> global edge routing, integrated CDN/caching, and </w:t>
            </w:r>
            <w:ins w:id="121" w:author="Joycell Sundararaj - Chaucer" w:date="2026-09-29T21:46:00Z">
              <w:r w:rsidR="0034249F" w:rsidRPr="0034249F">
                <w:rPr>
                  <w:sz w:val="20"/>
                  <w:szCs w:val="20"/>
                </w:rPr>
                <w:t>future multi-region failover capabilities while reducing regional ingress and routing complexity.</w:t>
              </w:r>
            </w:ins>
          </w:p>
          <w:p w14:paraId="14CC6110" w14:textId="3D903165" w:rsidR="009D2B70" w:rsidRPr="004D5371" w:rsidRDefault="009D2B70">
            <w:pPr>
              <w:rPr>
                <w:sz w:val="20"/>
                <w:szCs w:val="20"/>
              </w:rPr>
            </w:pPr>
            <w:del w:id="122" w:author="Joycell Sundararaj - Chaucer" w:date="2026-09-29T21:46:00Z" w16du:dateUtc="2026-09-29T20:46:00Z">
              <w:r w:rsidRPr="00BE5944" w:rsidDel="0034249F">
                <w:rPr>
                  <w:sz w:val="20"/>
                  <w:szCs w:val="20"/>
                </w:rPr>
                <w:delText>multi-region failover without adding virtual network infrastructure overhead.</w:delText>
              </w:r>
            </w:del>
          </w:p>
        </w:tc>
      </w:tr>
      <w:tr w:rsidR="009D2B70" w:rsidRPr="004D5371" w14:paraId="64639007" w14:textId="77777777">
        <w:tc>
          <w:tcPr>
            <w:tcW w:w="1600" w:type="dxa"/>
            <w:tcMar>
              <w:top w:w="70" w:type="dxa"/>
              <w:left w:w="100" w:type="dxa"/>
              <w:bottom w:w="70" w:type="dxa"/>
              <w:right w:w="100" w:type="dxa"/>
            </w:tcMar>
            <w:vAlign w:val="center"/>
          </w:tcPr>
          <w:p w14:paraId="45F47452" w14:textId="77777777" w:rsidR="009D2B70" w:rsidRPr="004D5371" w:rsidRDefault="009D2B70">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4E1F41A2" w14:textId="77777777" w:rsidR="009D2B70" w:rsidRPr="004D5371" w:rsidRDefault="009D2B70">
            <w:pPr>
              <w:rPr>
                <w:sz w:val="20"/>
                <w:szCs w:val="20"/>
              </w:rPr>
            </w:pPr>
            <w:commentRangeStart w:id="123"/>
            <w:r w:rsidRPr="00D1387F">
              <w:rPr>
                <w:sz w:val="20"/>
                <w:szCs w:val="20"/>
              </w:rPr>
              <w:t>Azure API Management Premium v2.</w:t>
            </w:r>
            <w:commentRangeEnd w:id="123"/>
            <w:r w:rsidR="006B669A" w:rsidRPr="004D5371">
              <w:rPr>
                <w:rStyle w:val="CommentReference"/>
                <w:sz w:val="20"/>
                <w:szCs w:val="20"/>
              </w:rPr>
              <w:commentReference w:id="123"/>
            </w:r>
          </w:p>
        </w:tc>
        <w:tc>
          <w:tcPr>
            <w:tcW w:w="3000" w:type="dxa"/>
            <w:tcMar>
              <w:top w:w="70" w:type="dxa"/>
              <w:left w:w="100" w:type="dxa"/>
              <w:bottom w:w="70" w:type="dxa"/>
              <w:right w:w="100" w:type="dxa"/>
            </w:tcMar>
            <w:vAlign w:val="center"/>
          </w:tcPr>
          <w:p w14:paraId="2025C782" w14:textId="2B69DA0C" w:rsidR="009D2B70" w:rsidRPr="004D5371" w:rsidRDefault="009D2B70">
            <w:pPr>
              <w:rPr>
                <w:sz w:val="20"/>
                <w:szCs w:val="20"/>
              </w:rPr>
            </w:pPr>
            <w:r w:rsidRPr="00D1387F">
              <w:rPr>
                <w:sz w:val="20"/>
                <w:szCs w:val="20"/>
              </w:rPr>
              <w:t xml:space="preserve">Higher baseline cost than lower tiers, accepted for modernized architecture, </w:t>
            </w:r>
            <w:ins w:id="124" w:author="Joycell Sundararaj - Chaucer" w:date="2026-09-29T21:52:00Z" w16du:dateUtc="2026-09-29T20:52:00Z">
              <w:r w:rsidR="004E0771">
                <w:rPr>
                  <w:sz w:val="20"/>
                  <w:szCs w:val="20"/>
                </w:rPr>
                <w:t xml:space="preserve">enhanced scalability, </w:t>
              </w:r>
            </w:ins>
            <w:ins w:id="125" w:author="Joycell Sundararaj - Chaucer" w:date="2026-09-29T21:50:00Z">
              <w:r w:rsidR="00C30792" w:rsidRPr="00C30792">
                <w:rPr>
                  <w:sz w:val="20"/>
                  <w:szCs w:val="20"/>
                </w:rPr>
                <w:t>complete networking flexibility</w:t>
              </w:r>
            </w:ins>
            <w:del w:id="126" w:author="Joycell Sundararaj - Chaucer" w:date="2026-09-29T21:50:00Z" w16du:dateUtc="2026-09-29T20:50:00Z">
              <w:r w:rsidRPr="00D1387F" w:rsidDel="00C30792">
                <w:rPr>
                  <w:sz w:val="20"/>
                  <w:szCs w:val="20"/>
                </w:rPr>
                <w:delText>enhanced scalability, elastic multi-region deployment</w:delText>
              </w:r>
            </w:del>
            <w:r w:rsidRPr="00D1387F">
              <w:rPr>
                <w:sz w:val="20"/>
                <w:szCs w:val="20"/>
              </w:rPr>
              <w:t>, and alignment with Microsoft’s long-term APIM platform strategy.</w:t>
            </w:r>
          </w:p>
        </w:tc>
      </w:tr>
      <w:tr w:rsidR="009D2B70" w:rsidRPr="004D5371" w14:paraId="433CCA9D" w14:textId="77777777">
        <w:tc>
          <w:tcPr>
            <w:tcW w:w="1600" w:type="dxa"/>
            <w:tcMar>
              <w:top w:w="70" w:type="dxa"/>
              <w:left w:w="100" w:type="dxa"/>
              <w:bottom w:w="70" w:type="dxa"/>
              <w:right w:w="100" w:type="dxa"/>
            </w:tcMar>
            <w:vAlign w:val="center"/>
          </w:tcPr>
          <w:p w14:paraId="5A995986" w14:textId="77777777" w:rsidR="009D2B70" w:rsidRPr="004D5371" w:rsidRDefault="009D2B70">
            <w:pPr>
              <w:rPr>
                <w:sz w:val="20"/>
                <w:szCs w:val="20"/>
              </w:rPr>
            </w:pPr>
            <w:r w:rsidRPr="004D5371">
              <w:rPr>
                <w:sz w:val="20"/>
                <w:szCs w:val="20"/>
              </w:rPr>
              <w:t>Network Model</w:t>
            </w:r>
          </w:p>
        </w:tc>
        <w:tc>
          <w:tcPr>
            <w:tcW w:w="4700" w:type="dxa"/>
            <w:tcMar>
              <w:top w:w="70" w:type="dxa"/>
              <w:left w:w="100" w:type="dxa"/>
              <w:bottom w:w="70" w:type="dxa"/>
              <w:right w:w="100" w:type="dxa"/>
            </w:tcMar>
            <w:vAlign w:val="center"/>
          </w:tcPr>
          <w:p w14:paraId="480C429F" w14:textId="77777777" w:rsidR="009D2B70" w:rsidRPr="004D5371" w:rsidRDefault="009D2B70">
            <w:pPr>
              <w:rPr>
                <w:sz w:val="20"/>
                <w:szCs w:val="20"/>
              </w:rPr>
            </w:pPr>
            <w:r w:rsidRPr="00D1387F">
              <w:rPr>
                <w:sz w:val="20"/>
                <w:szCs w:val="20"/>
              </w:rPr>
              <w:t>APIM deployed in Internal VNet integration mode with Private Endpoints / Private Link for backend services.</w:t>
            </w:r>
          </w:p>
        </w:tc>
        <w:tc>
          <w:tcPr>
            <w:tcW w:w="3000" w:type="dxa"/>
            <w:tcMar>
              <w:top w:w="70" w:type="dxa"/>
              <w:left w:w="100" w:type="dxa"/>
              <w:bottom w:w="70" w:type="dxa"/>
              <w:right w:w="100" w:type="dxa"/>
            </w:tcMar>
            <w:vAlign w:val="center"/>
          </w:tcPr>
          <w:p w14:paraId="1964988B" w14:textId="77777777" w:rsidR="009D2B70" w:rsidRPr="004D5371" w:rsidRDefault="009D2B70">
            <w:pPr>
              <w:rPr>
                <w:sz w:val="20"/>
                <w:szCs w:val="20"/>
              </w:rPr>
            </w:pPr>
            <w:r w:rsidRPr="004D5371">
              <w:rPr>
                <w:sz w:val="20"/>
                <w:szCs w:val="20"/>
              </w:rPr>
              <w:t>More network configuration up front, in exchange for no direct internet exposure anywhere</w:t>
            </w:r>
          </w:p>
        </w:tc>
      </w:tr>
      <w:tr w:rsidR="009D2B70" w:rsidRPr="004D5371" w14:paraId="1D5BAEEA" w14:textId="77777777">
        <w:tc>
          <w:tcPr>
            <w:tcW w:w="1600" w:type="dxa"/>
            <w:tcMar>
              <w:top w:w="70" w:type="dxa"/>
              <w:left w:w="100" w:type="dxa"/>
              <w:bottom w:w="70" w:type="dxa"/>
              <w:right w:w="100" w:type="dxa"/>
            </w:tcMar>
            <w:vAlign w:val="center"/>
          </w:tcPr>
          <w:p w14:paraId="0E35B2C5" w14:textId="77777777" w:rsidR="009D2B70" w:rsidRPr="004D5371" w:rsidRDefault="009D2B70">
            <w:pPr>
              <w:rPr>
                <w:sz w:val="20"/>
                <w:szCs w:val="20"/>
              </w:rPr>
            </w:pPr>
            <w:commentRangeStart w:id="127"/>
            <w:commentRangeStart w:id="128"/>
            <w:commentRangeStart w:id="129"/>
            <w:r w:rsidRPr="004D5371">
              <w:rPr>
                <w:sz w:val="20"/>
                <w:szCs w:val="20"/>
              </w:rPr>
              <w:t>Resilience</w:t>
            </w:r>
            <w:commentRangeEnd w:id="127"/>
            <w:r w:rsidRPr="004D5371">
              <w:rPr>
                <w:rStyle w:val="CommentReference"/>
                <w:sz w:val="20"/>
                <w:szCs w:val="20"/>
              </w:rPr>
              <w:commentReference w:id="127"/>
            </w:r>
            <w:commentRangeEnd w:id="128"/>
            <w:r w:rsidR="00D1387F" w:rsidRPr="004D5371">
              <w:rPr>
                <w:rStyle w:val="CommentReference"/>
                <w:sz w:val="20"/>
                <w:szCs w:val="20"/>
              </w:rPr>
              <w:commentReference w:id="128"/>
            </w:r>
            <w:commentRangeEnd w:id="129"/>
            <w:r w:rsidR="00BD0607" w:rsidRPr="004D5371">
              <w:rPr>
                <w:rStyle w:val="CommentReference"/>
                <w:sz w:val="20"/>
                <w:szCs w:val="20"/>
              </w:rPr>
              <w:commentReference w:id="129"/>
            </w:r>
          </w:p>
        </w:tc>
        <w:tc>
          <w:tcPr>
            <w:tcW w:w="4700" w:type="dxa"/>
            <w:tcMar>
              <w:top w:w="70" w:type="dxa"/>
              <w:left w:w="100" w:type="dxa"/>
              <w:bottom w:w="70" w:type="dxa"/>
              <w:right w:w="100" w:type="dxa"/>
            </w:tcMar>
            <w:vAlign w:val="center"/>
          </w:tcPr>
          <w:p w14:paraId="3D17D8DA" w14:textId="77777777" w:rsidR="009D2B70" w:rsidRPr="006F54F8" w:rsidRDefault="009D2B70" w:rsidP="006F54F8">
            <w:pPr>
              <w:rPr>
                <w:sz w:val="20"/>
                <w:szCs w:val="20"/>
              </w:rPr>
            </w:pPr>
            <w:r w:rsidRPr="006F54F8">
              <w:rPr>
                <w:sz w:val="20"/>
                <w:szCs w:val="20"/>
              </w:rPr>
              <w:t xml:space="preserve">Tiered Resilience Framework (Preferred: </w:t>
            </w:r>
            <w:r w:rsidRPr="006F54F8">
              <w:rPr>
                <w:sz w:val="20"/>
                <w:szCs w:val="20"/>
                <w:highlight w:val="yellow"/>
              </w:rPr>
              <w:t>Silver</w:t>
            </w:r>
            <w:r w:rsidRPr="006F54F8">
              <w:rPr>
                <w:sz w:val="20"/>
                <w:szCs w:val="20"/>
              </w:rPr>
              <w:t>)</w:t>
            </w:r>
          </w:p>
          <w:p w14:paraId="56E70041" w14:textId="1E8DB5E5" w:rsidR="009D2B70" w:rsidRPr="006F54F8" w:rsidRDefault="009D2B70" w:rsidP="006F54F8">
            <w:pPr>
              <w:rPr>
                <w:sz w:val="20"/>
                <w:szCs w:val="20"/>
              </w:rPr>
            </w:pPr>
            <w:r w:rsidRPr="006F54F8">
              <w:rPr>
                <w:sz w:val="20"/>
                <w:szCs w:val="20"/>
              </w:rPr>
              <w:t xml:space="preserve">• Bronze: Single-region, 1 unit. </w:t>
            </w:r>
          </w:p>
          <w:p w14:paraId="7701AE61" w14:textId="3D87D1E2" w:rsidR="009D2B70" w:rsidRPr="006F54F8" w:rsidRDefault="009D2B70" w:rsidP="006F54F8">
            <w:pPr>
              <w:rPr>
                <w:sz w:val="20"/>
                <w:szCs w:val="20"/>
              </w:rPr>
            </w:pPr>
            <w:r w:rsidRPr="006F54F8">
              <w:rPr>
                <w:sz w:val="20"/>
                <w:szCs w:val="20"/>
              </w:rPr>
              <w:t xml:space="preserve">• Silver (Default Production): Single-region, 2 units distributed across Availability Zones. </w:t>
            </w:r>
          </w:p>
          <w:p w14:paraId="168BA73E" w14:textId="77777777" w:rsidR="009D2B70" w:rsidRPr="004D5371" w:rsidRDefault="009D2B70" w:rsidP="006F54F8">
            <w:r w:rsidRPr="006F54F8">
              <w:rPr>
                <w:sz w:val="20"/>
                <w:szCs w:val="20"/>
              </w:rPr>
              <w:t>• Gold: Active-Active Multi-Region (Tier-1 mission-critical only).</w:t>
            </w:r>
          </w:p>
        </w:tc>
        <w:tc>
          <w:tcPr>
            <w:tcW w:w="3000" w:type="dxa"/>
            <w:tcMar>
              <w:top w:w="70" w:type="dxa"/>
              <w:left w:w="100" w:type="dxa"/>
              <w:bottom w:w="70" w:type="dxa"/>
              <w:right w:w="100" w:type="dxa"/>
            </w:tcMar>
            <w:vAlign w:val="center"/>
          </w:tcPr>
          <w:p w14:paraId="069BAD80" w14:textId="77777777" w:rsidR="009D2B70" w:rsidRPr="004D5371" w:rsidRDefault="009D2B70">
            <w:pPr>
              <w:rPr>
                <w:sz w:val="20"/>
                <w:szCs w:val="20"/>
              </w:rPr>
            </w:pPr>
            <w:r w:rsidRPr="00D1387F">
              <w:rPr>
                <w:sz w:val="20"/>
                <w:szCs w:val="20"/>
              </w:rPr>
              <w:t xml:space="preserve">Accepts an extended Recovery Time Objective (RTO) during a total regional outage while automated pipelines provision and configure the secondary region. In exchange, this eliminates 24/7 idle secondary region costs while maintaining a near-zero Recovery Point </w:t>
            </w:r>
            <w:r w:rsidRPr="00D1387F">
              <w:rPr>
                <w:sz w:val="20"/>
                <w:szCs w:val="20"/>
              </w:rPr>
              <w:lastRenderedPageBreak/>
              <w:t>Objective (RPO) via Git-driven infrastructure configuration.</w:t>
            </w:r>
          </w:p>
        </w:tc>
      </w:tr>
      <w:tr w:rsidR="009D2B70" w:rsidRPr="004D5371" w14:paraId="218B1865" w14:textId="77777777">
        <w:tc>
          <w:tcPr>
            <w:tcW w:w="1600" w:type="dxa"/>
            <w:tcMar>
              <w:top w:w="70" w:type="dxa"/>
              <w:left w:w="100" w:type="dxa"/>
              <w:bottom w:w="70" w:type="dxa"/>
              <w:right w:w="100" w:type="dxa"/>
            </w:tcMar>
            <w:vAlign w:val="center"/>
          </w:tcPr>
          <w:p w14:paraId="61520F50" w14:textId="77777777" w:rsidR="009D2B70" w:rsidRPr="004D5371" w:rsidRDefault="009D2B70">
            <w:pPr>
              <w:rPr>
                <w:sz w:val="20"/>
                <w:szCs w:val="20"/>
              </w:rPr>
            </w:pPr>
            <w:r w:rsidRPr="004D5371">
              <w:rPr>
                <w:sz w:val="20"/>
                <w:szCs w:val="20"/>
              </w:rPr>
              <w:lastRenderedPageBreak/>
              <w:t>Identity</w:t>
            </w:r>
          </w:p>
        </w:tc>
        <w:tc>
          <w:tcPr>
            <w:tcW w:w="4700" w:type="dxa"/>
            <w:tcMar>
              <w:top w:w="70" w:type="dxa"/>
              <w:left w:w="100" w:type="dxa"/>
              <w:bottom w:w="70" w:type="dxa"/>
              <w:right w:w="100" w:type="dxa"/>
            </w:tcMar>
            <w:vAlign w:val="center"/>
          </w:tcPr>
          <w:p w14:paraId="242254C5" w14:textId="77777777" w:rsidR="009D2B70" w:rsidRPr="004D5371" w:rsidRDefault="009D2B70">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541AC1D6" w14:textId="77777777" w:rsidR="009D2B70" w:rsidRPr="004D5371" w:rsidRDefault="009D2B70">
            <w:pPr>
              <w:rPr>
                <w:sz w:val="20"/>
                <w:szCs w:val="20"/>
              </w:rPr>
            </w:pPr>
            <w:r w:rsidRPr="00D1387F">
              <w:rPr>
                <w:sz w:val="20"/>
                <w:szCs w:val="20"/>
              </w:rPr>
              <w:t>Legacy non-OAuth partners require a formally documented and approved architectural exception rather than ad-hoc configurations</w:t>
            </w:r>
          </w:p>
        </w:tc>
      </w:tr>
      <w:tr w:rsidR="009D2B70" w:rsidRPr="004D5371" w14:paraId="3EFBC633" w14:textId="77777777">
        <w:tc>
          <w:tcPr>
            <w:tcW w:w="1600" w:type="dxa"/>
            <w:tcMar>
              <w:top w:w="70" w:type="dxa"/>
              <w:left w:w="100" w:type="dxa"/>
              <w:bottom w:w="70" w:type="dxa"/>
              <w:right w:w="100" w:type="dxa"/>
            </w:tcMar>
            <w:vAlign w:val="center"/>
          </w:tcPr>
          <w:p w14:paraId="70339283" w14:textId="77777777" w:rsidR="009D2B70" w:rsidRPr="004D5371" w:rsidRDefault="009D2B70">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058891CC" w14:textId="77777777" w:rsidR="009D2B70" w:rsidRPr="004D5371" w:rsidRDefault="009D2B70">
            <w:pPr>
              <w:rPr>
                <w:sz w:val="20"/>
                <w:szCs w:val="20"/>
              </w:rPr>
            </w:pPr>
            <w:r w:rsidRPr="00D1387F">
              <w:rPr>
                <w:sz w:val="20"/>
                <w:szCs w:val="20"/>
              </w:rPr>
              <w:t>All infrastructure, APIM policies, and route configurations are fully defined as code (IaC) and deployed via automated CI/CD pipelines</w:t>
            </w:r>
          </w:p>
        </w:tc>
        <w:tc>
          <w:tcPr>
            <w:tcW w:w="3000" w:type="dxa"/>
            <w:tcMar>
              <w:top w:w="70" w:type="dxa"/>
              <w:left w:w="100" w:type="dxa"/>
              <w:bottom w:w="70" w:type="dxa"/>
              <w:right w:w="100" w:type="dxa"/>
            </w:tcMar>
            <w:vAlign w:val="center"/>
          </w:tcPr>
          <w:p w14:paraId="634DE94B" w14:textId="77777777" w:rsidR="009D2B70" w:rsidRPr="004D5371" w:rsidRDefault="009D2B70">
            <w:pPr>
              <w:rPr>
                <w:sz w:val="20"/>
                <w:szCs w:val="20"/>
              </w:rPr>
            </w:pPr>
            <w:r w:rsidRPr="00D1387F">
              <w:rPr>
                <w:sz w:val="20"/>
                <w:szCs w:val="20"/>
              </w:rPr>
              <w:t>Slower initial setup and onboarding times compared to manual portal edits, in exchange for predictable, audited, and repeatable deployment workflows.</w:t>
            </w:r>
          </w:p>
        </w:tc>
      </w:tr>
    </w:tbl>
    <w:p w14:paraId="5BEF7834" w14:textId="77777777" w:rsidR="009D2B70" w:rsidRPr="004D5371" w:rsidRDefault="009D2B70" w:rsidP="009D2B70">
      <w:pPr>
        <w:spacing w:after="60"/>
        <w:rPr>
          <w:sz w:val="20"/>
          <w:szCs w:val="20"/>
        </w:rPr>
      </w:pPr>
    </w:p>
    <w:p w14:paraId="0CE34F64" w14:textId="77777777" w:rsidR="009D2B70" w:rsidRPr="004D5371" w:rsidRDefault="009D2B70" w:rsidP="009D2B70">
      <w:pPr>
        <w:spacing w:after="140"/>
        <w:rPr>
          <w:del w:id="130" w:author="Nikhil Rokade - Chaucer" w:date="2026-09-30T14:13:00Z" w16du:dateUtc="2026-09-30T13:13:00Z"/>
          <w:sz w:val="20"/>
          <w:szCs w:val="20"/>
        </w:rPr>
      </w:pPr>
      <w:del w:id="131" w:author="Nikhil Rokade - Chaucer" w:date="2026-09-30T14:13:00Z" w16du:dateUtc="2026-09-30T13:13:00Z">
        <w:r w:rsidRPr="004D5371">
          <w:rPr>
            <w:i/>
            <w:iCs/>
            <w:color w:val="666666"/>
            <w:sz w:val="20"/>
            <w:szCs w:val="20"/>
          </w:rPr>
          <w:delText xml:space="preserve">Capability comparison backed by Microsoft: API Management gateways feature comparison, </w:delText>
        </w:r>
        <w:r>
          <w:fldChar w:fldCharType="begin"/>
        </w:r>
        <w:r>
          <w:delInstrText>HYPERLINK "https://learn.microsoft.com/en-us/azure/api-management/api-management-gateways-overview" \h</w:delInstrText>
        </w:r>
        <w:r>
          <w:fldChar w:fldCharType="separate"/>
        </w:r>
        <w:r w:rsidRPr="004D5371">
          <w:rPr>
            <w:rStyle w:val="Hyperlink"/>
            <w:i/>
            <w:iCs/>
            <w:sz w:val="20"/>
            <w:szCs w:val="20"/>
          </w:rPr>
          <w:delText>learn.microsoft.com/azure/api-management/api-management-gateways-overview</w:delText>
        </w:r>
        <w:r>
          <w:fldChar w:fldCharType="end"/>
        </w:r>
      </w:del>
    </w:p>
    <w:p w14:paraId="323AFD05" w14:textId="77777777" w:rsidR="009C1E28" w:rsidRPr="007F1FDD" w:rsidRDefault="009C1E28" w:rsidP="009C1E28">
      <w:pPr>
        <w:pStyle w:val="Heading2"/>
        <w:rPr>
          <w:rFonts w:asciiTheme="minorHAnsi" w:hAnsiTheme="minorHAnsi"/>
          <w:b w:val="0"/>
          <w:bCs w:val="0"/>
          <w:color w:val="1E2761"/>
          <w:sz w:val="24"/>
          <w:szCs w:val="24"/>
          <w:lang w:eastAsia="en-US"/>
        </w:rPr>
      </w:pPr>
      <w:bookmarkStart w:id="132" w:name="_Toc241523841"/>
      <w:r w:rsidRPr="007F1FDD">
        <w:rPr>
          <w:rFonts w:asciiTheme="minorHAnsi" w:hAnsiTheme="minorHAnsi"/>
          <w:b w:val="0"/>
          <w:bCs w:val="0"/>
          <w:color w:val="1E2761"/>
          <w:sz w:val="24"/>
          <w:szCs w:val="24"/>
          <w:lang w:eastAsia="en-US"/>
        </w:rPr>
        <w:t>Requirements Traceability</w:t>
      </w:r>
      <w:bookmarkEnd w:id="132"/>
    </w:p>
    <w:p w14:paraId="34FA37CA" w14:textId="77777777" w:rsidR="009C1E28" w:rsidRDefault="009C1E28" w:rsidP="009C1E28">
      <w:pPr>
        <w:spacing w:before="100" w:after="100"/>
        <w:rPr>
          <w:b/>
          <w:bCs/>
          <w:sz w:val="20"/>
          <w:szCs w:val="20"/>
        </w:rPr>
      </w:pPr>
      <w:r>
        <w:rPr>
          <w:b/>
          <w:bCs/>
          <w:sz w:val="20"/>
          <w:szCs w:val="20"/>
        </w:rPr>
        <w:t>High-Level Requirements Traceability Matrix</w:t>
      </w:r>
    </w:p>
    <w:p w14:paraId="7E3B1C6E" w14:textId="77777777" w:rsidR="009C1E28" w:rsidRDefault="009C1E28" w:rsidP="009C1E28">
      <w:pPr>
        <w:spacing w:after="140"/>
        <w:rPr>
          <w:sz w:val="20"/>
          <w:szCs w:val="20"/>
        </w:rPr>
      </w:pPr>
      <w:r>
        <w:rPr>
          <w:sz w:val="20"/>
          <w:szCs w:val="20"/>
        </w:rPr>
        <w:t>Chaucer's stated high-level requirements for the APIM platform, drawn from the Systems Integration Framework and the agreed scope, are traced below to the section of this HLD where each is designed and addressed.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9C1E28" w14:paraId="2C6DACB7" w14:textId="77777777">
        <w:trPr>
          <w:tblHeader/>
        </w:trPr>
        <w:tc>
          <w:tcPr>
            <w:tcW w:w="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BE9A90" w14:textId="77777777" w:rsidR="009C1E28" w:rsidRDefault="009C1E28">
            <w:r>
              <w:rPr>
                <w:b/>
                <w:bCs/>
                <w:color w:val="000000" w:themeColor="text1"/>
                <w:sz w:val="20"/>
                <w:szCs w:val="20"/>
              </w:rPr>
              <w:t>Ref</w:t>
            </w:r>
          </w:p>
        </w:tc>
        <w:tc>
          <w:tcPr>
            <w:tcW w:w="6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73C6C70" w14:textId="77777777" w:rsidR="009C1E28" w:rsidRDefault="009C1E28">
            <w:r>
              <w:rPr>
                <w:b/>
                <w:bCs/>
                <w:color w:val="000000" w:themeColor="text1"/>
                <w:sz w:val="20"/>
                <w:szCs w:val="20"/>
              </w:rPr>
              <w:t>Requirement (from the SIF and Chaucer’s stated scope)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418F4A1" w14:textId="77777777" w:rsidR="009C1E28" w:rsidRDefault="009C1E28">
            <w:commentRangeStart w:id="133"/>
            <w:r>
              <w:rPr>
                <w:b/>
                <w:bCs/>
                <w:color w:val="000000" w:themeColor="text1"/>
                <w:sz w:val="20"/>
                <w:szCs w:val="20"/>
              </w:rPr>
              <w:t>Primarily addressed in</w:t>
            </w:r>
            <w:commentRangeEnd w:id="133"/>
            <w:r w:rsidR="007B29B7">
              <w:rPr>
                <w:rStyle w:val="CommentReference"/>
                <w:sz w:val="21"/>
                <w:szCs w:val="21"/>
              </w:rPr>
              <w:commentReference w:id="133"/>
            </w:r>
          </w:p>
        </w:tc>
      </w:tr>
      <w:tr w:rsidR="009C1E28" w14:paraId="4DA7E41F" w14:textId="77777777">
        <w:tc>
          <w:tcPr>
            <w:tcW w:w="700" w:type="dxa"/>
            <w:tcMar>
              <w:top w:w="70" w:type="dxa"/>
              <w:left w:w="100" w:type="dxa"/>
              <w:bottom w:w="70" w:type="dxa"/>
              <w:right w:w="100" w:type="dxa"/>
            </w:tcMar>
          </w:tcPr>
          <w:p w14:paraId="0687B55C" w14:textId="77777777" w:rsidR="009C1E28" w:rsidRDefault="009C1E28">
            <w:r>
              <w:rPr>
                <w:sz w:val="20"/>
                <w:szCs w:val="20"/>
              </w:rPr>
              <w:t>R1</w:t>
            </w:r>
          </w:p>
        </w:tc>
        <w:tc>
          <w:tcPr>
            <w:tcW w:w="6800" w:type="dxa"/>
            <w:tcMar>
              <w:top w:w="70" w:type="dxa"/>
              <w:left w:w="100" w:type="dxa"/>
              <w:bottom w:w="70" w:type="dxa"/>
              <w:right w:w="100" w:type="dxa"/>
            </w:tcMar>
          </w:tcPr>
          <w:p w14:paraId="1F454BD6" w14:textId="77777777" w:rsidR="009C1E28" w:rsidRDefault="009C1E28">
            <w:r>
              <w:rPr>
                <w:sz w:val="20"/>
                <w:szCs w:val="20"/>
              </w:rPr>
              <w:t>Enable API discovery and consumption by internal and external users</w:t>
            </w:r>
          </w:p>
        </w:tc>
        <w:tc>
          <w:tcPr>
            <w:tcW w:w="2000" w:type="dxa"/>
            <w:tcMar>
              <w:top w:w="70" w:type="dxa"/>
              <w:left w:w="100" w:type="dxa"/>
              <w:bottom w:w="70" w:type="dxa"/>
              <w:right w:w="100" w:type="dxa"/>
            </w:tcMar>
          </w:tcPr>
          <w:p w14:paraId="407B1A2C" w14:textId="77777777" w:rsidR="009C1E28" w:rsidRDefault="009C1E28">
            <w:hyperlink w:anchor="_Toc241399559" w:history="1">
              <w:r>
                <w:rPr>
                  <w:color w:val="0000FF"/>
                  <w:sz w:val="20"/>
                  <w:szCs w:val="20"/>
                  <w:u w:val="single"/>
                </w:rPr>
                <w:t>Section 9</w:t>
              </w:r>
            </w:hyperlink>
          </w:p>
        </w:tc>
      </w:tr>
      <w:tr w:rsidR="009C1E28" w14:paraId="5972906F" w14:textId="77777777">
        <w:tc>
          <w:tcPr>
            <w:tcW w:w="700" w:type="dxa"/>
            <w:tcMar>
              <w:top w:w="70" w:type="dxa"/>
              <w:left w:w="100" w:type="dxa"/>
              <w:bottom w:w="70" w:type="dxa"/>
              <w:right w:w="100" w:type="dxa"/>
            </w:tcMar>
          </w:tcPr>
          <w:p w14:paraId="3CE766CF" w14:textId="77777777" w:rsidR="009C1E28" w:rsidRDefault="009C1E28">
            <w:r>
              <w:rPr>
                <w:sz w:val="20"/>
                <w:szCs w:val="20"/>
              </w:rPr>
              <w:t>R2</w:t>
            </w:r>
          </w:p>
        </w:tc>
        <w:tc>
          <w:tcPr>
            <w:tcW w:w="6800" w:type="dxa"/>
            <w:tcMar>
              <w:top w:w="70" w:type="dxa"/>
              <w:left w:w="100" w:type="dxa"/>
              <w:bottom w:w="70" w:type="dxa"/>
              <w:right w:w="100" w:type="dxa"/>
            </w:tcMar>
          </w:tcPr>
          <w:p w14:paraId="145FDC1C" w14:textId="77777777" w:rsidR="009C1E28" w:rsidRDefault="009C1E28">
            <w:r>
              <w:rPr>
                <w:sz w:val="20"/>
                <w:szCs w:val="20"/>
              </w:rPr>
              <w:t>Provide secure access to services exposed by the API</w:t>
            </w:r>
          </w:p>
        </w:tc>
        <w:tc>
          <w:tcPr>
            <w:tcW w:w="2000" w:type="dxa"/>
            <w:tcMar>
              <w:top w:w="70" w:type="dxa"/>
              <w:left w:w="100" w:type="dxa"/>
              <w:bottom w:w="70" w:type="dxa"/>
              <w:right w:w="100" w:type="dxa"/>
            </w:tcMar>
          </w:tcPr>
          <w:p w14:paraId="3C8BC788" w14:textId="77777777" w:rsidR="009C1E28" w:rsidRDefault="009C1E28">
            <w:hyperlink w:anchor="_Toc241399558" w:history="1">
              <w:r>
                <w:rPr>
                  <w:color w:val="0000FF"/>
                  <w:sz w:val="20"/>
                  <w:szCs w:val="20"/>
                  <w:u w:val="single"/>
                </w:rPr>
                <w:t>Section 8</w:t>
              </w:r>
            </w:hyperlink>
          </w:p>
        </w:tc>
      </w:tr>
      <w:tr w:rsidR="009C1E28" w14:paraId="0FA9AB51" w14:textId="77777777">
        <w:tc>
          <w:tcPr>
            <w:tcW w:w="700" w:type="dxa"/>
            <w:tcMar>
              <w:top w:w="70" w:type="dxa"/>
              <w:left w:w="100" w:type="dxa"/>
              <w:bottom w:w="70" w:type="dxa"/>
              <w:right w:w="100" w:type="dxa"/>
            </w:tcMar>
          </w:tcPr>
          <w:p w14:paraId="1B1BDEF9" w14:textId="77777777" w:rsidR="009C1E28" w:rsidRDefault="009C1E28">
            <w:r>
              <w:rPr>
                <w:sz w:val="20"/>
                <w:szCs w:val="20"/>
              </w:rPr>
              <w:t>R3</w:t>
            </w:r>
          </w:p>
        </w:tc>
        <w:tc>
          <w:tcPr>
            <w:tcW w:w="6800" w:type="dxa"/>
            <w:tcMar>
              <w:top w:w="70" w:type="dxa"/>
              <w:left w:w="100" w:type="dxa"/>
              <w:bottom w:w="70" w:type="dxa"/>
              <w:right w:w="100" w:type="dxa"/>
            </w:tcMar>
          </w:tcPr>
          <w:p w14:paraId="1745B879" w14:textId="77777777" w:rsidR="009C1E28" w:rsidRDefault="009C1E28">
            <w:r>
              <w:rPr>
                <w:sz w:val="20"/>
                <w:szCs w:val="20"/>
              </w:rPr>
              <w:t>Authentication approach (Azure Entra ID / OAuth 2.0)</w:t>
            </w:r>
          </w:p>
        </w:tc>
        <w:tc>
          <w:tcPr>
            <w:tcW w:w="2000" w:type="dxa"/>
            <w:tcMar>
              <w:top w:w="70" w:type="dxa"/>
              <w:left w:w="100" w:type="dxa"/>
              <w:bottom w:w="70" w:type="dxa"/>
              <w:right w:w="100" w:type="dxa"/>
            </w:tcMar>
          </w:tcPr>
          <w:p w14:paraId="68C2AE68" w14:textId="77777777" w:rsidR="009C1E28" w:rsidRDefault="009C1E28">
            <w:hyperlink w:anchor="_Toc241399558" w:history="1">
              <w:r>
                <w:rPr>
                  <w:color w:val="0000FF"/>
                  <w:sz w:val="20"/>
                  <w:szCs w:val="20"/>
                  <w:u w:val="single"/>
                </w:rPr>
                <w:t>Section 8</w:t>
              </w:r>
            </w:hyperlink>
          </w:p>
        </w:tc>
      </w:tr>
      <w:tr w:rsidR="009C1E28" w14:paraId="0E9A4E6D" w14:textId="77777777">
        <w:tc>
          <w:tcPr>
            <w:tcW w:w="700" w:type="dxa"/>
            <w:tcMar>
              <w:top w:w="70" w:type="dxa"/>
              <w:left w:w="100" w:type="dxa"/>
              <w:bottom w:w="70" w:type="dxa"/>
              <w:right w:w="100" w:type="dxa"/>
            </w:tcMar>
          </w:tcPr>
          <w:p w14:paraId="7B1E0C9A" w14:textId="77777777" w:rsidR="009C1E28" w:rsidRDefault="009C1E28">
            <w:r>
              <w:rPr>
                <w:sz w:val="20"/>
                <w:szCs w:val="20"/>
              </w:rPr>
              <w:t>R4</w:t>
            </w:r>
          </w:p>
        </w:tc>
        <w:tc>
          <w:tcPr>
            <w:tcW w:w="6800" w:type="dxa"/>
            <w:tcMar>
              <w:top w:w="70" w:type="dxa"/>
              <w:left w:w="100" w:type="dxa"/>
              <w:bottom w:w="70" w:type="dxa"/>
              <w:right w:w="100" w:type="dxa"/>
            </w:tcMar>
          </w:tcPr>
          <w:p w14:paraId="4AD66967" w14:textId="77777777" w:rsidR="009C1E28" w:rsidRDefault="009C1E28">
            <w:r>
              <w:rPr>
                <w:sz w:val="20"/>
                <w:szCs w:val="20"/>
              </w:rPr>
              <w:t>Allow controlled access to APIs from Chaucer private and public endpoints</w:t>
            </w:r>
          </w:p>
        </w:tc>
        <w:tc>
          <w:tcPr>
            <w:tcW w:w="2000" w:type="dxa"/>
            <w:tcMar>
              <w:top w:w="70" w:type="dxa"/>
              <w:left w:w="100" w:type="dxa"/>
              <w:bottom w:w="70" w:type="dxa"/>
              <w:right w:w="100" w:type="dxa"/>
            </w:tcMar>
          </w:tcPr>
          <w:p w14:paraId="1E967F31"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38" w:history="1">
              <w:r>
                <w:rPr>
                  <w:color w:val="0000FF"/>
                  <w:sz w:val="20"/>
                  <w:szCs w:val="20"/>
                  <w:u w:val="single"/>
                </w:rPr>
                <w:t>Section 2.3</w:t>
              </w:r>
            </w:hyperlink>
            <w:r>
              <w:rPr>
                <w:sz w:val="20"/>
                <w:szCs w:val="20"/>
              </w:rPr>
              <w:t xml:space="preserve">, </w:t>
            </w:r>
            <w:hyperlink w:anchor="_Toc241399557" w:history="1">
              <w:r>
                <w:rPr>
                  <w:color w:val="0000FF"/>
                  <w:sz w:val="20"/>
                  <w:szCs w:val="20"/>
                  <w:u w:val="single"/>
                </w:rPr>
                <w:t>Section 7</w:t>
              </w:r>
            </w:hyperlink>
          </w:p>
        </w:tc>
      </w:tr>
      <w:tr w:rsidR="009C1E28" w14:paraId="44BB90F6" w14:textId="77777777">
        <w:tc>
          <w:tcPr>
            <w:tcW w:w="700" w:type="dxa"/>
            <w:tcMar>
              <w:top w:w="70" w:type="dxa"/>
              <w:left w:w="100" w:type="dxa"/>
              <w:bottom w:w="70" w:type="dxa"/>
              <w:right w:w="100" w:type="dxa"/>
            </w:tcMar>
          </w:tcPr>
          <w:p w14:paraId="50BF53FC" w14:textId="77777777" w:rsidR="009C1E28" w:rsidRDefault="009C1E28">
            <w:r>
              <w:rPr>
                <w:sz w:val="20"/>
                <w:szCs w:val="20"/>
              </w:rPr>
              <w:t>R5</w:t>
            </w:r>
          </w:p>
        </w:tc>
        <w:tc>
          <w:tcPr>
            <w:tcW w:w="6800" w:type="dxa"/>
            <w:tcMar>
              <w:top w:w="70" w:type="dxa"/>
              <w:left w:w="100" w:type="dxa"/>
              <w:bottom w:w="70" w:type="dxa"/>
              <w:right w:w="100" w:type="dxa"/>
            </w:tcMar>
          </w:tcPr>
          <w:p w14:paraId="5705C0B7" w14:textId="77777777" w:rsidR="009C1E28" w:rsidRDefault="009C1E28">
            <w:r>
              <w:rPr>
                <w:sz w:val="20"/>
                <w:szCs w:val="20"/>
              </w:rPr>
              <w:t>Provide access to backend APIs from Chaucer networks (Azure VNets, Azure PaaS, public SaaS)</w:t>
            </w:r>
          </w:p>
        </w:tc>
        <w:tc>
          <w:tcPr>
            <w:tcW w:w="2000" w:type="dxa"/>
            <w:tcMar>
              <w:top w:w="70" w:type="dxa"/>
              <w:left w:w="100" w:type="dxa"/>
              <w:bottom w:w="70" w:type="dxa"/>
              <w:right w:w="100" w:type="dxa"/>
            </w:tcMar>
          </w:tcPr>
          <w:p w14:paraId="12BF01FA" w14:textId="77777777" w:rsidR="009C1E28" w:rsidRDefault="009C1E28">
            <w:hyperlink w:anchor="_Toc241399555" w:history="1">
              <w:r>
                <w:rPr>
                  <w:color w:val="0000FF"/>
                  <w:sz w:val="20"/>
                  <w:szCs w:val="20"/>
                  <w:u w:val="single"/>
                </w:rPr>
                <w:t>Section 6</w:t>
              </w:r>
            </w:hyperlink>
          </w:p>
        </w:tc>
      </w:tr>
      <w:tr w:rsidR="009C1E28" w14:paraId="3769DE59" w14:textId="77777777">
        <w:tc>
          <w:tcPr>
            <w:tcW w:w="700" w:type="dxa"/>
            <w:tcMar>
              <w:top w:w="70" w:type="dxa"/>
              <w:left w:w="100" w:type="dxa"/>
              <w:bottom w:w="70" w:type="dxa"/>
              <w:right w:w="100" w:type="dxa"/>
            </w:tcMar>
          </w:tcPr>
          <w:p w14:paraId="6AB50F99" w14:textId="77777777" w:rsidR="009C1E28" w:rsidRDefault="009C1E28">
            <w:r>
              <w:rPr>
                <w:sz w:val="20"/>
                <w:szCs w:val="20"/>
              </w:rPr>
              <w:t>R6</w:t>
            </w:r>
          </w:p>
        </w:tc>
        <w:tc>
          <w:tcPr>
            <w:tcW w:w="6800" w:type="dxa"/>
            <w:tcMar>
              <w:top w:w="70" w:type="dxa"/>
              <w:left w:w="100" w:type="dxa"/>
              <w:bottom w:w="70" w:type="dxa"/>
              <w:right w:w="100" w:type="dxa"/>
            </w:tcMar>
          </w:tcPr>
          <w:p w14:paraId="3F243F71" w14:textId="77777777" w:rsidR="009C1E28" w:rsidRDefault="009C1E28">
            <w:r>
              <w:rPr>
                <w:sz w:val="20"/>
                <w:szCs w:val="20"/>
              </w:rPr>
              <w:t>Protect API endpoints from common web and API hacking techniques, including but not limited to DDoS and OWASP Top 10</w:t>
            </w:r>
          </w:p>
        </w:tc>
        <w:tc>
          <w:tcPr>
            <w:tcW w:w="2000" w:type="dxa"/>
            <w:tcMar>
              <w:top w:w="70" w:type="dxa"/>
              <w:left w:w="100" w:type="dxa"/>
              <w:bottom w:w="70" w:type="dxa"/>
              <w:right w:w="100" w:type="dxa"/>
            </w:tcMar>
          </w:tcPr>
          <w:p w14:paraId="6CA2AA3D"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57" w:history="1">
              <w:r>
                <w:rPr>
                  <w:color w:val="0000FF"/>
                  <w:sz w:val="20"/>
                  <w:szCs w:val="20"/>
                  <w:u w:val="single"/>
                </w:rPr>
                <w:t>Section 7</w:t>
              </w:r>
            </w:hyperlink>
          </w:p>
        </w:tc>
      </w:tr>
      <w:tr w:rsidR="009C1E28" w14:paraId="666486E1" w14:textId="77777777">
        <w:tc>
          <w:tcPr>
            <w:tcW w:w="700" w:type="dxa"/>
            <w:tcMar>
              <w:top w:w="70" w:type="dxa"/>
              <w:left w:w="100" w:type="dxa"/>
              <w:bottom w:w="70" w:type="dxa"/>
              <w:right w:w="100" w:type="dxa"/>
            </w:tcMar>
          </w:tcPr>
          <w:p w14:paraId="7383BD4B" w14:textId="77777777" w:rsidR="009C1E28" w:rsidRDefault="009C1E28">
            <w:r>
              <w:rPr>
                <w:sz w:val="20"/>
                <w:szCs w:val="20"/>
              </w:rPr>
              <w:t>R7</w:t>
            </w:r>
          </w:p>
        </w:tc>
        <w:tc>
          <w:tcPr>
            <w:tcW w:w="6800" w:type="dxa"/>
            <w:tcMar>
              <w:top w:w="70" w:type="dxa"/>
              <w:left w:w="100" w:type="dxa"/>
              <w:bottom w:w="70" w:type="dxa"/>
              <w:right w:w="100" w:type="dxa"/>
            </w:tcMar>
          </w:tcPr>
          <w:p w14:paraId="2001D298" w14:textId="77777777" w:rsidR="009C1E28" w:rsidRDefault="009C1E28">
            <w:r>
              <w:rPr>
                <w:sz w:val="20"/>
                <w:szCs w:val="20"/>
              </w:rPr>
              <w:t>Provide a robust service with High Availability</w:t>
            </w:r>
          </w:p>
        </w:tc>
        <w:tc>
          <w:tcPr>
            <w:tcW w:w="2000" w:type="dxa"/>
            <w:tcMar>
              <w:top w:w="70" w:type="dxa"/>
              <w:left w:w="100" w:type="dxa"/>
              <w:bottom w:w="70" w:type="dxa"/>
              <w:right w:w="100" w:type="dxa"/>
            </w:tcMar>
          </w:tcPr>
          <w:p w14:paraId="00F8DDE0" w14:textId="77777777" w:rsidR="009C1E28" w:rsidRDefault="009C1E28">
            <w:hyperlink w:anchor="_Toc241399567" w:history="1">
              <w:r>
                <w:rPr>
                  <w:color w:val="0000FF"/>
                  <w:sz w:val="20"/>
                  <w:szCs w:val="20"/>
                  <w:u w:val="single"/>
                </w:rPr>
                <w:t>Section 14</w:t>
              </w:r>
            </w:hyperlink>
          </w:p>
        </w:tc>
      </w:tr>
      <w:tr w:rsidR="009C1E28" w14:paraId="4565DFA1" w14:textId="77777777">
        <w:tc>
          <w:tcPr>
            <w:tcW w:w="700" w:type="dxa"/>
            <w:tcMar>
              <w:top w:w="70" w:type="dxa"/>
              <w:left w:w="100" w:type="dxa"/>
              <w:bottom w:w="70" w:type="dxa"/>
              <w:right w:w="100" w:type="dxa"/>
            </w:tcMar>
          </w:tcPr>
          <w:p w14:paraId="399761E5" w14:textId="77777777" w:rsidR="009C1E28" w:rsidRDefault="009C1E28">
            <w:r>
              <w:rPr>
                <w:sz w:val="20"/>
                <w:szCs w:val="20"/>
              </w:rPr>
              <w:t>R8</w:t>
            </w:r>
          </w:p>
        </w:tc>
        <w:tc>
          <w:tcPr>
            <w:tcW w:w="6800" w:type="dxa"/>
            <w:tcMar>
              <w:top w:w="70" w:type="dxa"/>
              <w:left w:w="100" w:type="dxa"/>
              <w:bottom w:w="70" w:type="dxa"/>
              <w:right w:w="100" w:type="dxa"/>
            </w:tcMar>
          </w:tcPr>
          <w:p w14:paraId="7F9372AB" w14:textId="77777777" w:rsidR="009C1E28" w:rsidRDefault="009C1E28">
            <w:r>
              <w:rPr>
                <w:sz w:val="20"/>
                <w:szCs w:val="20"/>
              </w:rPr>
              <w:t>Provide backup and disaster recovery</w:t>
            </w:r>
          </w:p>
        </w:tc>
        <w:tc>
          <w:tcPr>
            <w:tcW w:w="2000" w:type="dxa"/>
            <w:tcMar>
              <w:top w:w="70" w:type="dxa"/>
              <w:left w:w="100" w:type="dxa"/>
              <w:bottom w:w="70" w:type="dxa"/>
              <w:right w:w="100" w:type="dxa"/>
            </w:tcMar>
          </w:tcPr>
          <w:p w14:paraId="56A2FA36" w14:textId="77777777" w:rsidR="009C1E28" w:rsidRDefault="009C1E28">
            <w:hyperlink w:anchor="_Toc241399567" w:history="1">
              <w:r>
                <w:rPr>
                  <w:color w:val="0000FF"/>
                  <w:sz w:val="20"/>
                  <w:szCs w:val="20"/>
                  <w:u w:val="single"/>
                </w:rPr>
                <w:t>Section 14</w:t>
              </w:r>
            </w:hyperlink>
          </w:p>
        </w:tc>
      </w:tr>
      <w:tr w:rsidR="009C1E28" w14:paraId="176C26D5" w14:textId="77777777">
        <w:tc>
          <w:tcPr>
            <w:tcW w:w="700" w:type="dxa"/>
            <w:tcMar>
              <w:top w:w="70" w:type="dxa"/>
              <w:left w:w="100" w:type="dxa"/>
              <w:bottom w:w="70" w:type="dxa"/>
              <w:right w:w="100" w:type="dxa"/>
            </w:tcMar>
          </w:tcPr>
          <w:p w14:paraId="7041008C" w14:textId="77777777" w:rsidR="009C1E28" w:rsidRDefault="009C1E28">
            <w:r>
              <w:rPr>
                <w:sz w:val="20"/>
                <w:szCs w:val="20"/>
              </w:rPr>
              <w:t>R9</w:t>
            </w:r>
          </w:p>
        </w:tc>
        <w:tc>
          <w:tcPr>
            <w:tcW w:w="6800" w:type="dxa"/>
            <w:tcMar>
              <w:top w:w="70" w:type="dxa"/>
              <w:left w:w="100" w:type="dxa"/>
              <w:bottom w:w="70" w:type="dxa"/>
              <w:right w:w="100" w:type="dxa"/>
            </w:tcMar>
          </w:tcPr>
          <w:p w14:paraId="08BEEBA1" w14:textId="77777777" w:rsidR="009C1E28" w:rsidRDefault="009C1E28">
            <w:r>
              <w:rPr>
                <w:sz w:val="20"/>
                <w:szCs w:val="20"/>
              </w:rPr>
              <w:t>Detail HLD-relevant versioning and lifecycle</w:t>
            </w:r>
          </w:p>
        </w:tc>
        <w:tc>
          <w:tcPr>
            <w:tcW w:w="2000" w:type="dxa"/>
            <w:tcMar>
              <w:top w:w="70" w:type="dxa"/>
              <w:left w:w="100" w:type="dxa"/>
              <w:bottom w:w="70" w:type="dxa"/>
              <w:right w:w="100" w:type="dxa"/>
            </w:tcMar>
          </w:tcPr>
          <w:p w14:paraId="1F624134" w14:textId="77777777" w:rsidR="009C1E28" w:rsidRDefault="009C1E28">
            <w:hyperlink w:anchor="_Toc241399564" w:history="1">
              <w:r>
                <w:rPr>
                  <w:color w:val="0000FF"/>
                  <w:sz w:val="20"/>
                  <w:szCs w:val="20"/>
                  <w:u w:val="single"/>
                </w:rPr>
                <w:t>Section 11</w:t>
              </w:r>
            </w:hyperlink>
          </w:p>
        </w:tc>
      </w:tr>
      <w:tr w:rsidR="009C1E28" w14:paraId="1F7A2FE6" w14:textId="77777777">
        <w:tc>
          <w:tcPr>
            <w:tcW w:w="700" w:type="dxa"/>
            <w:tcMar>
              <w:top w:w="70" w:type="dxa"/>
              <w:left w:w="100" w:type="dxa"/>
              <w:bottom w:w="70" w:type="dxa"/>
              <w:right w:w="100" w:type="dxa"/>
            </w:tcMar>
          </w:tcPr>
          <w:p w14:paraId="2B1A8309" w14:textId="77777777" w:rsidR="009C1E28" w:rsidRDefault="009C1E28">
            <w:r>
              <w:rPr>
                <w:sz w:val="20"/>
                <w:szCs w:val="20"/>
              </w:rPr>
              <w:t>R10</w:t>
            </w:r>
          </w:p>
        </w:tc>
        <w:tc>
          <w:tcPr>
            <w:tcW w:w="6800" w:type="dxa"/>
            <w:tcMar>
              <w:top w:w="70" w:type="dxa"/>
              <w:left w:w="100" w:type="dxa"/>
              <w:bottom w:w="70" w:type="dxa"/>
              <w:right w:w="100" w:type="dxa"/>
            </w:tcMar>
          </w:tcPr>
          <w:p w14:paraId="3321B8F3" w14:textId="77777777" w:rsidR="009C1E28" w:rsidRDefault="009C1E28">
            <w:r>
              <w:rPr>
                <w:sz w:val="20"/>
                <w:szCs w:val="20"/>
              </w:rPr>
              <w:t>Detail HLD-relevant observability and policies</w:t>
            </w:r>
          </w:p>
        </w:tc>
        <w:tc>
          <w:tcPr>
            <w:tcW w:w="2000" w:type="dxa"/>
            <w:tcMar>
              <w:top w:w="70" w:type="dxa"/>
              <w:left w:w="100" w:type="dxa"/>
              <w:bottom w:w="70" w:type="dxa"/>
              <w:right w:w="100" w:type="dxa"/>
            </w:tcMar>
          </w:tcPr>
          <w:p w14:paraId="2FC12376" w14:textId="77777777" w:rsidR="009C1E28" w:rsidRDefault="009C1E28">
            <w:hyperlink w:anchor="_Toc241399561" w:history="1">
              <w:r>
                <w:rPr>
                  <w:color w:val="0000FF"/>
                  <w:sz w:val="20"/>
                  <w:szCs w:val="20"/>
                  <w:u w:val="single"/>
                </w:rPr>
                <w:t>Section 10</w:t>
              </w:r>
            </w:hyperlink>
            <w:r>
              <w:rPr>
                <w:sz w:val="20"/>
                <w:szCs w:val="20"/>
              </w:rPr>
              <w:t xml:space="preserve">, </w:t>
            </w:r>
            <w:hyperlink w:anchor="_Toc241399565" w:history="1">
              <w:r>
                <w:rPr>
                  <w:color w:val="0000FF"/>
                  <w:sz w:val="20"/>
                  <w:szCs w:val="20"/>
                  <w:u w:val="single"/>
                </w:rPr>
                <w:t>Section 12</w:t>
              </w:r>
            </w:hyperlink>
          </w:p>
        </w:tc>
      </w:tr>
      <w:tr w:rsidR="009C1E28" w14:paraId="5552A1AF" w14:textId="77777777">
        <w:tc>
          <w:tcPr>
            <w:tcW w:w="700" w:type="dxa"/>
            <w:tcMar>
              <w:top w:w="70" w:type="dxa"/>
              <w:left w:w="100" w:type="dxa"/>
              <w:bottom w:w="70" w:type="dxa"/>
              <w:right w:w="100" w:type="dxa"/>
            </w:tcMar>
          </w:tcPr>
          <w:p w14:paraId="2D8C4FB7" w14:textId="77777777" w:rsidR="009C1E28" w:rsidRDefault="009C1E28">
            <w:r>
              <w:rPr>
                <w:sz w:val="20"/>
                <w:szCs w:val="20"/>
              </w:rPr>
              <w:t>R11</w:t>
            </w:r>
          </w:p>
        </w:tc>
        <w:tc>
          <w:tcPr>
            <w:tcW w:w="6800" w:type="dxa"/>
            <w:tcMar>
              <w:top w:w="70" w:type="dxa"/>
              <w:left w:w="100" w:type="dxa"/>
              <w:bottom w:w="70" w:type="dxa"/>
              <w:right w:w="100" w:type="dxa"/>
            </w:tcMar>
          </w:tcPr>
          <w:p w14:paraId="7ADAEC0E" w14:textId="77777777" w:rsidR="009C1E28" w:rsidRDefault="009C1E28">
            <w:r>
              <w:rPr>
                <w:sz w:val="20"/>
                <w:szCs w:val="20"/>
              </w:rPr>
              <w:t>Traffic Manager concepts and supporting components</w:t>
            </w:r>
          </w:p>
        </w:tc>
        <w:tc>
          <w:tcPr>
            <w:tcW w:w="2000" w:type="dxa"/>
            <w:tcMar>
              <w:top w:w="70" w:type="dxa"/>
              <w:left w:w="100" w:type="dxa"/>
              <w:bottom w:w="70" w:type="dxa"/>
              <w:right w:w="100" w:type="dxa"/>
            </w:tcMar>
          </w:tcPr>
          <w:p w14:paraId="3B9EC75A" w14:textId="77777777" w:rsidR="009C1E28" w:rsidRDefault="009C1E28">
            <w:hyperlink w:anchor="_Toc241399537" w:history="1">
              <w:r>
                <w:rPr>
                  <w:color w:val="0000FF"/>
                  <w:sz w:val="20"/>
                  <w:szCs w:val="20"/>
                  <w:u w:val="single"/>
                </w:rPr>
                <w:t>Section 2.2</w:t>
              </w:r>
            </w:hyperlink>
            <w:r>
              <w:rPr>
                <w:sz w:val="20"/>
                <w:szCs w:val="20"/>
              </w:rPr>
              <w:t xml:space="preserve">, </w:t>
            </w:r>
            <w:hyperlink w:anchor="_Toc241399570" w:history="1">
              <w:r>
                <w:rPr>
                  <w:color w:val="0000FF"/>
                  <w:sz w:val="20"/>
                  <w:szCs w:val="20"/>
                  <w:u w:val="single"/>
                </w:rPr>
                <w:t>Section 14.2</w:t>
              </w:r>
            </w:hyperlink>
          </w:p>
        </w:tc>
      </w:tr>
      <w:tr w:rsidR="009C1E28" w14:paraId="62A9FD48" w14:textId="77777777">
        <w:tc>
          <w:tcPr>
            <w:tcW w:w="700" w:type="dxa"/>
            <w:tcMar>
              <w:top w:w="70" w:type="dxa"/>
              <w:left w:w="100" w:type="dxa"/>
              <w:bottom w:w="70" w:type="dxa"/>
              <w:right w:w="100" w:type="dxa"/>
            </w:tcMar>
          </w:tcPr>
          <w:p w14:paraId="5E11962E" w14:textId="77777777" w:rsidR="009C1E28" w:rsidRDefault="009C1E28">
            <w:r>
              <w:rPr>
                <w:sz w:val="20"/>
                <w:szCs w:val="20"/>
              </w:rPr>
              <w:t>R12</w:t>
            </w:r>
          </w:p>
        </w:tc>
        <w:tc>
          <w:tcPr>
            <w:tcW w:w="6800" w:type="dxa"/>
            <w:tcMar>
              <w:top w:w="70" w:type="dxa"/>
              <w:left w:w="100" w:type="dxa"/>
              <w:bottom w:w="70" w:type="dxa"/>
              <w:right w:w="100" w:type="dxa"/>
            </w:tcMar>
          </w:tcPr>
          <w:p w14:paraId="63BB5A38" w14:textId="77777777" w:rsidR="009C1E28" w:rsidRDefault="009C1E28">
            <w:r>
              <w:rPr>
                <w:sz w:val="20"/>
                <w:szCs w:val="20"/>
              </w:rPr>
              <w:t>Cost-effective but segregated environments to support release management (Prod/UAT/Dev)</w:t>
            </w:r>
          </w:p>
        </w:tc>
        <w:tc>
          <w:tcPr>
            <w:tcW w:w="2000" w:type="dxa"/>
            <w:tcMar>
              <w:top w:w="70" w:type="dxa"/>
              <w:left w:w="100" w:type="dxa"/>
              <w:bottom w:w="70" w:type="dxa"/>
              <w:right w:w="100" w:type="dxa"/>
            </w:tcMar>
          </w:tcPr>
          <w:p w14:paraId="25810BAF" w14:textId="77777777" w:rsidR="009C1E28" w:rsidRDefault="009C1E28">
            <w:hyperlink w:anchor="_Toc241399566" w:history="1">
              <w:r>
                <w:rPr>
                  <w:color w:val="0000FF"/>
                  <w:sz w:val="20"/>
                  <w:szCs w:val="20"/>
                  <w:u w:val="single"/>
                </w:rPr>
                <w:t>Section 13</w:t>
              </w:r>
            </w:hyperlink>
            <w:r>
              <w:rPr>
                <w:sz w:val="20"/>
                <w:szCs w:val="20"/>
              </w:rPr>
              <w:t xml:space="preserve">, </w:t>
            </w:r>
            <w:hyperlink w:anchor="_Toc241399571" w:history="1">
              <w:r>
                <w:rPr>
                  <w:color w:val="0000FF"/>
                  <w:sz w:val="20"/>
                  <w:szCs w:val="20"/>
                  <w:u w:val="single"/>
                </w:rPr>
                <w:t>Section 15</w:t>
              </w:r>
            </w:hyperlink>
          </w:p>
        </w:tc>
      </w:tr>
    </w:tbl>
    <w:p w14:paraId="2E66A2A7" w14:textId="77777777" w:rsidR="009C1E28" w:rsidRDefault="009C1E28" w:rsidP="009C1E28">
      <w:pPr>
        <w:rPr>
          <w:lang w:eastAsia="en-US"/>
        </w:rPr>
      </w:pPr>
    </w:p>
    <w:p w14:paraId="768DAC1C"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34" w:name="_Toc241523842"/>
      <w:commentRangeStart w:id="135"/>
      <w:r w:rsidRPr="007F1FDD">
        <w:rPr>
          <w:rFonts w:asciiTheme="minorHAnsi" w:hAnsiTheme="minorHAnsi"/>
          <w:b w:val="0"/>
          <w:bCs w:val="0"/>
          <w:color w:val="1E2761"/>
          <w:sz w:val="24"/>
          <w:szCs w:val="24"/>
          <w:lang w:eastAsia="en-US"/>
        </w:rPr>
        <w:lastRenderedPageBreak/>
        <w:t xml:space="preserve">Edge </w:t>
      </w:r>
      <w:r>
        <w:rPr>
          <w:rFonts w:asciiTheme="minorHAnsi" w:hAnsiTheme="minorHAnsi"/>
          <w:b w:val="0"/>
          <w:bCs w:val="0"/>
          <w:color w:val="1E2761"/>
          <w:sz w:val="24"/>
          <w:szCs w:val="24"/>
          <w:lang w:eastAsia="en-US"/>
        </w:rPr>
        <w:t>Gateway</w:t>
      </w:r>
      <w:r w:rsidRPr="007F1FDD">
        <w:rPr>
          <w:rFonts w:asciiTheme="minorHAnsi" w:hAnsiTheme="minorHAnsi"/>
          <w:b w:val="0"/>
          <w:bCs w:val="0"/>
          <w:color w:val="1E2761"/>
          <w:sz w:val="24"/>
          <w:szCs w:val="24"/>
          <w:lang w:eastAsia="en-US"/>
        </w:rPr>
        <w:t xml:space="preserve"> </w:t>
      </w:r>
      <w:r>
        <w:rPr>
          <w:rFonts w:asciiTheme="minorHAnsi" w:hAnsiTheme="minorHAnsi"/>
          <w:b w:val="0"/>
          <w:bCs w:val="0"/>
          <w:color w:val="1E2761"/>
          <w:sz w:val="24"/>
          <w:szCs w:val="24"/>
          <w:lang w:eastAsia="en-US"/>
        </w:rPr>
        <w:t>Selection Matrix</w:t>
      </w:r>
      <w:bookmarkEnd w:id="134"/>
      <w:commentRangeEnd w:id="135"/>
      <w:r w:rsidR="00BD2B8D" w:rsidRPr="007F1FDD">
        <w:rPr>
          <w:rStyle w:val="CommentReference"/>
          <w:rFonts w:asciiTheme="minorHAnsi" w:hAnsiTheme="minorHAnsi"/>
          <w:b w:val="0"/>
          <w:bCs w:val="0"/>
          <w:color w:val="1E2761"/>
          <w:sz w:val="24"/>
          <w:szCs w:val="24"/>
          <w:lang w:eastAsia="en-US"/>
        </w:rPr>
        <w:commentReference w:id="135"/>
      </w:r>
    </w:p>
    <w:p w14:paraId="1D308576" w14:textId="389A152B" w:rsidR="00FB67A7" w:rsidRPr="004D5371" w:rsidRDefault="00FB67A7" w:rsidP="009D2B70">
      <w:pPr>
        <w:spacing w:after="140"/>
        <w:rPr>
          <w:rFonts w:asciiTheme="minorHAnsi" w:hAnsiTheme="minorHAnsi"/>
          <w:sz w:val="20"/>
          <w:szCs w:val="20"/>
        </w:rPr>
      </w:pPr>
      <w:r w:rsidRPr="00FB67A7">
        <w:rPr>
          <w:rFonts w:asciiTheme="minorHAnsi" w:hAnsiTheme="minorHAnsi"/>
          <w:sz w:val="20"/>
          <w:szCs w:val="20"/>
        </w:rPr>
        <w:t>The table below shows how each edge gateway option aligns with the defined requirements, providing the basis for selecting the preferred edge gateway service.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9D2B70" w:rsidRPr="004D5371" w14:paraId="1DFE80F8"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B5A85" w14:textId="77777777" w:rsidR="00675291" w:rsidRDefault="00C0675C">
            <w:pPr>
              <w:rPr>
                <w:ins w:id="136" w:author="Joycell Sundararaj - Chaucer" w:date="2026-09-29T22:04:00Z" w16du:dateUtc="2026-09-29T21:04:00Z"/>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 xml:space="preserve">Criteria </w:t>
            </w:r>
          </w:p>
          <w:p w14:paraId="7D5D9D72" w14:textId="456B00D2" w:rsidR="009D2B70" w:rsidRPr="004D5371" w:rsidRDefault="00C0675C">
            <w:pPr>
              <w:rPr>
                <w:rFonts w:asciiTheme="minorHAnsi" w:hAnsiTheme="minorHAnsi"/>
                <w:sz w:val="20"/>
                <w:szCs w:val="20"/>
              </w:rPr>
            </w:pPr>
            <w:r w:rsidRPr="004D5371">
              <w:rPr>
                <w:rFonts w:asciiTheme="minorHAnsi" w:hAnsiTheme="minorHAnsi"/>
                <w:b/>
                <w:bCs/>
                <w:color w:val="000000" w:themeColor="text1"/>
                <w:sz w:val="20"/>
                <w:szCs w:val="20"/>
              </w:rPr>
              <w:t>(</w:t>
            </w:r>
            <w:del w:id="137" w:author="Joycell Sundararaj - Chaucer" w:date="2026-09-29T22:03:00Z" w16du:dateUtc="2026-09-29T21:03:00Z">
              <w:r w:rsidRPr="004D5371" w:rsidDel="00D135ED">
                <w:rPr>
                  <w:rFonts w:asciiTheme="minorHAnsi" w:hAnsiTheme="minorHAnsi"/>
                  <w:b/>
                  <w:bCs/>
                  <w:color w:val="000000" w:themeColor="text1"/>
                  <w:sz w:val="20"/>
                  <w:szCs w:val="20"/>
                </w:rPr>
                <w:delText>a</w:delText>
              </w:r>
            </w:del>
            <w:ins w:id="138" w:author="Joycell Sundararaj - Chaucer" w:date="2026-09-29T22:03:00Z" w16du:dateUtc="2026-09-29T21:03:00Z">
              <w:r w:rsidR="00D135ED">
                <w:rPr>
                  <w:rFonts w:asciiTheme="minorHAnsi" w:hAnsiTheme="minorHAnsi"/>
                  <w:b/>
                  <w:bCs/>
                  <w:color w:val="000000" w:themeColor="text1"/>
                  <w:sz w:val="20"/>
                  <w:szCs w:val="20"/>
                </w:rPr>
                <w:t>A</w:t>
              </w:r>
            </w:ins>
            <w:r w:rsidRPr="004D5371">
              <w:rPr>
                <w:rFonts w:asciiTheme="minorHAnsi" w:hAnsiTheme="minorHAnsi"/>
                <w:b/>
                <w:bCs/>
                <w:color w:val="000000" w:themeColor="text1"/>
                <w:sz w:val="20"/>
                <w:szCs w:val="20"/>
              </w:rPr>
              <w:t>ligned</w:t>
            </w:r>
            <w:ins w:id="139" w:author="Joycell Sundararaj - Chaucer" w:date="2026-09-29T22:03:00Z" w16du:dateUtc="2026-09-29T21:03:00Z">
              <w:r w:rsidR="00D135ED">
                <w:rPr>
                  <w:rFonts w:asciiTheme="minorHAnsi" w:hAnsiTheme="minorHAnsi"/>
                  <w:b/>
                  <w:bCs/>
                  <w:color w:val="000000" w:themeColor="text1"/>
                  <w:sz w:val="20"/>
                  <w:szCs w:val="20"/>
                </w:rPr>
                <w:t xml:space="preserve"> to</w:t>
              </w:r>
            </w:ins>
            <w:r w:rsidRPr="004D5371">
              <w:rPr>
                <w:rFonts w:asciiTheme="minorHAnsi" w:hAnsiTheme="minorHAnsi"/>
                <w:b/>
                <w:bCs/>
                <w:color w:val="000000" w:themeColor="text1"/>
                <w:sz w:val="20"/>
                <w:szCs w:val="20"/>
              </w:rPr>
              <w:t xml:space="preserve"> requirement)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6E1BD9"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A2F0A02"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014331" w14:textId="77777777" w:rsidR="00F40F22" w:rsidRDefault="009D2B70">
            <w:pPr>
              <w:rPr>
                <w:ins w:id="140" w:author="Joycell Sundararaj - Chaucer" w:date="2026-09-29T22:06:00Z" w16du:dateUtc="2026-09-29T21:06:00Z"/>
                <w:rFonts w:asciiTheme="minorHAnsi" w:hAnsiTheme="minorHAnsi"/>
                <w:b/>
                <w:bCs/>
                <w:color w:val="000000" w:themeColor="text1"/>
                <w:sz w:val="20"/>
                <w:szCs w:val="20"/>
              </w:rPr>
            </w:pPr>
            <w:r w:rsidRPr="004D5371">
              <w:rPr>
                <w:rFonts w:asciiTheme="minorHAnsi" w:hAnsiTheme="minorHAnsi"/>
                <w:b/>
                <w:bCs/>
                <w:color w:val="000000" w:themeColor="text1"/>
                <w:sz w:val="20"/>
                <w:szCs w:val="20"/>
              </w:rPr>
              <w:t>Front Door</w:t>
            </w:r>
            <w:ins w:id="141" w:author="Joycell Sundararaj - Chaucer" w:date="2026-09-29T22:06:00Z" w16du:dateUtc="2026-09-29T21:06:00Z">
              <w:r w:rsidR="00F40F22">
                <w:rPr>
                  <w:rFonts w:asciiTheme="minorHAnsi" w:hAnsiTheme="minorHAnsi"/>
                  <w:b/>
                  <w:bCs/>
                  <w:color w:val="000000" w:themeColor="text1"/>
                  <w:sz w:val="20"/>
                  <w:szCs w:val="20"/>
                </w:rPr>
                <w:t xml:space="preserve"> Premium</w:t>
              </w:r>
            </w:ins>
            <w:r w:rsidRPr="004D5371">
              <w:rPr>
                <w:rFonts w:asciiTheme="minorHAnsi" w:hAnsiTheme="minorHAnsi"/>
                <w:b/>
                <w:bCs/>
                <w:color w:val="000000" w:themeColor="text1"/>
                <w:sz w:val="20"/>
                <w:szCs w:val="20"/>
              </w:rPr>
              <w:t xml:space="preserve"> + App Gateway</w:t>
            </w:r>
            <w:r>
              <w:rPr>
                <w:rFonts w:asciiTheme="minorHAnsi" w:hAnsiTheme="minorHAnsi"/>
                <w:b/>
                <w:bCs/>
                <w:color w:val="000000" w:themeColor="text1"/>
                <w:sz w:val="20"/>
                <w:szCs w:val="20"/>
              </w:rPr>
              <w:t xml:space="preserve"> </w:t>
            </w:r>
          </w:p>
          <w:p w14:paraId="199FAEB8" w14:textId="09B30CDD" w:rsidR="009D2B70" w:rsidRPr="004D5371" w:rsidRDefault="009D2B70">
            <w:pPr>
              <w:rPr>
                <w:rFonts w:asciiTheme="minorHAnsi" w:hAnsiTheme="minorHAnsi"/>
                <w:sz w:val="20"/>
                <w:szCs w:val="20"/>
              </w:rPr>
            </w:pPr>
            <w:r>
              <w:rPr>
                <w:rFonts w:asciiTheme="minorHAnsi" w:hAnsiTheme="minorHAnsi"/>
                <w:b/>
                <w:bCs/>
                <w:color w:val="000000" w:themeColor="text1"/>
                <w:sz w:val="20"/>
                <w:szCs w:val="20"/>
              </w:rPr>
              <w:t>(Both Combined)</w:t>
            </w:r>
          </w:p>
        </w:tc>
      </w:tr>
      <w:tr w:rsidR="00887BE2" w:rsidRPr="004D5371" w14:paraId="5FC1791E" w14:textId="77777777">
        <w:tc>
          <w:tcPr>
            <w:tcW w:w="2400" w:type="dxa"/>
            <w:tcMar>
              <w:top w:w="70" w:type="dxa"/>
              <w:left w:w="100" w:type="dxa"/>
              <w:bottom w:w="70" w:type="dxa"/>
              <w:right w:w="100" w:type="dxa"/>
            </w:tcMar>
            <w:vAlign w:val="center"/>
          </w:tcPr>
          <w:p w14:paraId="47A65F71" w14:textId="11C32407" w:rsidR="00887BE2" w:rsidRPr="004D5371" w:rsidRDefault="00887BE2" w:rsidP="00887BE2">
            <w:pPr>
              <w:rPr>
                <w:rFonts w:asciiTheme="minorHAnsi" w:hAnsiTheme="minorHAnsi"/>
                <w:sz w:val="20"/>
                <w:szCs w:val="20"/>
              </w:rPr>
            </w:pPr>
            <w:r w:rsidRPr="004D5371">
              <w:rPr>
                <w:rFonts w:asciiTheme="minorHAnsi" w:hAnsiTheme="minorHAnsi"/>
                <w:sz w:val="20"/>
                <w:szCs w:val="20"/>
              </w:rPr>
              <w:t>Global routing (R1, R11)</w:t>
            </w:r>
          </w:p>
        </w:tc>
        <w:tc>
          <w:tcPr>
            <w:tcW w:w="2400" w:type="dxa"/>
            <w:tcMar>
              <w:top w:w="70" w:type="dxa"/>
              <w:left w:w="100" w:type="dxa"/>
              <w:bottom w:w="70" w:type="dxa"/>
              <w:right w:w="100" w:type="dxa"/>
            </w:tcMar>
            <w:vAlign w:val="center"/>
          </w:tcPr>
          <w:p w14:paraId="54A8587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95725C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F50F48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725ACDA" w14:textId="77777777">
        <w:tc>
          <w:tcPr>
            <w:tcW w:w="2400" w:type="dxa"/>
            <w:tcMar>
              <w:top w:w="70" w:type="dxa"/>
              <w:left w:w="100" w:type="dxa"/>
              <w:bottom w:w="70" w:type="dxa"/>
              <w:right w:w="100" w:type="dxa"/>
            </w:tcMar>
            <w:vAlign w:val="center"/>
          </w:tcPr>
          <w:p w14:paraId="1C5055D5" w14:textId="59A811DE" w:rsidR="00887BE2" w:rsidRPr="004D5371" w:rsidRDefault="00887BE2" w:rsidP="00887BE2">
            <w:pPr>
              <w:rPr>
                <w:rFonts w:asciiTheme="minorHAnsi" w:hAnsiTheme="minorHAnsi"/>
                <w:sz w:val="20"/>
                <w:szCs w:val="20"/>
              </w:rPr>
            </w:pPr>
            <w:r w:rsidRPr="004D5371">
              <w:rPr>
                <w:rFonts w:asciiTheme="minorHAnsi" w:hAnsiTheme="minorHAnsi"/>
                <w:sz w:val="20"/>
                <w:szCs w:val="20"/>
              </w:rPr>
              <w:t>Multi-region support (R7, R8)</w:t>
            </w:r>
          </w:p>
        </w:tc>
        <w:tc>
          <w:tcPr>
            <w:tcW w:w="2400" w:type="dxa"/>
            <w:tcMar>
              <w:top w:w="70" w:type="dxa"/>
              <w:left w:w="100" w:type="dxa"/>
              <w:bottom w:w="70" w:type="dxa"/>
              <w:right w:w="100" w:type="dxa"/>
            </w:tcMar>
            <w:vAlign w:val="center"/>
          </w:tcPr>
          <w:p w14:paraId="50F98F5D"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10FDCB7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73733E3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6D437074" w14:textId="77777777">
        <w:tc>
          <w:tcPr>
            <w:tcW w:w="2400" w:type="dxa"/>
            <w:tcMar>
              <w:top w:w="70" w:type="dxa"/>
              <w:left w:w="100" w:type="dxa"/>
              <w:bottom w:w="70" w:type="dxa"/>
              <w:right w:w="100" w:type="dxa"/>
            </w:tcMar>
            <w:vAlign w:val="center"/>
          </w:tcPr>
          <w:p w14:paraId="6B64F2F2" w14:textId="7BBA0D5F" w:rsidR="00887BE2" w:rsidRPr="004D5371" w:rsidRDefault="00887BE2" w:rsidP="00887BE2">
            <w:pPr>
              <w:rPr>
                <w:rFonts w:asciiTheme="minorHAnsi" w:hAnsiTheme="minorHAnsi"/>
                <w:sz w:val="20"/>
                <w:szCs w:val="20"/>
              </w:rPr>
            </w:pPr>
            <w:r w:rsidRPr="004D5371">
              <w:rPr>
                <w:rFonts w:asciiTheme="minorHAnsi" w:hAnsiTheme="minorHAnsi"/>
                <w:sz w:val="20"/>
                <w:szCs w:val="20"/>
              </w:rPr>
              <w:t>WAF protection (R6)</w:t>
            </w:r>
          </w:p>
        </w:tc>
        <w:tc>
          <w:tcPr>
            <w:tcW w:w="2400" w:type="dxa"/>
            <w:tcMar>
              <w:top w:w="70" w:type="dxa"/>
              <w:left w:w="100" w:type="dxa"/>
              <w:bottom w:w="70" w:type="dxa"/>
              <w:right w:w="100" w:type="dxa"/>
            </w:tcMar>
            <w:vAlign w:val="center"/>
          </w:tcPr>
          <w:p w14:paraId="1AC92042"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0E73EA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25B22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AE55E8A" w14:textId="77777777">
        <w:tc>
          <w:tcPr>
            <w:tcW w:w="2400" w:type="dxa"/>
            <w:tcMar>
              <w:top w:w="70" w:type="dxa"/>
              <w:left w:w="100" w:type="dxa"/>
              <w:bottom w:w="70" w:type="dxa"/>
              <w:right w:w="100" w:type="dxa"/>
            </w:tcMar>
            <w:vAlign w:val="center"/>
          </w:tcPr>
          <w:p w14:paraId="4F3E0455" w14:textId="32FE3B17" w:rsidR="00887BE2" w:rsidRPr="004D5371" w:rsidRDefault="00887BE2" w:rsidP="00887BE2">
            <w:pPr>
              <w:rPr>
                <w:rFonts w:asciiTheme="minorHAnsi" w:hAnsiTheme="minorHAnsi"/>
                <w:sz w:val="20"/>
                <w:szCs w:val="20"/>
              </w:rPr>
            </w:pPr>
            <w:r w:rsidRPr="004D5371">
              <w:rPr>
                <w:rFonts w:asciiTheme="minorHAnsi" w:hAnsiTheme="minorHAnsi"/>
                <w:sz w:val="20"/>
                <w:szCs w:val="20"/>
              </w:rPr>
              <w:t>Private Link to APIM (R4, R5)</w:t>
            </w:r>
          </w:p>
        </w:tc>
        <w:tc>
          <w:tcPr>
            <w:tcW w:w="2400" w:type="dxa"/>
            <w:tcMar>
              <w:top w:w="70" w:type="dxa"/>
              <w:left w:w="100" w:type="dxa"/>
              <w:bottom w:w="70" w:type="dxa"/>
              <w:right w:w="100" w:type="dxa"/>
            </w:tcMar>
            <w:vAlign w:val="center"/>
          </w:tcPr>
          <w:p w14:paraId="193903D4"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3B54926A"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681C16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r>
      <w:tr w:rsidR="00887BE2" w:rsidRPr="004D5371" w14:paraId="2C8B2CBF" w14:textId="77777777">
        <w:tc>
          <w:tcPr>
            <w:tcW w:w="2400" w:type="dxa"/>
            <w:tcMar>
              <w:top w:w="70" w:type="dxa"/>
              <w:left w:w="100" w:type="dxa"/>
              <w:bottom w:w="70" w:type="dxa"/>
              <w:right w:w="100" w:type="dxa"/>
            </w:tcMar>
            <w:vAlign w:val="center"/>
          </w:tcPr>
          <w:p w14:paraId="3C68B0F8" w14:textId="19E9708E" w:rsidR="00887BE2" w:rsidRPr="004D5371" w:rsidRDefault="00887BE2" w:rsidP="00887BE2">
            <w:pPr>
              <w:rPr>
                <w:rFonts w:asciiTheme="minorHAnsi" w:hAnsiTheme="minorHAnsi"/>
                <w:sz w:val="20"/>
                <w:szCs w:val="20"/>
              </w:rPr>
            </w:pPr>
            <w:r w:rsidRPr="004D5371">
              <w:rPr>
                <w:rFonts w:asciiTheme="minorHAnsi" w:hAnsiTheme="minorHAnsi"/>
                <w:sz w:val="20"/>
                <w:szCs w:val="20"/>
              </w:rPr>
              <w:t>Performance (R7)</w:t>
            </w:r>
          </w:p>
        </w:tc>
        <w:tc>
          <w:tcPr>
            <w:tcW w:w="2400" w:type="dxa"/>
            <w:tcMar>
              <w:top w:w="70" w:type="dxa"/>
              <w:left w:w="100" w:type="dxa"/>
              <w:bottom w:w="70" w:type="dxa"/>
              <w:right w:w="100" w:type="dxa"/>
            </w:tcMar>
            <w:vAlign w:val="center"/>
          </w:tcPr>
          <w:p w14:paraId="1759F5F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713D8600"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604AB19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Highest</w:t>
            </w:r>
          </w:p>
        </w:tc>
      </w:tr>
      <w:tr w:rsidR="00887BE2" w:rsidRPr="004D5371" w14:paraId="42987C2A" w14:textId="77777777">
        <w:tc>
          <w:tcPr>
            <w:tcW w:w="2400" w:type="dxa"/>
            <w:tcMar>
              <w:top w:w="70" w:type="dxa"/>
              <w:left w:w="100" w:type="dxa"/>
              <w:bottom w:w="70" w:type="dxa"/>
              <w:right w:w="100" w:type="dxa"/>
            </w:tcMar>
            <w:vAlign w:val="center"/>
          </w:tcPr>
          <w:p w14:paraId="724054C7" w14:textId="45B007CC" w:rsidR="00887BE2" w:rsidRPr="004D5371" w:rsidRDefault="00887BE2" w:rsidP="00887BE2">
            <w:pPr>
              <w:rPr>
                <w:rFonts w:asciiTheme="minorHAnsi" w:hAnsiTheme="minorHAnsi"/>
                <w:sz w:val="20"/>
                <w:szCs w:val="20"/>
              </w:rPr>
            </w:pPr>
            <w:r w:rsidRPr="004D5371">
              <w:rPr>
                <w:rFonts w:asciiTheme="minorHAnsi" w:hAnsiTheme="minorHAnsi"/>
                <w:sz w:val="20"/>
                <w:szCs w:val="20"/>
              </w:rPr>
              <w:t>Operational complexity (R12)</w:t>
            </w:r>
          </w:p>
        </w:tc>
        <w:tc>
          <w:tcPr>
            <w:tcW w:w="2400" w:type="dxa"/>
            <w:tcMar>
              <w:top w:w="70" w:type="dxa"/>
              <w:left w:w="100" w:type="dxa"/>
              <w:bottom w:w="70" w:type="dxa"/>
              <w:right w:w="100" w:type="dxa"/>
            </w:tcMar>
            <w:vAlign w:val="center"/>
          </w:tcPr>
          <w:p w14:paraId="29015BBE"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34294E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2FC20DCF"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p>
        </w:tc>
      </w:tr>
      <w:tr w:rsidR="00887BE2" w:rsidRPr="004D5371" w14:paraId="2EC13EF5" w14:textId="77777777">
        <w:tc>
          <w:tcPr>
            <w:tcW w:w="2400" w:type="dxa"/>
            <w:tcMar>
              <w:top w:w="70" w:type="dxa"/>
              <w:left w:w="100" w:type="dxa"/>
              <w:bottom w:w="70" w:type="dxa"/>
              <w:right w:w="100" w:type="dxa"/>
            </w:tcMar>
            <w:vAlign w:val="center"/>
          </w:tcPr>
          <w:p w14:paraId="6EE03969" w14:textId="526D2C1C" w:rsidR="00887BE2" w:rsidRPr="004D5371" w:rsidRDefault="00887BE2" w:rsidP="00887BE2">
            <w:pPr>
              <w:rPr>
                <w:rFonts w:asciiTheme="minorHAnsi" w:hAnsiTheme="minorHAnsi"/>
                <w:sz w:val="20"/>
                <w:szCs w:val="20"/>
              </w:rPr>
            </w:pPr>
            <w:commentRangeStart w:id="142"/>
            <w:r w:rsidRPr="004D5371">
              <w:rPr>
                <w:rFonts w:asciiTheme="minorHAnsi" w:hAnsiTheme="minorHAnsi"/>
                <w:sz w:val="20"/>
                <w:szCs w:val="20"/>
              </w:rPr>
              <w:t>Cost (R12)</w:t>
            </w:r>
          </w:p>
        </w:tc>
        <w:tc>
          <w:tcPr>
            <w:tcW w:w="2400" w:type="dxa"/>
            <w:tcMar>
              <w:top w:w="70" w:type="dxa"/>
              <w:left w:w="100" w:type="dxa"/>
              <w:bottom w:w="70" w:type="dxa"/>
              <w:right w:w="100" w:type="dxa"/>
            </w:tcMar>
            <w:vAlign w:val="center"/>
          </w:tcPr>
          <w:p w14:paraId="2B076F66"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57497871"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389E5F78"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High</w:t>
            </w:r>
            <w:commentRangeEnd w:id="142"/>
            <w:r w:rsidR="00D8244E" w:rsidRPr="004D5371">
              <w:rPr>
                <w:rStyle w:val="CommentReference"/>
                <w:rFonts w:asciiTheme="minorHAnsi" w:hAnsiTheme="minorHAnsi"/>
                <w:sz w:val="20"/>
                <w:szCs w:val="20"/>
              </w:rPr>
              <w:commentReference w:id="142"/>
            </w:r>
          </w:p>
        </w:tc>
      </w:tr>
      <w:tr w:rsidR="00887BE2" w:rsidRPr="004D5371" w14:paraId="45ED7B94" w14:textId="77777777">
        <w:tc>
          <w:tcPr>
            <w:tcW w:w="2400" w:type="dxa"/>
            <w:tcMar>
              <w:top w:w="70" w:type="dxa"/>
              <w:left w:w="100" w:type="dxa"/>
              <w:bottom w:w="70" w:type="dxa"/>
              <w:right w:w="100" w:type="dxa"/>
            </w:tcMar>
            <w:vAlign w:val="center"/>
          </w:tcPr>
          <w:p w14:paraId="469917F7"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7A394C33"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032D28D5" w14:textId="77777777" w:rsidR="00887BE2" w:rsidRPr="004D5371" w:rsidRDefault="00887BE2" w:rsidP="00887BE2">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768420DB" w14:textId="77777777" w:rsidR="00887BE2" w:rsidRPr="004D5371" w:rsidRDefault="00887BE2" w:rsidP="00887BE2">
            <w:pPr>
              <w:rPr>
                <w:rFonts w:asciiTheme="minorHAnsi" w:hAnsiTheme="minorHAnsi"/>
                <w:sz w:val="20"/>
                <w:szCs w:val="20"/>
              </w:rPr>
            </w:pPr>
            <w:r>
              <w:rPr>
                <w:rFonts w:asciiTheme="minorHAnsi" w:hAnsiTheme="minorHAnsi"/>
                <w:sz w:val="20"/>
                <w:szCs w:val="20"/>
              </w:rPr>
              <w:t>No</w:t>
            </w:r>
          </w:p>
        </w:tc>
      </w:tr>
    </w:tbl>
    <w:p w14:paraId="42AABDA6" w14:textId="77777777" w:rsidR="009D2B70" w:rsidRDefault="009D2B70" w:rsidP="009D2B70">
      <w:pPr>
        <w:spacing w:after="140"/>
        <w:rPr>
          <w:rFonts w:asciiTheme="minorHAnsi" w:hAnsiTheme="minorHAnsi"/>
          <w:sz w:val="20"/>
          <w:szCs w:val="20"/>
        </w:rPr>
      </w:pPr>
    </w:p>
    <w:p w14:paraId="2B3A5DD3" w14:textId="6451DFE8" w:rsidR="009D2B70" w:rsidRPr="00E12188" w:rsidRDefault="009D2B70" w:rsidP="009D2B70">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r w:rsidR="00503300">
        <w:rPr>
          <w:rFonts w:asciiTheme="minorHAnsi" w:hAnsiTheme="minorHAnsi"/>
          <w:b/>
          <w:bCs/>
          <w:sz w:val="20"/>
          <w:szCs w:val="20"/>
        </w:rPr>
        <w:t xml:space="preserve"> edge gateway</w:t>
      </w:r>
      <w:r w:rsidRPr="00E12188">
        <w:rPr>
          <w:rFonts w:asciiTheme="minorHAnsi" w:hAnsiTheme="minorHAnsi"/>
          <w:b/>
          <w:bCs/>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9D2B70" w:rsidRPr="004D5371" w14:paraId="016D2787"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2E3D4B" w14:textId="77777777" w:rsidR="009D2B70" w:rsidRPr="004D5371" w:rsidRDefault="009D2B70">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F257AF" w14:textId="77777777" w:rsidR="009D2B70" w:rsidRPr="004D5371" w:rsidRDefault="009D2B70">
            <w:pPr>
              <w:rPr>
                <w:rFonts w:asciiTheme="minorHAnsi" w:hAnsiTheme="minorHAnsi"/>
                <w:sz w:val="20"/>
                <w:szCs w:val="20"/>
              </w:rPr>
            </w:pPr>
            <w:r w:rsidRPr="0031003C">
              <w:rPr>
                <w:rFonts w:asciiTheme="minorHAnsi" w:hAnsiTheme="minorHAnsi"/>
                <w:b/>
                <w:bCs/>
                <w:color w:val="000000" w:themeColor="text1"/>
                <w:sz w:val="20"/>
                <w:szCs w:val="20"/>
              </w:rPr>
              <w:t>Primary Architectural Intent</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1AD513" w14:textId="1636F7F2" w:rsidR="009D2B70" w:rsidRPr="004D5371" w:rsidRDefault="00503300">
            <w:pPr>
              <w:rPr>
                <w:rFonts w:asciiTheme="minorHAnsi" w:hAnsiTheme="minorHAnsi"/>
                <w:sz w:val="20"/>
                <w:szCs w:val="20"/>
              </w:rPr>
            </w:pPr>
            <w:r>
              <w:rPr>
                <w:rFonts w:asciiTheme="minorHAnsi" w:hAnsiTheme="minorHAnsi"/>
                <w:b/>
                <w:bCs/>
                <w:color w:val="000000" w:themeColor="text1"/>
                <w:sz w:val="20"/>
                <w:szCs w:val="20"/>
              </w:rPr>
              <w:t xml:space="preserve">Reasoning </w:t>
            </w:r>
          </w:p>
        </w:tc>
      </w:tr>
      <w:tr w:rsidR="009D2B70" w:rsidRPr="004D5371" w14:paraId="2BA8C472" w14:textId="77777777">
        <w:tc>
          <w:tcPr>
            <w:tcW w:w="2400" w:type="dxa"/>
            <w:tcMar>
              <w:top w:w="70" w:type="dxa"/>
              <w:left w:w="100" w:type="dxa"/>
              <w:bottom w:w="70" w:type="dxa"/>
              <w:right w:w="100" w:type="dxa"/>
            </w:tcMar>
            <w:vAlign w:val="center"/>
          </w:tcPr>
          <w:p w14:paraId="53920F8D" w14:textId="77777777" w:rsidR="009D2B70" w:rsidRPr="004D5371" w:rsidRDefault="009D2B70">
            <w:pPr>
              <w:rPr>
                <w:rFonts w:asciiTheme="minorHAnsi" w:hAnsiTheme="minorHAnsi"/>
                <w:sz w:val="20"/>
                <w:szCs w:val="20"/>
              </w:rPr>
            </w:pPr>
            <w:r w:rsidRPr="004D5371">
              <w:rPr>
                <w:rFonts w:asciiTheme="minorHAnsi" w:hAnsiTheme="minorHAnsi"/>
                <w:sz w:val="20"/>
                <w:szCs w:val="20"/>
              </w:rPr>
              <w:t>Front Door Premium + WAF (</w:t>
            </w:r>
            <w:r w:rsidRPr="00EE4176">
              <w:rPr>
                <w:rFonts w:asciiTheme="minorHAnsi" w:hAnsiTheme="minorHAnsi"/>
                <w:sz w:val="20"/>
                <w:szCs w:val="20"/>
                <w:highlight w:val="yellow"/>
              </w:rPr>
              <w:t>chosen</w:t>
            </w:r>
            <w:r w:rsidRPr="004D5371">
              <w:rPr>
                <w:rFonts w:asciiTheme="minorHAnsi" w:hAnsiTheme="minorHAnsi"/>
                <w:sz w:val="20"/>
                <w:szCs w:val="20"/>
              </w:rPr>
              <w:t>)</w:t>
            </w:r>
          </w:p>
        </w:tc>
        <w:tc>
          <w:tcPr>
            <w:tcW w:w="3600" w:type="dxa"/>
            <w:tcMar>
              <w:top w:w="70" w:type="dxa"/>
              <w:left w:w="100" w:type="dxa"/>
              <w:bottom w:w="70" w:type="dxa"/>
              <w:right w:w="100" w:type="dxa"/>
            </w:tcMar>
            <w:vAlign w:val="center"/>
          </w:tcPr>
          <w:p w14:paraId="256B8631" w14:textId="277257E3" w:rsidR="009D2B70" w:rsidRPr="004D5371" w:rsidRDefault="009D2B70">
            <w:pPr>
              <w:rPr>
                <w:rFonts w:asciiTheme="minorHAnsi" w:hAnsiTheme="minorHAnsi"/>
                <w:sz w:val="20"/>
                <w:szCs w:val="20"/>
              </w:rPr>
            </w:pPr>
            <w:r w:rsidRPr="0031003C">
              <w:rPr>
                <w:rFonts w:asciiTheme="minorHAnsi" w:hAnsiTheme="minorHAnsi"/>
                <w:sz w:val="20"/>
                <w:szCs w:val="20"/>
              </w:rPr>
              <w:t>Global Edge, Multi-Region &amp; Unified Ingress</w:t>
            </w:r>
          </w:p>
        </w:tc>
        <w:tc>
          <w:tcPr>
            <w:tcW w:w="3300" w:type="dxa"/>
            <w:tcMar>
              <w:top w:w="70" w:type="dxa"/>
              <w:left w:w="100" w:type="dxa"/>
              <w:bottom w:w="70" w:type="dxa"/>
              <w:right w:w="100" w:type="dxa"/>
            </w:tcMar>
            <w:vAlign w:val="center"/>
          </w:tcPr>
          <w:p w14:paraId="2907CF4F" w14:textId="50A9A524" w:rsidR="009D2B70" w:rsidRPr="004D5371" w:rsidRDefault="00293C57">
            <w:pPr>
              <w:rPr>
                <w:rFonts w:asciiTheme="minorHAnsi" w:hAnsiTheme="minorHAnsi"/>
                <w:sz w:val="20"/>
                <w:szCs w:val="20"/>
              </w:rPr>
            </w:pPr>
            <w:r w:rsidRPr="0031003C">
              <w:rPr>
                <w:rFonts w:asciiTheme="minorHAnsi" w:hAnsiTheme="minorHAnsi"/>
                <w:sz w:val="20"/>
                <w:szCs w:val="20"/>
              </w:rPr>
              <w:t xml:space="preserve">Front Door Premium + WAF is the </w:t>
            </w:r>
            <w:r w:rsidRPr="00503300">
              <w:rPr>
                <w:rFonts w:asciiTheme="minorHAnsi" w:hAnsiTheme="minorHAnsi"/>
                <w:b/>
                <w:bCs/>
                <w:sz w:val="20"/>
                <w:szCs w:val="20"/>
              </w:rPr>
              <w:t>requirements-aligned,</w:t>
            </w:r>
            <w:r w:rsidRPr="0031003C">
              <w:rPr>
                <w:rFonts w:asciiTheme="minorHAnsi" w:hAnsiTheme="minorHAnsi"/>
                <w:sz w:val="20"/>
                <w:szCs w:val="20"/>
              </w:rPr>
              <w:t xml:space="preserve"> cost-effective choice: it meets every requirement in this matrix. It combines global routing, managed WAF/DDoS, and native Private Link into APIM within a single, low-maintenance service, satisfying R1 (discovery and consumption by internal and external users), R4 (controlled private and public endpoint access), R6 (DDoS and OWASP Top 10 protection), R7 (high availability), R11 (Traffic Manager-equivalent global routing) and R12 (low operational complexity for cost-effective, segregated environments).</w:t>
            </w:r>
          </w:p>
        </w:tc>
      </w:tr>
      <w:tr w:rsidR="00FA34A5" w:rsidRPr="004D5371" w14:paraId="2045764E" w14:textId="77777777">
        <w:tc>
          <w:tcPr>
            <w:tcW w:w="2400" w:type="dxa"/>
            <w:tcMar>
              <w:top w:w="70" w:type="dxa"/>
              <w:left w:w="100" w:type="dxa"/>
              <w:bottom w:w="70" w:type="dxa"/>
              <w:right w:w="100" w:type="dxa"/>
            </w:tcMar>
            <w:vAlign w:val="center"/>
          </w:tcPr>
          <w:p w14:paraId="04850C7B" w14:textId="77777777" w:rsidR="00FA34A5" w:rsidRPr="004D5371" w:rsidRDefault="00FA34A5" w:rsidP="00FA34A5">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7F3C6D99"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Regional-Only Ingress &amp; Strict Data Residency</w:t>
            </w:r>
          </w:p>
        </w:tc>
        <w:tc>
          <w:tcPr>
            <w:tcW w:w="3300" w:type="dxa"/>
            <w:tcMar>
              <w:top w:w="70" w:type="dxa"/>
              <w:left w:w="100" w:type="dxa"/>
              <w:bottom w:w="70" w:type="dxa"/>
              <w:right w:w="100" w:type="dxa"/>
            </w:tcMar>
            <w:vAlign w:val="center"/>
          </w:tcPr>
          <w:p w14:paraId="5AF0E7F8" w14:textId="77777777" w:rsidR="00DC3031" w:rsidRPr="00DC3031" w:rsidRDefault="00DC3031" w:rsidP="00DC3031">
            <w:pPr>
              <w:rPr>
                <w:rFonts w:asciiTheme="minorHAnsi" w:hAnsiTheme="minorHAnsi"/>
                <w:sz w:val="20"/>
                <w:szCs w:val="20"/>
              </w:rPr>
            </w:pPr>
            <w:r w:rsidRPr="00DC3031">
              <w:rPr>
                <w:rFonts w:asciiTheme="minorHAnsi" w:hAnsiTheme="minorHAnsi"/>
                <w:sz w:val="20"/>
                <w:szCs w:val="20"/>
              </w:rPr>
              <w:t xml:space="preserve">Application Gateway v2 + WAF was not selected because it only partially meets the defined requirements. Although it satisfies R5 (backend network access) and R6 (WAF protection), it lacks native global routing (R11), does not fully support the target consumption model (R1), and requires additional components to achieve multi-region resilience (R7/R8). Consequently, it </w:t>
            </w:r>
            <w:r w:rsidRPr="00DC3031">
              <w:rPr>
                <w:rFonts w:asciiTheme="minorHAnsi" w:hAnsiTheme="minorHAnsi"/>
                <w:sz w:val="20"/>
                <w:szCs w:val="20"/>
              </w:rPr>
              <w:lastRenderedPageBreak/>
              <w:t>offers lower overall requirement alignment than Azure Front Door Premium + WAF.</w:t>
            </w:r>
          </w:p>
          <w:p w14:paraId="4C457926" w14:textId="59C7A424" w:rsidR="00FA34A5" w:rsidRPr="004D5371" w:rsidRDefault="00FA34A5" w:rsidP="00FA34A5">
            <w:pPr>
              <w:rPr>
                <w:rFonts w:asciiTheme="minorHAnsi" w:hAnsiTheme="minorHAnsi"/>
                <w:sz w:val="20"/>
                <w:szCs w:val="20"/>
              </w:rPr>
            </w:pPr>
          </w:p>
        </w:tc>
      </w:tr>
      <w:tr w:rsidR="00FA34A5" w:rsidRPr="004D5371" w14:paraId="3C409F7C" w14:textId="77777777">
        <w:tc>
          <w:tcPr>
            <w:tcW w:w="2400" w:type="dxa"/>
            <w:tcMar>
              <w:top w:w="70" w:type="dxa"/>
              <w:left w:w="100" w:type="dxa"/>
              <w:bottom w:w="70" w:type="dxa"/>
              <w:right w:w="100" w:type="dxa"/>
            </w:tcMar>
            <w:vAlign w:val="center"/>
          </w:tcPr>
          <w:p w14:paraId="23D85D76" w14:textId="76362711" w:rsidR="00FA34A5" w:rsidRPr="004D5371" w:rsidRDefault="00FA34A5" w:rsidP="00FA34A5">
            <w:pPr>
              <w:rPr>
                <w:rFonts w:asciiTheme="minorHAnsi" w:hAnsiTheme="minorHAnsi"/>
                <w:sz w:val="20"/>
                <w:szCs w:val="20"/>
              </w:rPr>
            </w:pPr>
            <w:r w:rsidRPr="004D5371">
              <w:rPr>
                <w:rFonts w:asciiTheme="minorHAnsi" w:hAnsiTheme="minorHAnsi"/>
                <w:sz w:val="20"/>
                <w:szCs w:val="20"/>
              </w:rPr>
              <w:lastRenderedPageBreak/>
              <w:t>Front Door</w:t>
            </w:r>
            <w:ins w:id="143" w:author="Joycell Sundararaj - Chaucer" w:date="2026-09-29T22:06:00Z" w16du:dateUtc="2026-09-29T21:06:00Z">
              <w:r w:rsidR="00F40F22">
                <w:rPr>
                  <w:rFonts w:asciiTheme="minorHAnsi" w:hAnsiTheme="minorHAnsi"/>
                  <w:sz w:val="20"/>
                  <w:szCs w:val="20"/>
                </w:rPr>
                <w:t xml:space="preserve"> Premium</w:t>
              </w:r>
            </w:ins>
            <w:r w:rsidRPr="004D5371">
              <w:rPr>
                <w:rFonts w:asciiTheme="minorHAnsi" w:hAnsiTheme="minorHAnsi"/>
                <w:sz w:val="20"/>
                <w:szCs w:val="20"/>
              </w:rPr>
              <w:t xml:space="preserve"> + Application Gateway</w:t>
            </w:r>
          </w:p>
        </w:tc>
        <w:tc>
          <w:tcPr>
            <w:tcW w:w="3600" w:type="dxa"/>
            <w:tcMar>
              <w:top w:w="70" w:type="dxa"/>
              <w:left w:w="100" w:type="dxa"/>
              <w:bottom w:w="70" w:type="dxa"/>
              <w:right w:w="100" w:type="dxa"/>
            </w:tcMar>
            <w:vAlign w:val="center"/>
          </w:tcPr>
          <w:p w14:paraId="3E864A83" w14:textId="5304962D" w:rsidR="00FA34A5" w:rsidRPr="004D5371" w:rsidRDefault="00FA34A5" w:rsidP="00FA34A5">
            <w:pPr>
              <w:rPr>
                <w:rFonts w:asciiTheme="minorHAnsi" w:hAnsiTheme="minorHAnsi"/>
                <w:sz w:val="20"/>
                <w:szCs w:val="20"/>
              </w:rPr>
            </w:pPr>
            <w:r w:rsidRPr="0031003C">
              <w:rPr>
                <w:rFonts w:asciiTheme="minorHAnsi" w:hAnsiTheme="minorHAnsi"/>
                <w:sz w:val="20"/>
                <w:szCs w:val="20"/>
              </w:rPr>
              <w:t xml:space="preserve">N-Tier Ingress &amp; Deep </w:t>
            </w:r>
            <w:r w:rsidR="00D67AF9" w:rsidRPr="0031003C">
              <w:rPr>
                <w:rFonts w:asciiTheme="minorHAnsi" w:hAnsiTheme="minorHAnsi"/>
                <w:sz w:val="20"/>
                <w:szCs w:val="20"/>
              </w:rPr>
              <w:t>Defence</w:t>
            </w:r>
            <w:r w:rsidRPr="0031003C">
              <w:rPr>
                <w:rFonts w:asciiTheme="minorHAnsi" w:hAnsiTheme="minorHAnsi"/>
                <w:sz w:val="20"/>
                <w:szCs w:val="20"/>
              </w:rPr>
              <w:t>-in-Depth</w:t>
            </w:r>
          </w:p>
        </w:tc>
        <w:tc>
          <w:tcPr>
            <w:tcW w:w="3300" w:type="dxa"/>
            <w:tcMar>
              <w:top w:w="70" w:type="dxa"/>
              <w:left w:w="100" w:type="dxa"/>
              <w:bottom w:w="70" w:type="dxa"/>
              <w:right w:w="100" w:type="dxa"/>
            </w:tcMar>
            <w:vAlign w:val="center"/>
          </w:tcPr>
          <w:p w14:paraId="40E56AD7" w14:textId="588DE3CD" w:rsidR="00FA34A5" w:rsidRPr="004D5371" w:rsidRDefault="00FA0D67" w:rsidP="00FA0D67">
            <w:pPr>
              <w:rPr>
                <w:rFonts w:asciiTheme="minorHAnsi" w:hAnsiTheme="minorHAnsi"/>
                <w:sz w:val="20"/>
                <w:szCs w:val="20"/>
              </w:rPr>
            </w:pPr>
            <w:r w:rsidRPr="00FA0D67">
              <w:rPr>
                <w:rFonts w:asciiTheme="minorHAnsi" w:hAnsiTheme="minorHAnsi"/>
                <w:sz w:val="20"/>
                <w:szCs w:val="20"/>
              </w:rPr>
              <w:t xml:space="preserve">Front Door Premium + Application Gateway v2 + WAF was not selected because the additional inspection and routing capabilities do not address any unmet requirements. Although it provides the strongest alignment to R2 and R6, it introduces extra cost and </w:t>
            </w:r>
            <w:commentRangeStart w:id="144"/>
            <w:r w:rsidRPr="00FA0D67">
              <w:rPr>
                <w:rFonts w:asciiTheme="minorHAnsi" w:hAnsiTheme="minorHAnsi"/>
                <w:sz w:val="20"/>
                <w:szCs w:val="20"/>
              </w:rPr>
              <w:t>operational complexity</w:t>
            </w:r>
            <w:commentRangeEnd w:id="144"/>
            <w:r w:rsidR="00126FCD" w:rsidRPr="00FA0D67">
              <w:rPr>
                <w:rStyle w:val="CommentReference"/>
                <w:rFonts w:asciiTheme="minorHAnsi" w:hAnsiTheme="minorHAnsi"/>
                <w:sz w:val="20"/>
                <w:szCs w:val="20"/>
              </w:rPr>
              <w:commentReference w:id="144"/>
            </w:r>
            <w:r w:rsidRPr="00FA0D67">
              <w:rPr>
                <w:rFonts w:asciiTheme="minorHAnsi" w:hAnsiTheme="minorHAnsi"/>
                <w:sz w:val="20"/>
                <w:szCs w:val="20"/>
              </w:rPr>
              <w:t>, reducing alignment with R12. Front Door Premium + WAF delivers the required functionality more simply and cost-effectively.</w:t>
            </w:r>
          </w:p>
        </w:tc>
      </w:tr>
      <w:tr w:rsidR="00FA34A5" w:rsidRPr="004D5371" w14:paraId="70950417" w14:textId="77777777">
        <w:tc>
          <w:tcPr>
            <w:tcW w:w="2400" w:type="dxa"/>
            <w:tcMar>
              <w:top w:w="70" w:type="dxa"/>
              <w:left w:w="100" w:type="dxa"/>
              <w:bottom w:w="70" w:type="dxa"/>
              <w:right w:w="100" w:type="dxa"/>
            </w:tcMar>
            <w:vAlign w:val="center"/>
          </w:tcPr>
          <w:p w14:paraId="00B66EB7" w14:textId="77777777" w:rsidR="00D22022" w:rsidRDefault="00FA34A5" w:rsidP="00FA34A5">
            <w:pPr>
              <w:rPr>
                <w:ins w:id="145" w:author="Joycell Sundararaj - Chaucer" w:date="2026-09-29T22:07:00Z" w16du:dateUtc="2026-09-29T21:07:00Z"/>
                <w:rFonts w:asciiTheme="minorHAnsi" w:hAnsiTheme="minorHAnsi"/>
                <w:sz w:val="20"/>
                <w:szCs w:val="20"/>
              </w:rPr>
            </w:pPr>
            <w:r w:rsidRPr="004D5371">
              <w:rPr>
                <w:rFonts w:asciiTheme="minorHAnsi" w:hAnsiTheme="minorHAnsi"/>
                <w:sz w:val="20"/>
                <w:szCs w:val="20"/>
              </w:rPr>
              <w:t xml:space="preserve">Direct APIM ingress </w:t>
            </w:r>
          </w:p>
          <w:p w14:paraId="163328AC" w14:textId="7E281141" w:rsidR="00FA34A5" w:rsidRPr="004D5371" w:rsidRDefault="00FA34A5" w:rsidP="00FA34A5">
            <w:pPr>
              <w:rPr>
                <w:rFonts w:asciiTheme="minorHAnsi" w:hAnsiTheme="minorHAnsi"/>
                <w:sz w:val="20"/>
                <w:szCs w:val="20"/>
              </w:rPr>
            </w:pPr>
            <w:r w:rsidRPr="004D5371">
              <w:rPr>
                <w:rFonts w:asciiTheme="minorHAnsi" w:hAnsiTheme="minorHAnsi"/>
                <w:sz w:val="20"/>
                <w:szCs w:val="20"/>
              </w:rPr>
              <w:t>(</w:t>
            </w:r>
            <w:del w:id="146" w:author="Joycell Sundararaj - Chaucer" w:date="2026-09-29T22:07:00Z" w16du:dateUtc="2026-09-29T21:07:00Z">
              <w:r w:rsidRPr="004D5371" w:rsidDel="00D22022">
                <w:rPr>
                  <w:rFonts w:asciiTheme="minorHAnsi" w:hAnsiTheme="minorHAnsi"/>
                  <w:sz w:val="20"/>
                  <w:szCs w:val="20"/>
                </w:rPr>
                <w:delText>n</w:delText>
              </w:r>
            </w:del>
            <w:ins w:id="147" w:author="Joycell Sundararaj - Chaucer" w:date="2026-09-29T22:07:00Z" w16du:dateUtc="2026-09-29T21:07:00Z">
              <w:r w:rsidR="00D22022">
                <w:rPr>
                  <w:rFonts w:asciiTheme="minorHAnsi" w:hAnsiTheme="minorHAnsi"/>
                  <w:sz w:val="20"/>
                  <w:szCs w:val="20"/>
                </w:rPr>
                <w:t>N</w:t>
              </w:r>
            </w:ins>
            <w:r w:rsidRPr="004D5371">
              <w:rPr>
                <w:rFonts w:asciiTheme="minorHAnsi" w:hAnsiTheme="minorHAnsi"/>
                <w:sz w:val="20"/>
                <w:szCs w:val="20"/>
              </w:rPr>
              <w:t xml:space="preserve">o edge </w:t>
            </w:r>
            <w:del w:id="148" w:author="Joycell Sundararaj - Chaucer" w:date="2026-09-29T22:07:00Z" w16du:dateUtc="2026-09-29T21:07:00Z">
              <w:r w:rsidDel="00D22022">
                <w:rPr>
                  <w:rFonts w:asciiTheme="minorHAnsi" w:hAnsiTheme="minorHAnsi"/>
                  <w:sz w:val="20"/>
                  <w:szCs w:val="20"/>
                </w:rPr>
                <w:delText xml:space="preserve">gateway </w:delText>
              </w:r>
            </w:del>
            <w:r w:rsidRPr="004D5371">
              <w:rPr>
                <w:rFonts w:asciiTheme="minorHAnsi" w:hAnsiTheme="minorHAnsi"/>
                <w:sz w:val="20"/>
                <w:szCs w:val="20"/>
              </w:rPr>
              <w:t>service)</w:t>
            </w:r>
          </w:p>
        </w:tc>
        <w:tc>
          <w:tcPr>
            <w:tcW w:w="3600" w:type="dxa"/>
            <w:tcMar>
              <w:top w:w="70" w:type="dxa"/>
              <w:left w:w="100" w:type="dxa"/>
              <w:bottom w:w="70" w:type="dxa"/>
              <w:right w:w="100" w:type="dxa"/>
            </w:tcMar>
            <w:vAlign w:val="center"/>
          </w:tcPr>
          <w:p w14:paraId="43AC130B" w14:textId="77777777" w:rsidR="00FA34A5" w:rsidRPr="004D5371" w:rsidRDefault="00FA34A5" w:rsidP="00FA34A5">
            <w:pPr>
              <w:rPr>
                <w:rFonts w:asciiTheme="minorHAnsi" w:hAnsiTheme="minorHAnsi"/>
                <w:sz w:val="20"/>
                <w:szCs w:val="20"/>
              </w:rPr>
            </w:pPr>
            <w:r w:rsidRPr="0031003C">
              <w:rPr>
                <w:rFonts w:asciiTheme="minorHAnsi" w:hAnsiTheme="minorHAnsi"/>
                <w:sz w:val="20"/>
                <w:szCs w:val="20"/>
              </w:rPr>
              <w:t>Private / Internal-Only Services</w:t>
            </w:r>
          </w:p>
        </w:tc>
        <w:tc>
          <w:tcPr>
            <w:tcW w:w="3300" w:type="dxa"/>
            <w:tcMar>
              <w:top w:w="70" w:type="dxa"/>
              <w:left w:w="100" w:type="dxa"/>
              <w:bottom w:w="70" w:type="dxa"/>
              <w:right w:w="100" w:type="dxa"/>
            </w:tcMar>
            <w:vAlign w:val="center"/>
          </w:tcPr>
          <w:p w14:paraId="3B636E8E" w14:textId="107CE12C" w:rsidR="00FA34A5" w:rsidRPr="004D5371" w:rsidRDefault="00D67AF9" w:rsidP="00D67AF9">
            <w:pPr>
              <w:rPr>
                <w:rFonts w:asciiTheme="minorHAnsi" w:hAnsiTheme="minorHAnsi"/>
                <w:sz w:val="20"/>
                <w:szCs w:val="20"/>
              </w:rPr>
            </w:pPr>
            <w:r w:rsidRPr="00D67AF9">
              <w:rPr>
                <w:rFonts w:asciiTheme="minorHAnsi" w:hAnsiTheme="minorHAnsi"/>
                <w:sz w:val="20"/>
                <w:szCs w:val="20"/>
              </w:rPr>
              <w:t>Direct APIM ingress was not selected because it only aligns with internal-only API consumption scenarios. It does not meet the requirements for external access (R1), edge security protection (R6), or global routing and availability (R11). Consequently, it provides insufficient requirement coverage for the target API platform.</w:t>
            </w:r>
          </w:p>
        </w:tc>
      </w:tr>
    </w:tbl>
    <w:p w14:paraId="1FCAE3A3" w14:textId="4B20240C" w:rsidR="009D2B70" w:rsidRPr="004D5371" w:rsidRDefault="00D6496B" w:rsidP="009D2B70">
      <w:pPr>
        <w:spacing w:after="140"/>
        <w:rPr>
          <w:rFonts w:asciiTheme="minorHAnsi" w:hAnsiTheme="minorHAnsi"/>
          <w:sz w:val="20"/>
          <w:szCs w:val="20"/>
        </w:rPr>
      </w:pPr>
      <w:ins w:id="149" w:author="Joycell Sundararaj - Chaucer" w:date="2026-09-29T22:07:00Z" w16du:dateUtc="2026-09-29T21:07:00Z">
        <w:r>
          <w:rPr>
            <w:sz w:val="20"/>
            <w:szCs w:val="20"/>
          </w:rPr>
          <w:br/>
        </w:r>
      </w:ins>
      <w:r w:rsidR="006F6095" w:rsidRPr="009C1E28">
        <w:rPr>
          <w:sz w:val="20"/>
          <w:szCs w:val="20"/>
        </w:rPr>
        <w:t>Mi</w:t>
      </w:r>
      <w:r w:rsidR="008B42A6" w:rsidRPr="009C1E28">
        <w:rPr>
          <w:sz w:val="20"/>
          <w:szCs w:val="20"/>
        </w:rPr>
        <w:t>crosoft Source</w:t>
      </w:r>
      <w:r w:rsidR="008B42A6">
        <w:t xml:space="preserve">: </w:t>
      </w:r>
      <w:hyperlink r:id="rId15">
        <w:r w:rsidR="009D2B70" w:rsidRPr="004D5371">
          <w:rPr>
            <w:rStyle w:val="Hyperlink"/>
            <w:rFonts w:asciiTheme="minorHAnsi" w:hAnsiTheme="minorHAnsi"/>
            <w:i/>
            <w:iCs/>
            <w:sz w:val="20"/>
            <w:szCs w:val="20"/>
          </w:rPr>
          <w:t>learn.microsoft.com/azure/architecture/web-apps/api-management/architectures/protect-apis</w:t>
        </w:r>
      </w:hyperlink>
    </w:p>
    <w:p w14:paraId="458BB2AA" w14:textId="77777777" w:rsidR="009D2B70" w:rsidRPr="004D5371" w:rsidRDefault="009D2B70" w:rsidP="009D2B70">
      <w:pPr>
        <w:spacing w:after="140"/>
        <w:rPr>
          <w:del w:id="150" w:author="Puneet Kumar - Chaucer" w:date="2026-09-30T09:43:00Z" w16du:dateUtc="2026-09-30T08:43:00Z"/>
          <w:rFonts w:asciiTheme="minorHAnsi" w:hAnsiTheme="minorHAnsi"/>
          <w:sz w:val="20"/>
          <w:szCs w:val="20"/>
        </w:rPr>
      </w:pPr>
      <w:del w:id="151" w:author="Puneet Kumar - Chaucer" w:date="2026-09-30T09:43:00Z" w16du:dateUtc="2026-09-30T08:43:00Z">
        <w:r>
          <w:rPr>
            <w:rFonts w:asciiTheme="minorHAnsi" w:hAnsiTheme="minorHAnsi"/>
            <w:i/>
            <w:iCs/>
            <w:sz w:val="20"/>
            <w:szCs w:val="20"/>
          </w:rPr>
          <w:delText xml:space="preserve">The full end-to-end network topology behind this choice is shown in </w:delText>
        </w:r>
        <w:r>
          <w:fldChar w:fldCharType="begin"/>
        </w:r>
        <w:r>
          <w:delInstrText>HYPERLINK \l "_Toc241399555"</w:delInstrText>
        </w:r>
        <w:r>
          <w:fldChar w:fldCharType="separate"/>
        </w:r>
        <w:r>
          <w:rPr>
            <w:color w:val="0000FF"/>
            <w:u w:val="single"/>
          </w:rPr>
          <w:delText>section 6</w:delText>
        </w:r>
        <w:r>
          <w:fldChar w:fldCharType="end"/>
        </w:r>
        <w:r>
          <w:rPr>
            <w:rFonts w:asciiTheme="minorHAnsi" w:hAnsiTheme="minorHAnsi"/>
            <w:i/>
            <w:iCs/>
            <w:sz w:val="20"/>
            <w:szCs w:val="20"/>
          </w:rPr>
          <w:delText xml:space="preserve">; the conditions under which the other two options would win are set out in the matrix above (Network and Connectivity </w:delText>
        </w:r>
        <w:commentRangeStart w:id="152"/>
        <w:r>
          <w:rPr>
            <w:rFonts w:asciiTheme="minorHAnsi" w:hAnsiTheme="minorHAnsi"/>
            <w:i/>
            <w:iCs/>
            <w:sz w:val="20"/>
            <w:szCs w:val="20"/>
          </w:rPr>
          <w:delText>Design</w:delText>
        </w:r>
      </w:del>
      <w:commentRangeEnd w:id="152"/>
      <w:r>
        <w:rPr>
          <w:rStyle w:val="CommentReference"/>
          <w:rFonts w:asciiTheme="minorHAnsi" w:hAnsiTheme="minorHAnsi"/>
          <w:i/>
          <w:iCs/>
          <w:sz w:val="20"/>
          <w:szCs w:val="20"/>
        </w:rPr>
        <w:commentReference w:id="152"/>
      </w:r>
      <w:del w:id="153" w:author="Puneet Kumar - Chaucer" w:date="2026-09-30T09:43:00Z" w16du:dateUtc="2026-09-30T08:43:00Z">
        <w:r>
          <w:rPr>
            <w:rFonts w:asciiTheme="minorHAnsi" w:hAnsiTheme="minorHAnsi"/>
            <w:i/>
            <w:iCs/>
            <w:sz w:val="20"/>
            <w:szCs w:val="20"/>
          </w:rPr>
          <w:delText>).</w:delText>
        </w:r>
      </w:del>
    </w:p>
    <w:p w14:paraId="242151F6" w14:textId="77777777" w:rsidR="009D2B70" w:rsidRPr="007F1FDD" w:rsidRDefault="009D2B70" w:rsidP="009D2B70">
      <w:pPr>
        <w:pStyle w:val="Heading2"/>
        <w:keepNext/>
        <w:spacing w:before="240" w:after="120"/>
        <w:rPr>
          <w:rFonts w:asciiTheme="minorHAnsi" w:hAnsiTheme="minorHAnsi"/>
          <w:b w:val="0"/>
          <w:bCs w:val="0"/>
          <w:color w:val="1E2761"/>
          <w:sz w:val="24"/>
          <w:szCs w:val="24"/>
          <w:lang w:eastAsia="en-US"/>
        </w:rPr>
      </w:pPr>
      <w:bookmarkStart w:id="154" w:name="_Toc241523843"/>
      <w:r w:rsidRPr="007F1FDD">
        <w:rPr>
          <w:rFonts w:asciiTheme="minorHAnsi" w:hAnsiTheme="minorHAnsi"/>
          <w:b w:val="0"/>
          <w:bCs w:val="0"/>
          <w:color w:val="1E2761"/>
          <w:sz w:val="24"/>
          <w:szCs w:val="24"/>
          <w:lang w:eastAsia="en-US"/>
        </w:rPr>
        <w:t>APIM Deployment Mode Decision</w:t>
      </w:r>
      <w:bookmarkEnd w:id="154"/>
    </w:p>
    <w:p w14:paraId="2D520FD4" w14:textId="77777777" w:rsidR="009D2B70" w:rsidRDefault="009D2B70" w:rsidP="009D2B70">
      <w:pPr>
        <w:spacing w:after="140"/>
        <w:rPr>
          <w:sz w:val="20"/>
          <w:szCs w:val="20"/>
        </w:rPr>
      </w:pPr>
      <w:r w:rsidRPr="00D327D9">
        <w:rPr>
          <w:sz w:val="20"/>
          <w:szCs w:val="20"/>
        </w:rPr>
        <w:t xml:space="preserve">To ensure a strict security boundary, Azure API Management must be isolated from direct internet exposure. Selecting the deployment mode dictates how the gateway integrates with our virtual network (VNet) and forces all external consumer traffic through Azure Front Door Premium WAF via Private Link. </w:t>
      </w:r>
    </w:p>
    <w:p w14:paraId="4035FA1A" w14:textId="66B82840" w:rsidR="009D2B70" w:rsidRPr="004D5371" w:rsidRDefault="009D2B70" w:rsidP="009D2B70">
      <w:pPr>
        <w:spacing w:after="140"/>
        <w:rPr>
          <w:sz w:val="20"/>
          <w:szCs w:val="20"/>
        </w:rPr>
      </w:pPr>
      <w:r w:rsidRPr="00D327D9">
        <w:rPr>
          <w:sz w:val="20"/>
          <w:szCs w:val="20"/>
        </w:rPr>
        <w:t xml:space="preserve">The </w:t>
      </w:r>
      <w:r>
        <w:rPr>
          <w:sz w:val="20"/>
          <w:szCs w:val="20"/>
        </w:rPr>
        <w:t>table</w:t>
      </w:r>
      <w:r w:rsidRPr="00D327D9">
        <w:rPr>
          <w:sz w:val="20"/>
          <w:szCs w:val="20"/>
        </w:rPr>
        <w:t xml:space="preserve"> below details the evaluation between Internal VNet</w:t>
      </w:r>
      <w:r w:rsidR="00290C25">
        <w:rPr>
          <w:sz w:val="20"/>
          <w:szCs w:val="20"/>
        </w:rPr>
        <w:t>,</w:t>
      </w:r>
      <w:r w:rsidRPr="00D327D9">
        <w:rPr>
          <w:sz w:val="20"/>
          <w:szCs w:val="20"/>
        </w:rPr>
        <w:t xml:space="preserve"> External VNet modes</w:t>
      </w:r>
      <w:r w:rsidR="00290C25">
        <w:rPr>
          <w:sz w:val="20"/>
          <w:szCs w:val="20"/>
        </w:rPr>
        <w:t xml:space="preserve"> and </w:t>
      </w:r>
      <w:r w:rsidR="00290C25" w:rsidRPr="00D327D9">
        <w:rPr>
          <w:sz w:val="20"/>
          <w:szCs w:val="20"/>
        </w:rPr>
        <w:t xml:space="preserve">VNet </w:t>
      </w:r>
      <w:r w:rsidR="00290C25">
        <w:rPr>
          <w:sz w:val="20"/>
          <w:szCs w:val="20"/>
        </w:rPr>
        <w:t>Integration.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140"/>
        <w:gridCol w:w="992"/>
        <w:gridCol w:w="3544"/>
        <w:tblGridChange w:id="155">
          <w:tblGrid>
            <w:gridCol w:w="2100"/>
            <w:gridCol w:w="3140"/>
            <w:gridCol w:w="992"/>
            <w:gridCol w:w="3544"/>
          </w:tblGrid>
        </w:tblGridChange>
      </w:tblGrid>
      <w:tr w:rsidR="009D2B70" w:rsidRPr="004D5371" w14:paraId="1BC07769"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C89939" w14:textId="77777777" w:rsidR="009D2B70" w:rsidRPr="004D5371" w:rsidRDefault="009D2B70">
            <w:pPr>
              <w:rPr>
                <w:sz w:val="20"/>
                <w:szCs w:val="20"/>
              </w:rPr>
            </w:pPr>
            <w:r w:rsidRPr="004D5371">
              <w:rPr>
                <w:b/>
                <w:bCs/>
                <w:color w:val="000000" w:themeColor="text1"/>
                <w:sz w:val="20"/>
                <w:szCs w:val="20"/>
              </w:rPr>
              <w:t>Option</w:t>
            </w:r>
          </w:p>
        </w:tc>
        <w:tc>
          <w:tcPr>
            <w:tcW w:w="314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AB217C" w14:textId="77777777" w:rsidR="009D2B70" w:rsidRPr="004D5371" w:rsidRDefault="009D2B70">
            <w:pPr>
              <w:rPr>
                <w:sz w:val="20"/>
                <w:szCs w:val="20"/>
              </w:rPr>
            </w:pPr>
            <w:r>
              <w:rPr>
                <w:b/>
                <w:bCs/>
                <w:color w:val="000000" w:themeColor="text1"/>
                <w:sz w:val="20"/>
                <w:szCs w:val="20"/>
              </w:rPr>
              <w:t>Description</w:t>
            </w:r>
          </w:p>
        </w:tc>
        <w:tc>
          <w:tcPr>
            <w:tcW w:w="992"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305C9A" w14:textId="77777777" w:rsidR="009D2B70" w:rsidRPr="004D5371" w:rsidRDefault="009D2B70">
            <w:pPr>
              <w:rPr>
                <w:sz w:val="20"/>
                <w:szCs w:val="20"/>
              </w:rPr>
            </w:pPr>
            <w:r>
              <w:rPr>
                <w:b/>
                <w:bCs/>
                <w:color w:val="000000" w:themeColor="text1"/>
                <w:sz w:val="20"/>
                <w:szCs w:val="20"/>
              </w:rPr>
              <w:t>Status</w:t>
            </w:r>
          </w:p>
        </w:tc>
        <w:tc>
          <w:tcPr>
            <w:tcW w:w="3544" w:type="dxa"/>
            <w:tcBorders>
              <w:bottom w:val="single" w:sz="12" w:space="0" w:color="000000" w:themeColor="text1"/>
            </w:tcBorders>
            <w:shd w:val="clear" w:color="auto" w:fill="C1CDEC" w:themeFill="accent1" w:themeFillTint="33"/>
          </w:tcPr>
          <w:p w14:paraId="495D4F85" w14:textId="77777777" w:rsidR="009D2B70" w:rsidRPr="004D5371" w:rsidRDefault="009D2B70">
            <w:pPr>
              <w:rPr>
                <w:b/>
                <w:bCs/>
                <w:color w:val="000000" w:themeColor="text1"/>
                <w:sz w:val="20"/>
                <w:szCs w:val="20"/>
              </w:rPr>
            </w:pPr>
            <w:r w:rsidRPr="002A1EE2">
              <w:rPr>
                <w:b/>
                <w:bCs/>
                <w:color w:val="000000" w:themeColor="text1"/>
                <w:sz w:val="20"/>
                <w:szCs w:val="20"/>
              </w:rPr>
              <w:t>Architectural Rationale</w:t>
            </w:r>
          </w:p>
        </w:tc>
      </w:tr>
      <w:tr w:rsidR="009D2B70" w:rsidRPr="004D5371" w14:paraId="223647CA" w14:textId="77777777">
        <w:tc>
          <w:tcPr>
            <w:tcW w:w="2100" w:type="dxa"/>
            <w:tcMar>
              <w:top w:w="70" w:type="dxa"/>
              <w:left w:w="100" w:type="dxa"/>
              <w:bottom w:w="70" w:type="dxa"/>
              <w:right w:w="100" w:type="dxa"/>
            </w:tcMar>
            <w:vAlign w:val="center"/>
          </w:tcPr>
          <w:p w14:paraId="41B1C5AB" w14:textId="17856E0F" w:rsidR="009D2B70" w:rsidRPr="004D5371" w:rsidRDefault="009D2B70">
            <w:pPr>
              <w:rPr>
                <w:sz w:val="20"/>
                <w:szCs w:val="20"/>
              </w:rPr>
            </w:pPr>
            <w:del w:id="156" w:author="Joycell Sundararaj - Chaucer" w:date="2026-09-29T22:09:00Z" w16du:dateUtc="2026-09-29T21:09:00Z">
              <w:r w:rsidDel="00952EC9">
                <w:rPr>
                  <w:sz w:val="20"/>
                  <w:szCs w:val="20"/>
                </w:rPr>
                <w:delText xml:space="preserve"> </w:delText>
              </w:r>
            </w:del>
            <w:r>
              <w:rPr>
                <w:sz w:val="20"/>
                <w:szCs w:val="20"/>
              </w:rPr>
              <w:t xml:space="preserve">VNET Injection </w:t>
            </w:r>
            <w:r w:rsidRPr="004D5371">
              <w:rPr>
                <w:sz w:val="20"/>
                <w:szCs w:val="20"/>
              </w:rPr>
              <w:t>Internal mode</w:t>
            </w:r>
          </w:p>
        </w:tc>
        <w:tc>
          <w:tcPr>
            <w:tcW w:w="3140" w:type="dxa"/>
            <w:tcMar>
              <w:top w:w="70" w:type="dxa"/>
              <w:left w:w="100" w:type="dxa"/>
              <w:bottom w:w="70" w:type="dxa"/>
              <w:right w:w="100" w:type="dxa"/>
            </w:tcMar>
            <w:vAlign w:val="center"/>
          </w:tcPr>
          <w:p w14:paraId="5BF918BF" w14:textId="77777777" w:rsidR="009D2B70" w:rsidRPr="004D5371" w:rsidRDefault="009D2B70">
            <w:pPr>
              <w:rPr>
                <w:sz w:val="20"/>
                <w:szCs w:val="20"/>
              </w:rPr>
            </w:pPr>
            <w:r w:rsidRPr="002A1EE2">
              <w:rPr>
                <w:sz w:val="20"/>
                <w:szCs w:val="20"/>
              </w:rPr>
              <w:t xml:space="preserve">APIM is deployed fully inside a dedicated VNet subnet with no public IP address. Ingress from Front Door Premium is routed privately via </w:t>
            </w:r>
            <w:r w:rsidRPr="002A1EE2">
              <w:rPr>
                <w:b/>
                <w:bCs/>
                <w:sz w:val="20"/>
                <w:szCs w:val="20"/>
              </w:rPr>
              <w:t>Private Link / Private Endpoints</w:t>
            </w:r>
            <w:r w:rsidRPr="002A1EE2">
              <w:rPr>
                <w:sz w:val="20"/>
                <w:szCs w:val="20"/>
              </w:rPr>
              <w:t>, and backend access uses private VNet routing.</w:t>
            </w:r>
          </w:p>
        </w:tc>
        <w:tc>
          <w:tcPr>
            <w:tcW w:w="992" w:type="dxa"/>
            <w:tcMar>
              <w:top w:w="70" w:type="dxa"/>
              <w:left w:w="100" w:type="dxa"/>
              <w:bottom w:w="70" w:type="dxa"/>
              <w:right w:w="100" w:type="dxa"/>
            </w:tcMar>
            <w:vAlign w:val="center"/>
          </w:tcPr>
          <w:p w14:paraId="7E37393D" w14:textId="77777777" w:rsidR="009D2B70" w:rsidRPr="004D5371" w:rsidRDefault="009D2B70">
            <w:pPr>
              <w:rPr>
                <w:sz w:val="20"/>
                <w:szCs w:val="20"/>
              </w:rPr>
            </w:pPr>
            <w:r>
              <w:rPr>
                <w:sz w:val="20"/>
                <w:szCs w:val="20"/>
              </w:rPr>
              <w:t>Chosen</w:t>
            </w:r>
          </w:p>
        </w:tc>
        <w:tc>
          <w:tcPr>
            <w:tcW w:w="3544" w:type="dxa"/>
          </w:tcPr>
          <w:p w14:paraId="279BE1E8" w14:textId="77777777" w:rsidR="009D2B70" w:rsidRPr="004D5371" w:rsidRDefault="009D2B70">
            <w:pPr>
              <w:rPr>
                <w:sz w:val="20"/>
                <w:szCs w:val="20"/>
              </w:rPr>
            </w:pPr>
            <w:r w:rsidRPr="002A1EE2">
              <w:rPr>
                <w:b/>
                <w:bCs/>
                <w:sz w:val="20"/>
                <w:szCs w:val="20"/>
              </w:rPr>
              <w:t>Zero Internet Exposure:</w:t>
            </w:r>
            <w:r w:rsidRPr="002A1EE2">
              <w:rPr>
                <w:sz w:val="20"/>
                <w:szCs w:val="20"/>
              </w:rPr>
              <w:t xml:space="preserve"> Completely isolates the API gateway from the public internet. Guarantees that all external traffic is inspected and forced through Azure Front Door Premium WAF before reaching APIM.</w:t>
            </w:r>
          </w:p>
        </w:tc>
      </w:tr>
      <w:tr w:rsidR="009D2B70" w:rsidRPr="004D5371" w14:paraId="4B9BA6D7" w14:textId="77777777">
        <w:tc>
          <w:tcPr>
            <w:tcW w:w="2100" w:type="dxa"/>
            <w:tcMar>
              <w:top w:w="70" w:type="dxa"/>
              <w:left w:w="100" w:type="dxa"/>
              <w:bottom w:w="70" w:type="dxa"/>
              <w:right w:w="100" w:type="dxa"/>
            </w:tcMar>
            <w:vAlign w:val="center"/>
          </w:tcPr>
          <w:p w14:paraId="176CE74D" w14:textId="2663B6FA" w:rsidR="009D2B70" w:rsidRPr="004D5371" w:rsidRDefault="009D2B70">
            <w:pPr>
              <w:rPr>
                <w:sz w:val="20"/>
                <w:szCs w:val="20"/>
              </w:rPr>
            </w:pPr>
            <w:r>
              <w:rPr>
                <w:sz w:val="20"/>
                <w:szCs w:val="20"/>
              </w:rPr>
              <w:t xml:space="preserve">VNET </w:t>
            </w:r>
            <w:r w:rsidR="00EB2615">
              <w:rPr>
                <w:sz w:val="20"/>
                <w:szCs w:val="20"/>
              </w:rPr>
              <w:t>Injection External</w:t>
            </w:r>
            <w:r w:rsidRPr="004D5371">
              <w:rPr>
                <w:sz w:val="20"/>
                <w:szCs w:val="20"/>
              </w:rPr>
              <w:t xml:space="preserve"> mode</w:t>
            </w:r>
          </w:p>
        </w:tc>
        <w:tc>
          <w:tcPr>
            <w:tcW w:w="3140" w:type="dxa"/>
            <w:tcMar>
              <w:top w:w="70" w:type="dxa"/>
              <w:left w:w="100" w:type="dxa"/>
              <w:bottom w:w="70" w:type="dxa"/>
              <w:right w:w="100" w:type="dxa"/>
            </w:tcMar>
            <w:vAlign w:val="center"/>
          </w:tcPr>
          <w:p w14:paraId="47F2436C" w14:textId="77777777" w:rsidR="009D2B70" w:rsidRPr="004D5371" w:rsidRDefault="009D2B70">
            <w:pPr>
              <w:rPr>
                <w:sz w:val="20"/>
                <w:szCs w:val="20"/>
              </w:rPr>
            </w:pPr>
            <w:r w:rsidRPr="002A1EE2">
              <w:rPr>
                <w:sz w:val="20"/>
                <w:szCs w:val="20"/>
              </w:rPr>
              <w:t xml:space="preserve">APIM sits inside a VNet but maintains a direct, publicly accessible IP address on the internet, allowing clients to bypass or hit the gateway </w:t>
            </w:r>
            <w:r w:rsidRPr="002A1EE2">
              <w:rPr>
                <w:sz w:val="20"/>
                <w:szCs w:val="20"/>
              </w:rPr>
              <w:lastRenderedPageBreak/>
              <w:t>alongside an optional edge service.</w:t>
            </w:r>
          </w:p>
        </w:tc>
        <w:tc>
          <w:tcPr>
            <w:tcW w:w="992" w:type="dxa"/>
            <w:tcMar>
              <w:top w:w="70" w:type="dxa"/>
              <w:left w:w="100" w:type="dxa"/>
              <w:bottom w:w="70" w:type="dxa"/>
              <w:right w:w="100" w:type="dxa"/>
            </w:tcMar>
            <w:vAlign w:val="center"/>
          </w:tcPr>
          <w:p w14:paraId="341166E5" w14:textId="77777777" w:rsidR="009D2B70" w:rsidRPr="004D5371" w:rsidRDefault="009D2B70">
            <w:pPr>
              <w:rPr>
                <w:sz w:val="20"/>
                <w:szCs w:val="20"/>
              </w:rPr>
            </w:pPr>
            <w:r>
              <w:rPr>
                <w:sz w:val="20"/>
                <w:szCs w:val="20"/>
              </w:rPr>
              <w:lastRenderedPageBreak/>
              <w:t>Not Chosen</w:t>
            </w:r>
          </w:p>
        </w:tc>
        <w:tc>
          <w:tcPr>
            <w:tcW w:w="3544" w:type="dxa"/>
          </w:tcPr>
          <w:p w14:paraId="1AA51ECF" w14:textId="77777777" w:rsidR="009D2B70" w:rsidRPr="004D5371" w:rsidRDefault="009D2B70">
            <w:pPr>
              <w:rPr>
                <w:sz w:val="20"/>
                <w:szCs w:val="20"/>
              </w:rPr>
            </w:pPr>
            <w:r w:rsidRPr="002A1EE2">
              <w:rPr>
                <w:b/>
                <w:bCs/>
                <w:sz w:val="20"/>
                <w:szCs w:val="20"/>
              </w:rPr>
              <w:t>Security &amp; Compliance Risk:</w:t>
            </w:r>
            <w:r w:rsidRPr="002A1EE2">
              <w:rPr>
                <w:sz w:val="20"/>
                <w:szCs w:val="20"/>
              </w:rPr>
              <w:t xml:space="preserve"> Exposes a public surface area directly to the internet, creating potential governance bypasses where consumers can hit </w:t>
            </w:r>
            <w:r w:rsidRPr="002A1EE2">
              <w:rPr>
                <w:sz w:val="20"/>
                <w:szCs w:val="20"/>
              </w:rPr>
              <w:lastRenderedPageBreak/>
              <w:t>APIM endpoints without traversing the centralized Front Door WAF edge.</w:t>
            </w:r>
          </w:p>
        </w:tc>
      </w:tr>
      <w:tr w:rsidR="0094298A" w:rsidRPr="004D5371" w14:paraId="3F1563F8" w14:textId="77777777" w:rsidTr="00270E42">
        <w:tblPrEx>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7" w:author="Joycell Sundararaj - Chaucer" w:date="2026-09-29T22:10:00Z" w16du:dateUtc="2026-09-29T21:10:00Z">
            <w:tblPrEx>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2506"/>
        </w:trPr>
        <w:tc>
          <w:tcPr>
            <w:tcW w:w="2100" w:type="dxa"/>
            <w:tcMar>
              <w:top w:w="70" w:type="dxa"/>
              <w:left w:w="100" w:type="dxa"/>
              <w:bottom w:w="70" w:type="dxa"/>
              <w:right w:w="100" w:type="dxa"/>
            </w:tcMar>
            <w:vAlign w:val="center"/>
            <w:tcPrChange w:id="158" w:author="Joycell Sundararaj - Chaucer" w:date="2026-09-29T22:10:00Z" w16du:dateUtc="2026-09-29T21:10:00Z">
              <w:tcPr>
                <w:tcW w:w="2100" w:type="dxa"/>
                <w:tcMar>
                  <w:top w:w="70" w:type="dxa"/>
                  <w:left w:w="100" w:type="dxa"/>
                  <w:bottom w:w="70" w:type="dxa"/>
                  <w:right w:w="100" w:type="dxa"/>
                </w:tcMar>
                <w:vAlign w:val="center"/>
              </w:tcPr>
            </w:tcPrChange>
          </w:tcPr>
          <w:p w14:paraId="2D5C766D" w14:textId="77777777" w:rsidR="0094298A" w:rsidRPr="004D5371" w:rsidRDefault="0094298A" w:rsidP="0094298A">
            <w:pPr>
              <w:rPr>
                <w:sz w:val="20"/>
                <w:szCs w:val="20"/>
              </w:rPr>
            </w:pPr>
            <w:r>
              <w:rPr>
                <w:sz w:val="20"/>
                <w:szCs w:val="20"/>
              </w:rPr>
              <w:lastRenderedPageBreak/>
              <w:t>VNET Integration</w:t>
            </w:r>
          </w:p>
        </w:tc>
        <w:tc>
          <w:tcPr>
            <w:tcW w:w="3140" w:type="dxa"/>
            <w:tcMar>
              <w:top w:w="70" w:type="dxa"/>
              <w:left w:w="100" w:type="dxa"/>
              <w:bottom w:w="70" w:type="dxa"/>
              <w:right w:w="100" w:type="dxa"/>
            </w:tcMar>
            <w:vAlign w:val="center"/>
            <w:tcPrChange w:id="159" w:author="Joycell Sundararaj - Chaucer" w:date="2026-09-29T22:10:00Z" w16du:dateUtc="2026-09-29T21:10:00Z">
              <w:tcPr>
                <w:tcW w:w="3140" w:type="dxa"/>
                <w:tcMar>
                  <w:top w:w="70" w:type="dxa"/>
                  <w:left w:w="100" w:type="dxa"/>
                  <w:bottom w:w="70" w:type="dxa"/>
                  <w:right w:w="100" w:type="dxa"/>
                </w:tcMar>
                <w:vAlign w:val="center"/>
              </w:tcPr>
            </w:tcPrChange>
          </w:tcPr>
          <w:p w14:paraId="57C79297" w14:textId="4742B4CA" w:rsidR="00494C09" w:rsidRPr="00494C09" w:rsidDel="00757A32" w:rsidRDefault="00494C09" w:rsidP="00494C09">
            <w:pPr>
              <w:rPr>
                <w:del w:id="160" w:author="Joycell Sundararaj - Chaucer" w:date="2026-09-29T22:10:00Z" w16du:dateUtc="2026-09-29T21:10:00Z"/>
                <w:sz w:val="20"/>
                <w:szCs w:val="20"/>
              </w:rPr>
            </w:pPr>
            <w:r w:rsidRPr="00494C09">
              <w:rPr>
                <w:sz w:val="20"/>
                <w:szCs w:val="20"/>
              </w:rPr>
              <w:t>APIM connects to backend services through a dedicated integration subnet, allowing private access to internal networks, Azure services, and external SaaS platforms without exposing a public IP for outbound traffic</w:t>
            </w:r>
            <w:ins w:id="161" w:author="Joycell Sundararaj - Chaucer" w:date="2026-09-29T22:10:00Z" w16du:dateUtc="2026-09-29T21:10:00Z">
              <w:r w:rsidR="00757A32">
                <w:rPr>
                  <w:sz w:val="20"/>
                  <w:szCs w:val="20"/>
                </w:rPr>
                <w:t>.</w:t>
              </w:r>
            </w:ins>
            <w:del w:id="162" w:author="Joycell Sundararaj - Chaucer" w:date="2026-09-29T22:10:00Z" w16du:dateUtc="2026-09-29T21:10:00Z">
              <w:r w:rsidRPr="00494C09" w:rsidDel="00757A32">
                <w:rPr>
                  <w:sz w:val="20"/>
                  <w:szCs w:val="20"/>
                </w:rPr>
                <w:delText>.</w:delText>
              </w:r>
            </w:del>
          </w:p>
          <w:p w14:paraId="4F37F1CA" w14:textId="24A48D25" w:rsidR="0094298A" w:rsidRPr="002A1EE2" w:rsidRDefault="0094298A" w:rsidP="0094298A">
            <w:pPr>
              <w:rPr>
                <w:sz w:val="20"/>
                <w:szCs w:val="20"/>
              </w:rPr>
            </w:pPr>
          </w:p>
        </w:tc>
        <w:tc>
          <w:tcPr>
            <w:tcW w:w="992" w:type="dxa"/>
            <w:tcMar>
              <w:top w:w="70" w:type="dxa"/>
              <w:left w:w="100" w:type="dxa"/>
              <w:bottom w:w="70" w:type="dxa"/>
              <w:right w:w="100" w:type="dxa"/>
            </w:tcMar>
            <w:vAlign w:val="center"/>
            <w:tcPrChange w:id="163" w:author="Joycell Sundararaj - Chaucer" w:date="2026-09-29T22:10:00Z" w16du:dateUtc="2026-09-29T21:10:00Z">
              <w:tcPr>
                <w:tcW w:w="992" w:type="dxa"/>
                <w:tcMar>
                  <w:top w:w="70" w:type="dxa"/>
                  <w:left w:w="100" w:type="dxa"/>
                  <w:bottom w:w="70" w:type="dxa"/>
                  <w:right w:w="100" w:type="dxa"/>
                </w:tcMar>
                <w:vAlign w:val="center"/>
              </w:tcPr>
            </w:tcPrChange>
          </w:tcPr>
          <w:p w14:paraId="3043A315" w14:textId="3561AC42" w:rsidR="0094298A" w:rsidRDefault="0094298A" w:rsidP="0094298A">
            <w:pPr>
              <w:rPr>
                <w:sz w:val="20"/>
                <w:szCs w:val="20"/>
              </w:rPr>
            </w:pPr>
            <w:r>
              <w:rPr>
                <w:sz w:val="20"/>
                <w:szCs w:val="20"/>
              </w:rPr>
              <w:t>Not Chosen</w:t>
            </w:r>
          </w:p>
        </w:tc>
        <w:tc>
          <w:tcPr>
            <w:tcW w:w="3544" w:type="dxa"/>
            <w:vAlign w:val="center"/>
            <w:tcPrChange w:id="164" w:author="Joycell Sundararaj - Chaucer" w:date="2026-09-29T22:10:00Z" w16du:dateUtc="2026-09-29T21:10:00Z">
              <w:tcPr>
                <w:tcW w:w="3544" w:type="dxa"/>
                <w:vAlign w:val="center"/>
              </w:tcPr>
            </w:tcPrChange>
          </w:tcPr>
          <w:p w14:paraId="26AC3E47" w14:textId="6027459B" w:rsidR="00A56E68" w:rsidRPr="00A56E68" w:rsidDel="00270E42" w:rsidRDefault="00207A7E" w:rsidP="00A56E68">
            <w:pPr>
              <w:rPr>
                <w:del w:id="165" w:author="Joycell Sundararaj - Chaucer" w:date="2026-09-29T22:10:00Z" w16du:dateUtc="2026-09-29T21:10:00Z"/>
                <w:sz w:val="20"/>
                <w:szCs w:val="20"/>
              </w:rPr>
            </w:pPr>
            <w:r w:rsidRPr="00207A7E">
              <w:rPr>
                <w:b/>
                <w:bCs/>
                <w:sz w:val="20"/>
                <w:szCs w:val="20"/>
              </w:rPr>
              <w:t xml:space="preserve">Backend Reachability: </w:t>
            </w:r>
            <w:ins w:id="166" w:author="Joycell Sundararaj - Chaucer" w:date="2026-09-29T22:13:00Z" w16du:dateUtc="2026-09-29T21:13:00Z">
              <w:r w:rsidR="006C00A7">
                <w:rPr>
                  <w:sz w:val="20"/>
                  <w:szCs w:val="20"/>
                </w:rPr>
                <w:t xml:space="preserve">This option still exposes a public surface area to the internet </w:t>
              </w:r>
            </w:ins>
            <w:ins w:id="167" w:author="Joycell Sundararaj - Chaucer" w:date="2026-09-29T22:14:00Z" w16du:dateUtc="2026-09-29T21:14:00Z">
              <w:r w:rsidR="00B541DF">
                <w:rPr>
                  <w:sz w:val="20"/>
                  <w:szCs w:val="20"/>
                </w:rPr>
                <w:t>while the</w:t>
              </w:r>
            </w:ins>
            <w:ins w:id="168" w:author="Joycell Sundararaj - Chaucer" w:date="2026-09-29T22:13:00Z" w16du:dateUtc="2026-09-29T21:13:00Z">
              <w:r w:rsidR="006C00A7">
                <w:rPr>
                  <w:sz w:val="20"/>
                  <w:szCs w:val="20"/>
                </w:rPr>
                <w:t xml:space="preserve"> </w:t>
              </w:r>
            </w:ins>
            <w:ins w:id="169" w:author="Joycell Sundararaj - Chaucer" w:date="2026-09-29T22:14:00Z" w16du:dateUtc="2026-09-29T21:14:00Z">
              <w:r w:rsidR="00B541DF">
                <w:rPr>
                  <w:sz w:val="20"/>
                  <w:szCs w:val="20"/>
                </w:rPr>
                <w:t xml:space="preserve">backend access </w:t>
              </w:r>
            </w:ins>
            <w:del w:id="170" w:author="Joycell Sundararaj - Chaucer" w:date="2026-09-29T22:12:00Z" w16du:dateUtc="2026-09-29T21:12:00Z">
              <w:r w:rsidR="0005784F" w:rsidRPr="0005784F" w:rsidDel="009145FF">
                <w:rPr>
                  <w:sz w:val="20"/>
                  <w:szCs w:val="20"/>
                </w:rPr>
                <w:delText>C</w:delText>
              </w:r>
            </w:del>
            <w:ins w:id="171" w:author="Joycell Sundararaj - Chaucer" w:date="2026-09-29T22:12:00Z" w16du:dateUtc="2026-09-29T21:12:00Z">
              <w:r w:rsidR="009145FF">
                <w:rPr>
                  <w:sz w:val="20"/>
                  <w:szCs w:val="20"/>
                </w:rPr>
                <w:t>c</w:t>
              </w:r>
            </w:ins>
            <w:r w:rsidR="00A56E68" w:rsidRPr="00A56E68">
              <w:rPr>
                <w:sz w:val="20"/>
                <w:szCs w:val="20"/>
              </w:rPr>
              <w:t>an be achieved without introducing a dedicated integration subnet and associated networking complexity. While it supports private access to Azure and external services, the selected approach provides sufficient connectivity while maintaining a simpler operational model and lower cost.</w:t>
            </w:r>
          </w:p>
          <w:p w14:paraId="7EC5C2CB" w14:textId="352749E9" w:rsidR="00207A7E" w:rsidRPr="00207A7E" w:rsidDel="00757A32" w:rsidRDefault="00207A7E" w:rsidP="00207A7E">
            <w:pPr>
              <w:rPr>
                <w:del w:id="172" w:author="Joycell Sundararaj - Chaucer" w:date="2026-09-29T22:10:00Z" w16du:dateUtc="2026-09-29T21:10:00Z"/>
                <w:b/>
                <w:bCs/>
                <w:sz w:val="20"/>
                <w:szCs w:val="20"/>
              </w:rPr>
            </w:pPr>
          </w:p>
          <w:p w14:paraId="2DD42828" w14:textId="3C6B631A" w:rsidR="0094298A" w:rsidRPr="002A1EE2" w:rsidRDefault="0094298A" w:rsidP="0094298A">
            <w:pPr>
              <w:rPr>
                <w:b/>
                <w:bCs/>
                <w:sz w:val="20"/>
                <w:szCs w:val="20"/>
              </w:rPr>
            </w:pPr>
          </w:p>
        </w:tc>
      </w:tr>
    </w:tbl>
    <w:p w14:paraId="32A8E7FA" w14:textId="77777777" w:rsidR="009D2B70" w:rsidRDefault="009D2B70" w:rsidP="009D2B70">
      <w:pPr>
        <w:spacing w:after="80"/>
        <w:rPr>
          <w:b/>
          <w:bCs/>
          <w:sz w:val="20"/>
          <w:szCs w:val="20"/>
        </w:rPr>
      </w:pPr>
    </w:p>
    <w:p w14:paraId="6EC5A03E" w14:textId="77777777" w:rsidR="009D2B70" w:rsidRPr="007F1FDD" w:rsidRDefault="009D2B70" w:rsidP="009D2B70">
      <w:pPr>
        <w:pStyle w:val="Heading2"/>
        <w:rPr>
          <w:rFonts w:asciiTheme="minorHAnsi" w:hAnsiTheme="minorHAnsi"/>
          <w:b w:val="0"/>
          <w:bCs w:val="0"/>
          <w:color w:val="1E2761"/>
          <w:sz w:val="24"/>
          <w:szCs w:val="24"/>
          <w:lang w:eastAsia="en-US"/>
        </w:rPr>
      </w:pPr>
      <w:bookmarkStart w:id="173" w:name="_Toc241523844"/>
      <w:r w:rsidRPr="007F1FDD">
        <w:rPr>
          <w:rFonts w:asciiTheme="minorHAnsi" w:hAnsiTheme="minorHAnsi"/>
          <w:b w:val="0"/>
          <w:bCs w:val="0"/>
          <w:color w:val="1E2761"/>
          <w:sz w:val="24"/>
          <w:szCs w:val="24"/>
          <w:lang w:eastAsia="en-US"/>
        </w:rPr>
        <w:t xml:space="preserve">APIM </w:t>
      </w:r>
      <w:r>
        <w:rPr>
          <w:rFonts w:asciiTheme="minorHAnsi" w:hAnsiTheme="minorHAnsi"/>
          <w:b w:val="0"/>
          <w:bCs w:val="0"/>
          <w:color w:val="1E2761"/>
          <w:sz w:val="24"/>
          <w:szCs w:val="24"/>
          <w:lang w:eastAsia="en-US"/>
        </w:rPr>
        <w:t xml:space="preserve">SKU &amp; </w:t>
      </w:r>
      <w:r w:rsidRPr="007F1FDD">
        <w:rPr>
          <w:rFonts w:asciiTheme="minorHAnsi" w:hAnsiTheme="minorHAnsi"/>
          <w:b w:val="0"/>
          <w:bCs w:val="0"/>
          <w:color w:val="1E2761"/>
          <w:sz w:val="24"/>
          <w:szCs w:val="24"/>
          <w:lang w:eastAsia="en-US"/>
        </w:rPr>
        <w:t>Tier Decision</w:t>
      </w:r>
      <w:bookmarkEnd w:id="173"/>
      <w:r>
        <w:rPr>
          <w:rFonts w:asciiTheme="minorHAnsi" w:hAnsiTheme="minorHAnsi"/>
          <w:b w:val="0"/>
          <w:bCs w:val="0"/>
          <w:color w:val="1E2761"/>
          <w:sz w:val="24"/>
          <w:szCs w:val="24"/>
          <w:lang w:eastAsia="en-US"/>
        </w:rPr>
        <w:t xml:space="preserve"> </w:t>
      </w:r>
    </w:p>
    <w:p w14:paraId="6DD239DE" w14:textId="7920D13E" w:rsidR="00745B87" w:rsidRPr="00745B87" w:rsidRDefault="00745B87" w:rsidP="00745B87">
      <w:pPr>
        <w:spacing w:line="300" w:lineRule="atLeast"/>
        <w:rPr>
          <w:sz w:val="20"/>
          <w:szCs w:val="20"/>
        </w:rPr>
      </w:pPr>
      <w:r w:rsidRPr="00745B87">
        <w:rPr>
          <w:sz w:val="20"/>
          <w:szCs w:val="20"/>
        </w:rPr>
        <w:t xml:space="preserve">This section evaluates APIM Premium v2 against the available APIM tiers and identifies Premium v2 as the preferred platform standard. Premium v2 best aligns with the target architecture requirements for security, scalability, networking, and resilience, while the Developer and Standard v2 tiers provide insufficient </w:t>
      </w:r>
      <w:ins w:id="174" w:author="Joycell Sundararaj - Chaucer" w:date="2026-09-29T22:16:00Z" w16du:dateUtc="2026-09-29T21:16:00Z">
        <w:r w:rsidR="00EC2885">
          <w:rPr>
            <w:sz w:val="20"/>
            <w:szCs w:val="20"/>
          </w:rPr>
          <w:t xml:space="preserve">secure </w:t>
        </w:r>
      </w:ins>
      <w:r w:rsidRPr="00745B87">
        <w:rPr>
          <w:sz w:val="20"/>
          <w:szCs w:val="20"/>
        </w:rPr>
        <w:t xml:space="preserve">capability </w:t>
      </w:r>
      <w:ins w:id="175" w:author="Joycell Sundararaj - Chaucer" w:date="2026-09-29T22:16:00Z" w16du:dateUtc="2026-09-29T21:16:00Z">
        <w:r w:rsidR="00EC2885">
          <w:rPr>
            <w:sz w:val="20"/>
            <w:szCs w:val="20"/>
          </w:rPr>
          <w:t xml:space="preserve">needed </w:t>
        </w:r>
      </w:ins>
      <w:r w:rsidRPr="00745B87">
        <w:rPr>
          <w:sz w:val="20"/>
          <w:szCs w:val="20"/>
        </w:rPr>
        <w:t>for Production and UAT environments.</w:t>
      </w:r>
    </w:p>
    <w:p w14:paraId="00D03B99" w14:textId="77777777" w:rsidR="009D2B70" w:rsidRPr="004D5371" w:rsidRDefault="009D2B70" w:rsidP="009D2B70">
      <w:pPr>
        <w:spacing w:after="140"/>
        <w:rPr>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798"/>
        <w:gridCol w:w="1985"/>
        <w:gridCol w:w="2693"/>
      </w:tblGrid>
      <w:tr w:rsidR="009D2B70" w:rsidRPr="004D5371" w14:paraId="763B16B3"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8B11C8" w14:textId="77777777" w:rsidR="009D2B70" w:rsidRPr="004D5371" w:rsidRDefault="009D2B70">
            <w:pPr>
              <w:rPr>
                <w:sz w:val="20"/>
                <w:szCs w:val="20"/>
              </w:rPr>
            </w:pPr>
            <w:r w:rsidRPr="004D5371">
              <w:rPr>
                <w:b/>
                <w:bCs/>
                <w:color w:val="000000" w:themeColor="text1"/>
                <w:sz w:val="20"/>
                <w:szCs w:val="20"/>
              </w:rPr>
              <w:t>Capability</w:t>
            </w:r>
          </w:p>
        </w:tc>
        <w:tc>
          <w:tcPr>
            <w:tcW w:w="1798"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35FE26" w14:textId="77777777" w:rsidR="009D2B70" w:rsidRPr="004D5371" w:rsidRDefault="009D2B70">
            <w:pPr>
              <w:rPr>
                <w:sz w:val="20"/>
                <w:szCs w:val="20"/>
              </w:rPr>
            </w:pPr>
            <w:r w:rsidRPr="004D5371">
              <w:rPr>
                <w:b/>
                <w:bCs/>
                <w:color w:val="000000" w:themeColor="text1"/>
                <w:sz w:val="20"/>
                <w:szCs w:val="20"/>
              </w:rPr>
              <w:t>Premium v2</w:t>
            </w:r>
          </w:p>
        </w:tc>
        <w:tc>
          <w:tcPr>
            <w:tcW w:w="198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63CA9A" w14:textId="77777777" w:rsidR="009D2B70" w:rsidRPr="004D5371" w:rsidRDefault="009D2B70">
            <w:pPr>
              <w:rPr>
                <w:sz w:val="20"/>
                <w:szCs w:val="20"/>
              </w:rPr>
            </w:pPr>
            <w:r>
              <w:rPr>
                <w:b/>
                <w:bCs/>
                <w:color w:val="000000" w:themeColor="text1"/>
                <w:sz w:val="20"/>
                <w:szCs w:val="20"/>
              </w:rPr>
              <w:t xml:space="preserve">Classic </w:t>
            </w:r>
            <w:r w:rsidRPr="004D5371">
              <w:rPr>
                <w:b/>
                <w:bCs/>
                <w:color w:val="000000" w:themeColor="text1"/>
                <w:sz w:val="20"/>
                <w:szCs w:val="20"/>
              </w:rPr>
              <w:t xml:space="preserve">Premium </w:t>
            </w:r>
          </w:p>
        </w:tc>
        <w:tc>
          <w:tcPr>
            <w:tcW w:w="2693" w:type="dxa"/>
            <w:tcBorders>
              <w:bottom w:val="single" w:sz="12" w:space="0" w:color="000000" w:themeColor="text1"/>
            </w:tcBorders>
            <w:shd w:val="clear" w:color="auto" w:fill="C1CDEC" w:themeFill="accent1" w:themeFillTint="33"/>
          </w:tcPr>
          <w:p w14:paraId="466044C5" w14:textId="77777777" w:rsidR="009D2B70" w:rsidRPr="004D5371" w:rsidRDefault="009D2B70">
            <w:pPr>
              <w:rPr>
                <w:b/>
                <w:bCs/>
                <w:color w:val="000000" w:themeColor="text1"/>
                <w:sz w:val="20"/>
                <w:szCs w:val="20"/>
              </w:rPr>
            </w:pPr>
            <w:r w:rsidRPr="00D327D9">
              <w:rPr>
                <w:b/>
                <w:bCs/>
                <w:color w:val="000000" w:themeColor="text1"/>
                <w:sz w:val="20"/>
                <w:szCs w:val="20"/>
              </w:rPr>
              <w:t>Decision &amp; Rationale</w:t>
            </w:r>
          </w:p>
        </w:tc>
      </w:tr>
      <w:tr w:rsidR="009D2B70" w:rsidRPr="004D5371" w14:paraId="45296C93" w14:textId="77777777">
        <w:tc>
          <w:tcPr>
            <w:tcW w:w="3300" w:type="dxa"/>
            <w:tcMar>
              <w:top w:w="70" w:type="dxa"/>
              <w:left w:w="100" w:type="dxa"/>
              <w:bottom w:w="70" w:type="dxa"/>
              <w:right w:w="100" w:type="dxa"/>
            </w:tcMar>
            <w:vAlign w:val="center"/>
          </w:tcPr>
          <w:p w14:paraId="53E2C8C3" w14:textId="77777777" w:rsidR="009D2B70" w:rsidRPr="004D5371" w:rsidRDefault="009D2B70">
            <w:pPr>
              <w:rPr>
                <w:sz w:val="20"/>
                <w:szCs w:val="20"/>
              </w:rPr>
            </w:pPr>
            <w:r w:rsidRPr="00D327D9">
              <w:rPr>
                <w:sz w:val="20"/>
                <w:szCs w:val="20"/>
              </w:rPr>
              <w:t>Simplified Networking Model</w:t>
            </w:r>
          </w:p>
        </w:tc>
        <w:tc>
          <w:tcPr>
            <w:tcW w:w="1798" w:type="dxa"/>
            <w:tcMar>
              <w:top w:w="70" w:type="dxa"/>
              <w:left w:w="100" w:type="dxa"/>
              <w:bottom w:w="70" w:type="dxa"/>
              <w:right w:w="100" w:type="dxa"/>
            </w:tcMar>
            <w:vAlign w:val="center"/>
          </w:tcPr>
          <w:p w14:paraId="3E3CC4DF"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3C59654C" w14:textId="77777777" w:rsidR="009D2B70" w:rsidRPr="004D5371" w:rsidRDefault="009D2B70">
            <w:pPr>
              <w:rPr>
                <w:sz w:val="20"/>
                <w:szCs w:val="20"/>
              </w:rPr>
            </w:pPr>
            <w:r w:rsidRPr="004D5371">
              <w:rPr>
                <w:sz w:val="20"/>
                <w:szCs w:val="20"/>
              </w:rPr>
              <w:t>No</w:t>
            </w:r>
          </w:p>
        </w:tc>
        <w:tc>
          <w:tcPr>
            <w:tcW w:w="2693" w:type="dxa"/>
          </w:tcPr>
          <w:p w14:paraId="4C8FD69F" w14:textId="77777777" w:rsidR="009D2B70" w:rsidRPr="004D5371" w:rsidRDefault="009D2B70">
            <w:pPr>
              <w:rPr>
                <w:sz w:val="20"/>
                <w:szCs w:val="20"/>
              </w:rPr>
            </w:pPr>
            <w:r w:rsidRPr="00D327D9">
              <w:rPr>
                <w:sz w:val="20"/>
                <w:szCs w:val="20"/>
              </w:rPr>
              <w:t>Premium v2 significantly reduces virtual network governance overhead by eliminating dedicated control-plane routing dependencies.</w:t>
            </w:r>
          </w:p>
        </w:tc>
      </w:tr>
      <w:tr w:rsidR="009D2B70" w:rsidRPr="004D5371" w14:paraId="3997105C" w14:textId="77777777">
        <w:tc>
          <w:tcPr>
            <w:tcW w:w="3300" w:type="dxa"/>
            <w:tcMar>
              <w:top w:w="70" w:type="dxa"/>
              <w:left w:w="100" w:type="dxa"/>
              <w:bottom w:w="70" w:type="dxa"/>
              <w:right w:w="100" w:type="dxa"/>
            </w:tcMar>
            <w:vAlign w:val="center"/>
          </w:tcPr>
          <w:p w14:paraId="613722EF" w14:textId="77777777" w:rsidR="009D2B70" w:rsidRPr="004D5371" w:rsidRDefault="009D2B70">
            <w:pPr>
              <w:rPr>
                <w:sz w:val="20"/>
                <w:szCs w:val="20"/>
              </w:rPr>
            </w:pPr>
            <w:r w:rsidRPr="00D327D9">
              <w:rPr>
                <w:sz w:val="20"/>
                <w:szCs w:val="20"/>
              </w:rPr>
              <w:t>Private Networking / Isolation</w:t>
            </w:r>
          </w:p>
        </w:tc>
        <w:tc>
          <w:tcPr>
            <w:tcW w:w="1798" w:type="dxa"/>
            <w:tcMar>
              <w:top w:w="70" w:type="dxa"/>
              <w:left w:w="100" w:type="dxa"/>
              <w:bottom w:w="70" w:type="dxa"/>
              <w:right w:w="100" w:type="dxa"/>
            </w:tcMar>
            <w:vAlign w:val="center"/>
          </w:tcPr>
          <w:p w14:paraId="1B441B5E"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1EDAB83F" w14:textId="77777777" w:rsidR="009D2B70" w:rsidRPr="004D5371" w:rsidRDefault="009D2B70">
            <w:pPr>
              <w:rPr>
                <w:sz w:val="20"/>
                <w:szCs w:val="20"/>
              </w:rPr>
            </w:pPr>
            <w:r w:rsidRPr="004D5371">
              <w:rPr>
                <w:sz w:val="20"/>
                <w:szCs w:val="20"/>
              </w:rPr>
              <w:t>Yes</w:t>
            </w:r>
          </w:p>
        </w:tc>
        <w:tc>
          <w:tcPr>
            <w:tcW w:w="2693" w:type="dxa"/>
          </w:tcPr>
          <w:p w14:paraId="47DB0D39" w14:textId="1FC85FB9" w:rsidR="009D2B70" w:rsidRPr="004D5371" w:rsidRDefault="009D2B70">
            <w:pPr>
              <w:rPr>
                <w:sz w:val="20"/>
                <w:szCs w:val="20"/>
              </w:rPr>
            </w:pPr>
            <w:r w:rsidRPr="00D327D9">
              <w:rPr>
                <w:sz w:val="20"/>
                <w:szCs w:val="20"/>
              </w:rPr>
              <w:t xml:space="preserve">Both tiers </w:t>
            </w:r>
            <w:r w:rsidR="004569BF" w:rsidRPr="00D327D9">
              <w:rPr>
                <w:sz w:val="20"/>
                <w:szCs w:val="20"/>
              </w:rPr>
              <w:t>fulfil</w:t>
            </w:r>
            <w:r w:rsidRPr="00D327D9">
              <w:rPr>
                <w:sz w:val="20"/>
                <w:szCs w:val="20"/>
              </w:rPr>
              <w:t xml:space="preserve"> strict security policies by providing private endpoint connectivity and network isolation</w:t>
            </w:r>
          </w:p>
        </w:tc>
      </w:tr>
      <w:tr w:rsidR="009D2B70" w:rsidRPr="004D5371" w14:paraId="711589F8" w14:textId="77777777">
        <w:tc>
          <w:tcPr>
            <w:tcW w:w="3300" w:type="dxa"/>
            <w:tcMar>
              <w:top w:w="70" w:type="dxa"/>
              <w:left w:w="100" w:type="dxa"/>
              <w:bottom w:w="70" w:type="dxa"/>
              <w:right w:w="100" w:type="dxa"/>
            </w:tcMar>
            <w:vAlign w:val="center"/>
          </w:tcPr>
          <w:p w14:paraId="735B6C4A" w14:textId="77777777" w:rsidR="009D2B70" w:rsidRPr="004D5371" w:rsidRDefault="009D2B70">
            <w:pPr>
              <w:rPr>
                <w:sz w:val="20"/>
                <w:szCs w:val="20"/>
              </w:rPr>
            </w:pPr>
            <w:r w:rsidRPr="00D327D9">
              <w:rPr>
                <w:sz w:val="20"/>
                <w:szCs w:val="20"/>
              </w:rPr>
              <w:t>Workspaces</w:t>
            </w:r>
          </w:p>
        </w:tc>
        <w:tc>
          <w:tcPr>
            <w:tcW w:w="1798" w:type="dxa"/>
            <w:tcMar>
              <w:top w:w="70" w:type="dxa"/>
              <w:left w:w="100" w:type="dxa"/>
              <w:bottom w:w="70" w:type="dxa"/>
              <w:right w:w="100" w:type="dxa"/>
            </w:tcMar>
            <w:vAlign w:val="center"/>
          </w:tcPr>
          <w:p w14:paraId="15564F0B" w14:textId="77777777" w:rsidR="009D2B70" w:rsidRPr="004D5371" w:rsidRDefault="009D2B70">
            <w:pPr>
              <w:rPr>
                <w:sz w:val="20"/>
                <w:szCs w:val="20"/>
              </w:rPr>
            </w:pPr>
            <w:r w:rsidRPr="004D5371">
              <w:rPr>
                <w:sz w:val="20"/>
                <w:szCs w:val="20"/>
              </w:rPr>
              <w:t>Yes</w:t>
            </w:r>
          </w:p>
        </w:tc>
        <w:tc>
          <w:tcPr>
            <w:tcW w:w="1985" w:type="dxa"/>
            <w:tcMar>
              <w:top w:w="70" w:type="dxa"/>
              <w:left w:w="100" w:type="dxa"/>
              <w:bottom w:w="70" w:type="dxa"/>
              <w:right w:w="100" w:type="dxa"/>
            </w:tcMar>
            <w:vAlign w:val="center"/>
          </w:tcPr>
          <w:p w14:paraId="2B230BB9" w14:textId="77777777" w:rsidR="009D2B70" w:rsidRPr="004D5371" w:rsidRDefault="009D2B70">
            <w:pPr>
              <w:rPr>
                <w:sz w:val="20"/>
                <w:szCs w:val="20"/>
              </w:rPr>
            </w:pPr>
            <w:r w:rsidRPr="004D5371">
              <w:rPr>
                <w:sz w:val="20"/>
                <w:szCs w:val="20"/>
              </w:rPr>
              <w:t>Yes</w:t>
            </w:r>
          </w:p>
        </w:tc>
        <w:tc>
          <w:tcPr>
            <w:tcW w:w="2693" w:type="dxa"/>
          </w:tcPr>
          <w:p w14:paraId="7A8590EB" w14:textId="77777777" w:rsidR="009D2B70" w:rsidRPr="004D5371" w:rsidRDefault="009D2B70">
            <w:pPr>
              <w:rPr>
                <w:sz w:val="20"/>
                <w:szCs w:val="20"/>
              </w:rPr>
            </w:pPr>
            <w:r w:rsidRPr="00D327D9">
              <w:rPr>
                <w:sz w:val="20"/>
                <w:szCs w:val="20"/>
              </w:rPr>
              <w:t>Both tiers support workspaces for decentralized API publishing and domain isolation across business units.</w:t>
            </w:r>
          </w:p>
        </w:tc>
      </w:tr>
      <w:tr w:rsidR="009D2B70" w:rsidRPr="004D5371" w14:paraId="6D79F0AB" w14:textId="77777777">
        <w:tc>
          <w:tcPr>
            <w:tcW w:w="3300" w:type="dxa"/>
            <w:tcMar>
              <w:top w:w="70" w:type="dxa"/>
              <w:left w:w="100" w:type="dxa"/>
              <w:bottom w:w="70" w:type="dxa"/>
              <w:right w:w="100" w:type="dxa"/>
            </w:tcMar>
            <w:vAlign w:val="center"/>
          </w:tcPr>
          <w:p w14:paraId="625AE002" w14:textId="6C6C2000" w:rsidR="009D2B70" w:rsidRPr="004D5371" w:rsidRDefault="00745B87">
            <w:pPr>
              <w:rPr>
                <w:sz w:val="20"/>
                <w:szCs w:val="20"/>
              </w:rPr>
            </w:pPr>
            <w:r w:rsidRPr="00E33CDD">
              <w:rPr>
                <w:sz w:val="20"/>
                <w:szCs w:val="20"/>
              </w:rPr>
              <w:t>Futureproofing</w:t>
            </w:r>
          </w:p>
        </w:tc>
        <w:tc>
          <w:tcPr>
            <w:tcW w:w="1798" w:type="dxa"/>
            <w:tcMar>
              <w:top w:w="70" w:type="dxa"/>
              <w:left w:w="100" w:type="dxa"/>
              <w:bottom w:w="70" w:type="dxa"/>
              <w:right w:w="100" w:type="dxa"/>
            </w:tcMar>
            <w:vAlign w:val="center"/>
          </w:tcPr>
          <w:p w14:paraId="5350A2BD" w14:textId="77777777" w:rsidR="009D2B70" w:rsidRPr="004D5371" w:rsidRDefault="009D2B70">
            <w:pPr>
              <w:rPr>
                <w:sz w:val="20"/>
                <w:szCs w:val="20"/>
              </w:rPr>
            </w:pPr>
            <w:r>
              <w:rPr>
                <w:sz w:val="20"/>
                <w:szCs w:val="20"/>
              </w:rPr>
              <w:t>Yes</w:t>
            </w:r>
          </w:p>
        </w:tc>
        <w:tc>
          <w:tcPr>
            <w:tcW w:w="1985" w:type="dxa"/>
            <w:tcMar>
              <w:top w:w="70" w:type="dxa"/>
              <w:left w:w="100" w:type="dxa"/>
              <w:bottom w:w="70" w:type="dxa"/>
              <w:right w:w="100" w:type="dxa"/>
            </w:tcMar>
            <w:vAlign w:val="center"/>
          </w:tcPr>
          <w:p w14:paraId="578009B8" w14:textId="77777777" w:rsidR="009D2B70" w:rsidRPr="004D5371" w:rsidRDefault="009D2B70">
            <w:pPr>
              <w:rPr>
                <w:sz w:val="20"/>
                <w:szCs w:val="20"/>
              </w:rPr>
            </w:pPr>
            <w:r>
              <w:rPr>
                <w:sz w:val="20"/>
                <w:szCs w:val="20"/>
              </w:rPr>
              <w:t>No</w:t>
            </w:r>
          </w:p>
        </w:tc>
        <w:tc>
          <w:tcPr>
            <w:tcW w:w="2693" w:type="dxa"/>
          </w:tcPr>
          <w:p w14:paraId="6601C89C" w14:textId="77777777" w:rsidR="009D2B70" w:rsidRPr="004D5371" w:rsidRDefault="009D2B70">
            <w:pPr>
              <w:rPr>
                <w:sz w:val="20"/>
                <w:szCs w:val="20"/>
              </w:rPr>
            </w:pPr>
            <w:r w:rsidRPr="00E33CDD">
              <w:rPr>
                <w:sz w:val="20"/>
                <w:szCs w:val="20"/>
              </w:rPr>
              <w:t>Premium v2 positions the platform on Microsoft's newest architecture, avoiding future migration rework from Classic Premium.</w:t>
            </w:r>
          </w:p>
        </w:tc>
      </w:tr>
      <w:tr w:rsidR="009D2B70" w:rsidRPr="004D5371" w14:paraId="56A6FBD7" w14:textId="77777777">
        <w:tc>
          <w:tcPr>
            <w:tcW w:w="3300" w:type="dxa"/>
            <w:tcMar>
              <w:top w:w="70" w:type="dxa"/>
              <w:left w:w="100" w:type="dxa"/>
              <w:bottom w:w="70" w:type="dxa"/>
              <w:right w:w="100" w:type="dxa"/>
            </w:tcMar>
            <w:vAlign w:val="center"/>
          </w:tcPr>
          <w:p w14:paraId="7A12D4D1" w14:textId="77777777" w:rsidR="009D2B70" w:rsidRPr="004D5371" w:rsidRDefault="009D2B70">
            <w:pPr>
              <w:rPr>
                <w:sz w:val="20"/>
                <w:szCs w:val="20"/>
              </w:rPr>
            </w:pPr>
            <w:r w:rsidRPr="00D327D9">
              <w:rPr>
                <w:sz w:val="20"/>
                <w:szCs w:val="20"/>
              </w:rPr>
              <w:t>Multi-Region Topology Strategy</w:t>
            </w:r>
          </w:p>
        </w:tc>
        <w:tc>
          <w:tcPr>
            <w:tcW w:w="1798" w:type="dxa"/>
            <w:tcMar>
              <w:top w:w="70" w:type="dxa"/>
              <w:left w:w="100" w:type="dxa"/>
              <w:bottom w:w="70" w:type="dxa"/>
              <w:right w:w="100" w:type="dxa"/>
            </w:tcMar>
            <w:vAlign w:val="center"/>
          </w:tcPr>
          <w:p w14:paraId="3F7B4A24" w14:textId="77777777" w:rsidR="009D2B70" w:rsidRPr="004D5371" w:rsidRDefault="009D2B70">
            <w:pPr>
              <w:rPr>
                <w:sz w:val="20"/>
                <w:szCs w:val="20"/>
              </w:rPr>
            </w:pPr>
            <w:r w:rsidRPr="00D327D9">
              <w:rPr>
                <w:sz w:val="20"/>
                <w:szCs w:val="20"/>
              </w:rPr>
              <w:t>Regional Deployment</w:t>
            </w:r>
          </w:p>
        </w:tc>
        <w:tc>
          <w:tcPr>
            <w:tcW w:w="1985" w:type="dxa"/>
            <w:tcMar>
              <w:top w:w="70" w:type="dxa"/>
              <w:left w:w="100" w:type="dxa"/>
              <w:bottom w:w="70" w:type="dxa"/>
              <w:right w:w="100" w:type="dxa"/>
            </w:tcMar>
            <w:vAlign w:val="center"/>
          </w:tcPr>
          <w:p w14:paraId="77D8166D" w14:textId="77777777" w:rsidR="009D2B70" w:rsidRPr="004D5371" w:rsidRDefault="009D2B70">
            <w:pPr>
              <w:rPr>
                <w:sz w:val="20"/>
                <w:szCs w:val="20"/>
              </w:rPr>
            </w:pPr>
            <w:r w:rsidRPr="00D327D9">
              <w:rPr>
                <w:sz w:val="20"/>
                <w:szCs w:val="20"/>
              </w:rPr>
              <w:t>Native multi-Region</w:t>
            </w:r>
          </w:p>
        </w:tc>
        <w:tc>
          <w:tcPr>
            <w:tcW w:w="2693" w:type="dxa"/>
          </w:tcPr>
          <w:p w14:paraId="37E13B26" w14:textId="77777777" w:rsidR="009D2B70" w:rsidRPr="00E33CDD" w:rsidRDefault="009D2B70">
            <w:pPr>
              <w:rPr>
                <w:sz w:val="20"/>
                <w:szCs w:val="20"/>
              </w:rPr>
            </w:pPr>
            <w:r w:rsidRPr="00E33CDD">
              <w:rPr>
                <w:sz w:val="20"/>
                <w:szCs w:val="20"/>
              </w:rPr>
              <w:t xml:space="preserve">Premium v2 supports single-region zone redundancy per instance, aligning perfectly </w:t>
            </w:r>
            <w:r w:rsidRPr="00E33CDD">
              <w:rPr>
                <w:sz w:val="20"/>
                <w:szCs w:val="20"/>
              </w:rPr>
              <w:lastRenderedPageBreak/>
              <w:t>with our Silver Resilience Tier</w:t>
            </w:r>
          </w:p>
        </w:tc>
      </w:tr>
      <w:tr w:rsidR="009D2B70" w:rsidRPr="004D5371" w14:paraId="7D8D5A43" w14:textId="77777777">
        <w:trPr>
          <w:del w:id="176" w:author="Puneet Kumar - Chaucer" w:date="2026-09-30T09:44:00Z"/>
        </w:trPr>
        <w:tc>
          <w:tcPr>
            <w:tcW w:w="3300" w:type="dxa"/>
            <w:tcMar>
              <w:top w:w="70" w:type="dxa"/>
              <w:left w:w="100" w:type="dxa"/>
              <w:bottom w:w="70" w:type="dxa"/>
              <w:right w:w="100" w:type="dxa"/>
            </w:tcMar>
            <w:vAlign w:val="center"/>
          </w:tcPr>
          <w:p w14:paraId="5F185B8B" w14:textId="77777777" w:rsidR="009D2B70" w:rsidRPr="004D5371" w:rsidRDefault="009D2B70">
            <w:pPr>
              <w:rPr>
                <w:del w:id="177" w:author="Puneet Kumar - Chaucer" w:date="2026-09-30T09:44:00Z" w16du:dateUtc="2026-09-30T08:44:00Z"/>
                <w:sz w:val="20"/>
                <w:szCs w:val="20"/>
              </w:rPr>
            </w:pPr>
            <w:del w:id="178" w:author="Puneet Kumar - Chaucer" w:date="2026-09-30T09:44:00Z" w16du:dateUtc="2026-09-30T08:44:00Z">
              <w:r w:rsidRPr="004D5371">
                <w:rPr>
                  <w:sz w:val="20"/>
                  <w:szCs w:val="20"/>
                </w:rPr>
                <w:lastRenderedPageBreak/>
                <w:delText>Chosen</w:delText>
              </w:r>
            </w:del>
          </w:p>
        </w:tc>
        <w:tc>
          <w:tcPr>
            <w:tcW w:w="1798" w:type="dxa"/>
            <w:tcMar>
              <w:top w:w="70" w:type="dxa"/>
              <w:left w:w="100" w:type="dxa"/>
              <w:bottom w:w="70" w:type="dxa"/>
              <w:right w:w="100" w:type="dxa"/>
            </w:tcMar>
            <w:vAlign w:val="center"/>
          </w:tcPr>
          <w:p w14:paraId="447CC7AD" w14:textId="77777777" w:rsidR="009D2B70" w:rsidRPr="004D5371" w:rsidRDefault="009D2B70">
            <w:pPr>
              <w:rPr>
                <w:del w:id="179" w:author="Puneet Kumar - Chaucer" w:date="2026-09-30T09:44:00Z" w16du:dateUtc="2026-09-30T08:44:00Z"/>
                <w:sz w:val="20"/>
                <w:szCs w:val="20"/>
              </w:rPr>
            </w:pPr>
            <w:del w:id="180" w:author="Puneet Kumar - Chaucer" w:date="2026-09-30T09:44:00Z" w16du:dateUtc="2026-09-30T08:44:00Z">
              <w:r w:rsidRPr="004D5371">
                <w:rPr>
                  <w:sz w:val="20"/>
                  <w:szCs w:val="20"/>
                </w:rPr>
                <w:delText>Yes</w:delText>
              </w:r>
            </w:del>
          </w:p>
        </w:tc>
        <w:tc>
          <w:tcPr>
            <w:tcW w:w="1985" w:type="dxa"/>
            <w:tcMar>
              <w:top w:w="70" w:type="dxa"/>
              <w:left w:w="100" w:type="dxa"/>
              <w:bottom w:w="70" w:type="dxa"/>
              <w:right w:w="100" w:type="dxa"/>
            </w:tcMar>
            <w:vAlign w:val="center"/>
          </w:tcPr>
          <w:p w14:paraId="02050C12" w14:textId="77777777" w:rsidR="009D2B70" w:rsidRPr="004D5371" w:rsidRDefault="009D2B70">
            <w:pPr>
              <w:rPr>
                <w:del w:id="181" w:author="Puneet Kumar - Chaucer" w:date="2026-09-30T09:44:00Z" w16du:dateUtc="2026-09-30T08:44:00Z"/>
                <w:sz w:val="20"/>
                <w:szCs w:val="20"/>
              </w:rPr>
            </w:pPr>
            <w:del w:id="182" w:author="Puneet Kumar - Chaucer" w:date="2026-09-30T09:44:00Z" w16du:dateUtc="2026-09-30T08:44:00Z">
              <w:r w:rsidRPr="004D5371">
                <w:rPr>
                  <w:sz w:val="20"/>
                  <w:szCs w:val="20"/>
                </w:rPr>
                <w:delText xml:space="preserve">No </w:delText>
              </w:r>
            </w:del>
          </w:p>
        </w:tc>
        <w:tc>
          <w:tcPr>
            <w:tcW w:w="2693" w:type="dxa"/>
          </w:tcPr>
          <w:p w14:paraId="16ACC850" w14:textId="77777777" w:rsidR="009D2B70" w:rsidRPr="004D5371" w:rsidRDefault="009D2B70">
            <w:pPr>
              <w:rPr>
                <w:del w:id="183" w:author="Puneet Kumar - Chaucer" w:date="2026-09-30T09:44:00Z" w16du:dateUtc="2026-09-30T08:44:00Z"/>
                <w:sz w:val="20"/>
                <w:szCs w:val="20"/>
              </w:rPr>
            </w:pPr>
            <w:del w:id="184" w:author="Puneet Kumar - Chaucer" w:date="2026-09-30T09:44:00Z" w16du:dateUtc="2026-09-30T08:44:00Z">
              <w:r w:rsidRPr="00E33CDD">
                <w:rPr>
                  <w:sz w:val="20"/>
                  <w:szCs w:val="20"/>
                </w:rPr>
                <w:delText>Premium v2 is selected as the platform standard to establish a modernized, simplified, and future-proof API gateway foundation.</w:delText>
              </w:r>
            </w:del>
          </w:p>
        </w:tc>
      </w:tr>
    </w:tbl>
    <w:p w14:paraId="32CCABD6" w14:textId="77777777" w:rsidR="009D2B70" w:rsidRDefault="009D2B70" w:rsidP="009D2B70">
      <w:pPr>
        <w:spacing w:after="80"/>
        <w:rPr>
          <w:b/>
          <w:bCs/>
          <w:sz w:val="20"/>
          <w:szCs w:val="20"/>
        </w:rPr>
      </w:pPr>
    </w:p>
    <w:p w14:paraId="70E8EF01" w14:textId="77777777" w:rsidR="009D2B70" w:rsidRDefault="009D2B70" w:rsidP="009D2B70">
      <w:pPr>
        <w:spacing w:after="140"/>
      </w:pPr>
      <w:r>
        <w:rPr>
          <w:i/>
          <w:iCs/>
          <w:color w:val="666666"/>
          <w:sz w:val="18"/>
          <w:szCs w:val="18"/>
        </w:rPr>
        <w:t xml:space="preserve">Premium v2 GA backed by Microsoft: Premium v2 general availability announcement, </w:t>
      </w:r>
      <w:hyperlink r:id="rId16">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7">
        <w:r>
          <w:rPr>
            <w:rStyle w:val="Hyperlink"/>
            <w:i/>
            <w:iCs/>
            <w:sz w:val="18"/>
            <w:szCs w:val="18"/>
          </w:rPr>
          <w:t>reliability guidance for API Management</w:t>
        </w:r>
      </w:hyperlink>
      <w:r>
        <w:rPr>
          <w:i/>
          <w:iCs/>
          <w:color w:val="666666"/>
          <w:sz w:val="18"/>
          <w:szCs w:val="18"/>
        </w:rPr>
        <w:t>.</w:t>
      </w:r>
    </w:p>
    <w:p w14:paraId="1BD936F1" w14:textId="4CF88ED6" w:rsidR="000840E4" w:rsidRPr="007F1FDD" w:rsidRDefault="000840E4" w:rsidP="000840E4">
      <w:pPr>
        <w:pStyle w:val="Heading2"/>
        <w:rPr>
          <w:rFonts w:asciiTheme="minorHAnsi" w:hAnsiTheme="minorHAnsi"/>
          <w:b w:val="0"/>
          <w:bCs w:val="0"/>
          <w:color w:val="1E2761"/>
          <w:sz w:val="24"/>
          <w:szCs w:val="24"/>
          <w:lang w:eastAsia="en-US"/>
        </w:rPr>
      </w:pPr>
      <w:bookmarkStart w:id="185" w:name="_Toc241523846"/>
      <w:bookmarkStart w:id="186" w:name="_Toc241523845"/>
      <w:r w:rsidRPr="007F1FDD">
        <w:rPr>
          <w:rFonts w:asciiTheme="minorHAnsi" w:hAnsiTheme="minorHAnsi"/>
          <w:b w:val="0"/>
          <w:bCs w:val="0"/>
          <w:color w:val="1E2761"/>
          <w:sz w:val="24"/>
          <w:szCs w:val="24"/>
          <w:lang w:eastAsia="en-US"/>
        </w:rPr>
        <w:t>Principles</w:t>
      </w:r>
      <w:bookmarkEnd w:id="185"/>
    </w:p>
    <w:p w14:paraId="771D771E" w14:textId="77777777" w:rsidR="00303A8C" w:rsidRDefault="000840E4">
      <w:pPr>
        <w:spacing w:after="140"/>
        <w:rPr>
          <w:sz w:val="20"/>
          <w:szCs w:val="20"/>
        </w:rPr>
      </w:pPr>
      <w:r>
        <w:rPr>
          <w:sz w:val="20"/>
          <w:szCs w:val="20"/>
        </w:rPr>
        <w:t>This section sets out the</w:t>
      </w:r>
      <w:r w:rsidR="00303A8C">
        <w:rPr>
          <w:sz w:val="20"/>
          <w:szCs w:val="20"/>
        </w:rPr>
        <w:t xml:space="preserve"> architectural standards and guardrails that every API on the platform must follow. They operationalize the single-ingress decision recorded in </w:t>
      </w:r>
      <w:hyperlink w:anchor="_Toc241399536" w:history="1">
        <w:r w:rsidR="00303A8C">
          <w:rPr>
            <w:color w:val="0000FF"/>
            <w:u w:val="single"/>
          </w:rPr>
          <w:t>Section 2.1</w:t>
        </w:r>
      </w:hyperlink>
      <w:r w:rsidR="00303A8C">
        <w:rPr>
          <w:sz w:val="20"/>
          <w:szCs w:val="20"/>
        </w:rPr>
        <w:t xml:space="preserve"> and are stated here as concrete, enforceable rules rather than general narrative.</w:t>
      </w:r>
    </w:p>
    <w:p w14:paraId="406FA33F" w14:textId="77777777" w:rsidR="000F2EE9" w:rsidRPr="000F2EE9" w:rsidRDefault="000F2EE9" w:rsidP="000F2EE9">
      <w:pPr>
        <w:rPr>
          <w:sz w:val="20"/>
          <w:szCs w:val="20"/>
        </w:rPr>
      </w:pPr>
      <w:commentRangeStart w:id="187"/>
      <w:r w:rsidRPr="000F2EE9">
        <w:rPr>
          <w:sz w:val="20"/>
          <w:szCs w:val="20"/>
        </w:rPr>
        <w:t>What this means in practice</w:t>
      </w:r>
    </w:p>
    <w:p w14:paraId="15D690B7" w14:textId="77777777" w:rsidR="000F2EE9" w:rsidRPr="000F2EE9" w:rsidRDefault="000F2EE9" w:rsidP="000F2EE9">
      <w:pPr>
        <w:pStyle w:val="ListParagraph"/>
        <w:numPr>
          <w:ilvl w:val="0"/>
          <w:numId w:val="28"/>
        </w:numPr>
        <w:rPr>
          <w:sz w:val="20"/>
          <w:szCs w:val="20"/>
        </w:rPr>
      </w:pPr>
      <w:r w:rsidRPr="000F2EE9">
        <w:rPr>
          <w:sz w:val="20"/>
          <w:szCs w:val="20"/>
        </w:rPr>
        <w:t xml:space="preserve">All </w:t>
      </w:r>
      <w:r>
        <w:rPr>
          <w:sz w:val="20"/>
          <w:szCs w:val="20"/>
        </w:rPr>
        <w:t>Ingres</w:t>
      </w:r>
      <w:r w:rsidRPr="000F2EE9">
        <w:rPr>
          <w:sz w:val="20"/>
          <w:szCs w:val="20"/>
        </w:rPr>
        <w:t xml:space="preserve"> traffic follows the mandatory path: Consumer → Azure Front Door + WAF → APIM → Backend Services.</w:t>
      </w:r>
    </w:p>
    <w:p w14:paraId="637A7460" w14:textId="77777777" w:rsidR="000F2EE9" w:rsidRPr="000F2EE9" w:rsidRDefault="000F2EE9" w:rsidP="000F2EE9">
      <w:pPr>
        <w:pStyle w:val="ListParagraph"/>
        <w:numPr>
          <w:ilvl w:val="0"/>
          <w:numId w:val="28"/>
        </w:numPr>
        <w:rPr>
          <w:sz w:val="20"/>
          <w:szCs w:val="20"/>
        </w:rPr>
      </w:pPr>
      <w:r w:rsidRPr="000F2EE9">
        <w:rPr>
          <w:sz w:val="20"/>
          <w:szCs w:val="20"/>
        </w:rPr>
        <w:t>APIs are published through APIM and discovered through a central catalogue.</w:t>
      </w:r>
    </w:p>
    <w:p w14:paraId="6BCF740B" w14:textId="77777777" w:rsidR="000F2EE9" w:rsidRPr="000F2EE9" w:rsidRDefault="000F2EE9" w:rsidP="000F2EE9">
      <w:pPr>
        <w:pStyle w:val="ListParagraph"/>
        <w:numPr>
          <w:ilvl w:val="0"/>
          <w:numId w:val="28"/>
        </w:numPr>
        <w:rPr>
          <w:sz w:val="20"/>
          <w:szCs w:val="20"/>
        </w:rPr>
      </w:pPr>
      <w:r w:rsidRPr="000F2EE9">
        <w:rPr>
          <w:sz w:val="20"/>
          <w:szCs w:val="20"/>
        </w:rPr>
        <w:t>Authentication is managed through Microsoft Entra ID.</w:t>
      </w:r>
    </w:p>
    <w:p w14:paraId="10A3BCCA" w14:textId="77777777" w:rsidR="000F2EE9" w:rsidRPr="000F2EE9" w:rsidRDefault="000F2EE9" w:rsidP="000F2EE9">
      <w:pPr>
        <w:pStyle w:val="ListParagraph"/>
        <w:numPr>
          <w:ilvl w:val="0"/>
          <w:numId w:val="28"/>
        </w:numPr>
        <w:rPr>
          <w:sz w:val="20"/>
          <w:szCs w:val="20"/>
        </w:rPr>
      </w:pPr>
      <w:r w:rsidRPr="000F2EE9">
        <w:rPr>
          <w:sz w:val="20"/>
          <w:szCs w:val="20"/>
        </w:rPr>
        <w:t>Secrets and certificates are managed through Azure Key Vault.</w:t>
      </w:r>
    </w:p>
    <w:p w14:paraId="748E4F58" w14:textId="77777777" w:rsidR="000F2EE9" w:rsidRPr="000F2EE9" w:rsidRDefault="000F2EE9" w:rsidP="000F2EE9">
      <w:pPr>
        <w:pStyle w:val="ListParagraph"/>
        <w:numPr>
          <w:ilvl w:val="0"/>
          <w:numId w:val="28"/>
        </w:numPr>
        <w:rPr>
          <w:sz w:val="20"/>
          <w:szCs w:val="20"/>
        </w:rPr>
      </w:pPr>
      <w:r w:rsidRPr="000F2EE9">
        <w:rPr>
          <w:sz w:val="20"/>
          <w:szCs w:val="20"/>
        </w:rPr>
        <w:t>API access is governed through products, subscriptions, and policies.</w:t>
      </w:r>
    </w:p>
    <w:p w14:paraId="1286EB7E" w14:textId="77777777" w:rsidR="000F2EE9" w:rsidRPr="000F2EE9" w:rsidRDefault="000F2EE9" w:rsidP="000F2EE9">
      <w:pPr>
        <w:pStyle w:val="ListParagraph"/>
        <w:numPr>
          <w:ilvl w:val="0"/>
          <w:numId w:val="28"/>
        </w:numPr>
        <w:rPr>
          <w:sz w:val="20"/>
          <w:szCs w:val="20"/>
        </w:rPr>
      </w:pPr>
      <w:r w:rsidRPr="000F2EE9">
        <w:rPr>
          <w:sz w:val="20"/>
          <w:szCs w:val="20"/>
        </w:rPr>
        <w:t>All platform and API changes are deployed through APIOps pipelines.</w:t>
      </w:r>
    </w:p>
    <w:p w14:paraId="5D04F273" w14:textId="77777777" w:rsidR="000F2EE9" w:rsidRPr="000F2EE9" w:rsidRDefault="000F2EE9" w:rsidP="000F2EE9">
      <w:pPr>
        <w:pStyle w:val="ListParagraph"/>
        <w:numPr>
          <w:ilvl w:val="0"/>
          <w:numId w:val="28"/>
        </w:numPr>
        <w:rPr>
          <w:sz w:val="20"/>
          <w:szCs w:val="20"/>
        </w:rPr>
      </w:pPr>
      <w:r w:rsidRPr="000F2EE9">
        <w:rPr>
          <w:sz w:val="20"/>
          <w:szCs w:val="20"/>
        </w:rPr>
        <w:t>Usage, performance, and security events are centrally monitored and audited.</w:t>
      </w:r>
    </w:p>
    <w:p w14:paraId="21D61007" w14:textId="77777777" w:rsidR="000F2EE9" w:rsidRPr="000F2EE9" w:rsidRDefault="000F2EE9" w:rsidP="000F2EE9">
      <w:pPr>
        <w:pStyle w:val="ListParagraph"/>
        <w:numPr>
          <w:ilvl w:val="0"/>
          <w:numId w:val="28"/>
        </w:numPr>
        <w:rPr>
          <w:sz w:val="20"/>
          <w:szCs w:val="20"/>
        </w:rPr>
      </w:pPr>
      <w:r w:rsidRPr="000F2EE9">
        <w:rPr>
          <w:sz w:val="20"/>
          <w:szCs w:val="20"/>
        </w:rPr>
        <w:t>Point-to-point integrations are minimised in favour of reusable, managed APIs.</w:t>
      </w:r>
      <w:commentRangeEnd w:id="187"/>
      <w:r w:rsidR="00770AAA" w:rsidRPr="000F2EE9">
        <w:rPr>
          <w:rStyle w:val="CommentReference"/>
          <w:sz w:val="20"/>
          <w:szCs w:val="20"/>
        </w:rPr>
        <w:commentReference w:id="187"/>
      </w:r>
    </w:p>
    <w:p w14:paraId="2C31A5C0" w14:textId="77777777" w:rsidR="00303A8C" w:rsidRPr="00303A8C" w:rsidRDefault="00303A8C" w:rsidP="00303A8C">
      <w:pPr>
        <w:pStyle w:val="ListParagraph"/>
        <w:ind w:left="720"/>
        <w:rPr>
          <w:sz w:val="20"/>
          <w:szCs w:val="20"/>
        </w:rPr>
      </w:pPr>
    </w:p>
    <w:p w14:paraId="07B07BFD" w14:textId="6BC3BA09" w:rsidR="0046006F" w:rsidRDefault="000D0189">
      <w:pPr>
        <w:spacing w:before="120" w:after="120"/>
        <w:rPr>
          <w:del w:id="188" w:author="Nikhil Rokade - Chaucer" w:date="2026-09-30T14:18:00Z" w16du:dateUtc="2026-09-30T13:18:00Z"/>
        </w:rPr>
      </w:pPr>
      <w:del w:id="189" w:author="Nikhil Rokade - Chaucer" w:date="2026-09-30T14:18:00Z" w16du:dateUtc="2026-09-30T13:18:00Z">
        <w:r w:rsidRPr="000D0189">
          <w:rPr>
            <w:sz w:val="20"/>
            <w:szCs w:val="20"/>
          </w:rPr>
          <w:delText>The table below outlines how each traffic flow is controlled as a result: all external inbound paths are enforced through perimeter security</w:delText>
        </w:r>
        <w:r w:rsidR="000840E4" w:rsidRPr="000D0189">
          <w:rPr>
            <w:sz w:val="20"/>
            <w:szCs w:val="20"/>
          </w:rPr>
          <w:delText>;</w:delText>
        </w:r>
        <w:r w:rsidRPr="000D0189">
          <w:rPr>
            <w:sz w:val="20"/>
            <w:szCs w:val="20"/>
          </w:rPr>
          <w:delText xml:space="preserve"> internal workloads connect directly to the internal gateway and outbound egress traffic is routed through central firewall controls.</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2310DECA" w14:textId="77777777" w:rsidTr="00284C6E">
        <w:trPr>
          <w:tblHeader/>
          <w:del w:id="190" w:author="Nikhil Rokade - Chaucer" w:date="2026-09-30T14:18:00Z"/>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914618" w14:textId="702BF980" w:rsidR="002D25EA" w:rsidRPr="00284C6E" w:rsidRDefault="002D25EA" w:rsidP="000156B8">
            <w:pPr>
              <w:rPr>
                <w:del w:id="191" w:author="Nikhil Rokade - Chaucer" w:date="2026-09-30T14:18:00Z" w16du:dateUtc="2026-09-30T13:18:00Z"/>
                <w:color w:val="000000" w:themeColor="text1"/>
                <w:sz w:val="20"/>
                <w:szCs w:val="20"/>
              </w:rPr>
            </w:pPr>
            <w:del w:id="192" w:author="Nikhil Rokade - Chaucer" w:date="2026-09-30T14:18:00Z" w16du:dateUtc="2026-09-30T13:18:00Z">
              <w:r>
                <w:rPr>
                  <w:b/>
                  <w:bCs/>
                  <w:color w:val="000000" w:themeColor="text1"/>
                  <w:sz w:val="20"/>
                  <w:szCs w:val="20"/>
                </w:rPr>
                <w:delText>Traffic type</w:delText>
              </w:r>
            </w:del>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ACE81" w14:textId="098FCA2D" w:rsidR="002D25EA" w:rsidRPr="00284C6E" w:rsidRDefault="002D25EA" w:rsidP="000156B8">
            <w:pPr>
              <w:rPr>
                <w:del w:id="193" w:author="Nikhil Rokade - Chaucer" w:date="2026-09-30T14:18:00Z" w16du:dateUtc="2026-09-30T13:18:00Z"/>
                <w:color w:val="000000" w:themeColor="text1"/>
                <w:sz w:val="20"/>
                <w:szCs w:val="20"/>
              </w:rPr>
            </w:pPr>
            <w:del w:id="194" w:author="Nikhil Rokade - Chaucer" w:date="2026-09-30T14:18:00Z" w16du:dateUtc="2026-09-30T13:18:00Z">
              <w:r>
                <w:rPr>
                  <w:b/>
                  <w:bCs/>
                  <w:color w:val="000000" w:themeColor="text1"/>
                  <w:sz w:val="20"/>
                  <w:szCs w:val="20"/>
                </w:rPr>
                <w:delText>Route</w:delText>
              </w:r>
            </w:del>
          </w:p>
        </w:tc>
      </w:tr>
      <w:tr w:rsidR="002D25EA" w14:paraId="1FCF00BB" w14:textId="77777777">
        <w:trPr>
          <w:del w:id="195" w:author="Nikhil Rokade - Chaucer" w:date="2026-09-30T14:18:00Z"/>
        </w:trPr>
        <w:tc>
          <w:tcPr>
            <w:tcW w:w="4650" w:type="dxa"/>
            <w:tcMar>
              <w:top w:w="70" w:type="dxa"/>
              <w:left w:w="100" w:type="dxa"/>
              <w:bottom w:w="70" w:type="dxa"/>
              <w:right w:w="100" w:type="dxa"/>
            </w:tcMar>
            <w:vAlign w:val="center"/>
          </w:tcPr>
          <w:p w14:paraId="593FC080" w14:textId="30EB0C1D" w:rsidR="00593888" w:rsidRPr="00593888" w:rsidRDefault="00593888" w:rsidP="00593888">
            <w:pPr>
              <w:rPr>
                <w:del w:id="196" w:author="Nikhil Rokade - Chaucer" w:date="2026-09-30T14:18:00Z" w16du:dateUtc="2026-09-30T13:18:00Z"/>
                <w:color w:val="000000" w:themeColor="text1"/>
                <w:sz w:val="20"/>
                <w:szCs w:val="20"/>
              </w:rPr>
            </w:pPr>
            <w:del w:id="197" w:author="Nikhil Rokade - Chaucer" w:date="2026-09-30T14:18:00Z" w16du:dateUtc="2026-09-30T13:18:00Z">
              <w:r>
                <w:rPr>
                  <w:color w:val="000000" w:themeColor="text1"/>
                  <w:sz w:val="20"/>
                  <w:szCs w:val="20"/>
                </w:rPr>
                <w:delText>External consumer to organisational API</w:delText>
              </w:r>
            </w:del>
          </w:p>
          <w:p w14:paraId="7DC8D586" w14:textId="443C7F2A" w:rsidR="002D25EA" w:rsidRPr="00284C6E" w:rsidRDefault="002D25EA" w:rsidP="000156B8">
            <w:pPr>
              <w:rPr>
                <w:del w:id="198" w:author="Nikhil Rokade - Chaucer" w:date="2026-09-30T14:18:00Z" w16du:dateUtc="2026-09-30T13:18:00Z"/>
                <w:color w:val="000000" w:themeColor="text1"/>
                <w:sz w:val="20"/>
                <w:szCs w:val="20"/>
              </w:rPr>
            </w:pPr>
          </w:p>
        </w:tc>
        <w:tc>
          <w:tcPr>
            <w:tcW w:w="4650" w:type="dxa"/>
            <w:tcMar>
              <w:top w:w="70" w:type="dxa"/>
              <w:left w:w="100" w:type="dxa"/>
              <w:bottom w:w="70" w:type="dxa"/>
              <w:right w:w="100" w:type="dxa"/>
            </w:tcMar>
            <w:vAlign w:val="center"/>
          </w:tcPr>
          <w:p w14:paraId="1CB46C85" w14:textId="36336A51" w:rsidR="00B97A46" w:rsidRPr="00B97A46" w:rsidRDefault="00B97A46" w:rsidP="00B97A46">
            <w:pPr>
              <w:rPr>
                <w:del w:id="199" w:author="Nikhil Rokade - Chaucer" w:date="2026-09-30T14:18:00Z" w16du:dateUtc="2026-09-30T13:18:00Z"/>
                <w:color w:val="000000" w:themeColor="text1"/>
                <w:sz w:val="20"/>
                <w:szCs w:val="20"/>
              </w:rPr>
            </w:pPr>
            <w:del w:id="200" w:author="Nikhil Rokade - Chaucer" w:date="2026-09-30T14:18:00Z" w16du:dateUtc="2026-09-30T13:18:00Z">
              <w:r>
                <w:rPr>
                  <w:color w:val="000000" w:themeColor="text1"/>
                  <w:sz w:val="20"/>
                  <w:szCs w:val="20"/>
                </w:rPr>
                <w:delText>External Consumer → Edge Service (Azure Front Door) → APIM Gateway (internal) → Backend Service</w:delText>
              </w:r>
            </w:del>
          </w:p>
          <w:p w14:paraId="50B3E117" w14:textId="6D82632A" w:rsidR="002D25EA" w:rsidRPr="00284C6E" w:rsidRDefault="002D25EA" w:rsidP="0017165F">
            <w:pPr>
              <w:rPr>
                <w:del w:id="201" w:author="Nikhil Rokade - Chaucer" w:date="2026-09-30T14:18:00Z" w16du:dateUtc="2026-09-30T13:18:00Z"/>
                <w:color w:val="000000" w:themeColor="text1"/>
                <w:sz w:val="20"/>
                <w:szCs w:val="20"/>
              </w:rPr>
            </w:pPr>
          </w:p>
        </w:tc>
      </w:tr>
      <w:tr w:rsidR="002D25EA" w14:paraId="57A0A7DD" w14:textId="77777777">
        <w:trPr>
          <w:del w:id="202" w:author="Nikhil Rokade - Chaucer" w:date="2026-09-30T14:18:00Z"/>
        </w:trPr>
        <w:tc>
          <w:tcPr>
            <w:tcW w:w="4650" w:type="dxa"/>
            <w:tcMar>
              <w:top w:w="70" w:type="dxa"/>
              <w:left w:w="100" w:type="dxa"/>
              <w:bottom w:w="70" w:type="dxa"/>
              <w:right w:w="100" w:type="dxa"/>
            </w:tcMar>
            <w:vAlign w:val="center"/>
          </w:tcPr>
          <w:p w14:paraId="635BC373" w14:textId="2D6C3BC3" w:rsidR="00593888" w:rsidRPr="00593888" w:rsidRDefault="00593888" w:rsidP="00593888">
            <w:pPr>
              <w:rPr>
                <w:del w:id="203" w:author="Nikhil Rokade - Chaucer" w:date="2026-09-30T14:18:00Z" w16du:dateUtc="2026-09-30T13:18:00Z"/>
                <w:color w:val="000000" w:themeColor="text1"/>
                <w:sz w:val="20"/>
                <w:szCs w:val="20"/>
              </w:rPr>
            </w:pPr>
            <w:del w:id="204" w:author="Nikhil Rokade - Chaucer" w:date="2026-09-30T14:18:00Z" w16du:dateUtc="2026-09-30T13:18:00Z">
              <w:r>
                <w:rPr>
                  <w:color w:val="000000" w:themeColor="text1"/>
                  <w:sz w:val="20"/>
                  <w:szCs w:val="20"/>
                </w:rPr>
                <w:delText>Internal application to organisational API</w:delText>
              </w:r>
            </w:del>
          </w:p>
          <w:p w14:paraId="5265F17C" w14:textId="2C3D7FBB" w:rsidR="002D25EA" w:rsidRPr="00284C6E" w:rsidRDefault="002D25EA" w:rsidP="000156B8">
            <w:pPr>
              <w:rPr>
                <w:del w:id="205" w:author="Nikhil Rokade - Chaucer" w:date="2026-09-30T14:18:00Z" w16du:dateUtc="2026-09-30T13:18:00Z"/>
                <w:color w:val="000000" w:themeColor="text1"/>
                <w:sz w:val="20"/>
                <w:szCs w:val="20"/>
              </w:rPr>
            </w:pPr>
          </w:p>
        </w:tc>
        <w:tc>
          <w:tcPr>
            <w:tcW w:w="4650" w:type="dxa"/>
            <w:tcMar>
              <w:top w:w="70" w:type="dxa"/>
              <w:left w:w="100" w:type="dxa"/>
              <w:bottom w:w="70" w:type="dxa"/>
              <w:right w:w="100" w:type="dxa"/>
            </w:tcMar>
            <w:vAlign w:val="center"/>
          </w:tcPr>
          <w:p w14:paraId="2BEE12AA" w14:textId="6E881355" w:rsidR="00B97A46" w:rsidRPr="00B97A46" w:rsidRDefault="00B97A46" w:rsidP="00B97A46">
            <w:pPr>
              <w:rPr>
                <w:del w:id="206" w:author="Nikhil Rokade - Chaucer" w:date="2026-09-30T14:18:00Z" w16du:dateUtc="2026-09-30T13:18:00Z"/>
                <w:color w:val="000000" w:themeColor="text1"/>
                <w:sz w:val="20"/>
                <w:szCs w:val="20"/>
              </w:rPr>
            </w:pPr>
            <w:del w:id="207" w:author="Nikhil Rokade - Chaucer" w:date="2026-09-30T14:18:00Z" w16du:dateUtc="2026-09-30T13:18:00Z">
              <w:r>
                <w:rPr>
                  <w:color w:val="000000" w:themeColor="text1"/>
                  <w:sz w:val="20"/>
                  <w:szCs w:val="20"/>
                </w:rPr>
                <w:delText>Internal Application → APIM Internal Gateway → Backend Service</w:delText>
              </w:r>
            </w:del>
          </w:p>
          <w:p w14:paraId="674EDDD2" w14:textId="755A8EB9" w:rsidR="002D25EA" w:rsidRPr="00284C6E" w:rsidRDefault="002D25EA" w:rsidP="000156B8">
            <w:pPr>
              <w:rPr>
                <w:del w:id="208" w:author="Nikhil Rokade - Chaucer" w:date="2026-09-30T14:18:00Z" w16du:dateUtc="2026-09-30T13:18:00Z"/>
                <w:color w:val="000000" w:themeColor="text1"/>
                <w:sz w:val="20"/>
                <w:szCs w:val="20"/>
              </w:rPr>
            </w:pPr>
          </w:p>
        </w:tc>
      </w:tr>
      <w:tr w:rsidR="002D25EA" w14:paraId="544E3CA6" w14:textId="77777777">
        <w:trPr>
          <w:del w:id="209" w:author="Nikhil Rokade - Chaucer" w:date="2026-09-30T14:18:00Z"/>
        </w:trPr>
        <w:tc>
          <w:tcPr>
            <w:tcW w:w="4650" w:type="dxa"/>
            <w:tcMar>
              <w:top w:w="70" w:type="dxa"/>
              <w:left w:w="100" w:type="dxa"/>
              <w:bottom w:w="70" w:type="dxa"/>
              <w:right w:w="100" w:type="dxa"/>
            </w:tcMar>
            <w:vAlign w:val="center"/>
          </w:tcPr>
          <w:p w14:paraId="4954BCAD" w14:textId="5B0C41DF" w:rsidR="00593888" w:rsidRPr="00593888" w:rsidRDefault="00593888" w:rsidP="00593888">
            <w:pPr>
              <w:rPr>
                <w:del w:id="210" w:author="Nikhil Rokade - Chaucer" w:date="2026-09-30T14:18:00Z" w16du:dateUtc="2026-09-30T13:18:00Z"/>
                <w:color w:val="000000" w:themeColor="text1"/>
                <w:sz w:val="20"/>
                <w:szCs w:val="20"/>
              </w:rPr>
            </w:pPr>
            <w:del w:id="211" w:author="Nikhil Rokade - Chaucer" w:date="2026-09-30T14:18:00Z" w16du:dateUtc="2026-09-30T13:18:00Z">
              <w:r>
                <w:rPr>
                  <w:color w:val="000000" w:themeColor="text1"/>
                  <w:sz w:val="20"/>
                  <w:szCs w:val="20"/>
                </w:rPr>
                <w:delText>Third-party webhook inbound</w:delText>
              </w:r>
            </w:del>
          </w:p>
          <w:p w14:paraId="52D70832" w14:textId="0047FD21" w:rsidR="002D25EA" w:rsidRPr="00284C6E" w:rsidRDefault="002D25EA" w:rsidP="000156B8">
            <w:pPr>
              <w:rPr>
                <w:del w:id="212" w:author="Nikhil Rokade - Chaucer" w:date="2026-09-30T14:18:00Z" w16du:dateUtc="2026-09-30T13:18:00Z"/>
                <w:color w:val="000000" w:themeColor="text1"/>
                <w:sz w:val="20"/>
                <w:szCs w:val="20"/>
              </w:rPr>
            </w:pPr>
          </w:p>
        </w:tc>
        <w:tc>
          <w:tcPr>
            <w:tcW w:w="4650" w:type="dxa"/>
            <w:tcMar>
              <w:top w:w="70" w:type="dxa"/>
              <w:left w:w="100" w:type="dxa"/>
              <w:bottom w:w="70" w:type="dxa"/>
              <w:right w:w="100" w:type="dxa"/>
            </w:tcMar>
            <w:vAlign w:val="center"/>
          </w:tcPr>
          <w:p w14:paraId="1E624DB8" w14:textId="2FC7633E" w:rsidR="00B97A46" w:rsidRPr="00B97A46" w:rsidRDefault="00B97A46" w:rsidP="00B97A46">
            <w:pPr>
              <w:rPr>
                <w:del w:id="213" w:author="Nikhil Rokade - Chaucer" w:date="2026-09-30T14:18:00Z" w16du:dateUtc="2026-09-30T13:18:00Z"/>
                <w:color w:val="000000" w:themeColor="text1"/>
                <w:sz w:val="20"/>
                <w:szCs w:val="20"/>
              </w:rPr>
            </w:pPr>
            <w:del w:id="214" w:author="Nikhil Rokade - Chaucer" w:date="2026-09-30T14:18:00Z" w16du:dateUtc="2026-09-30T13:18:00Z">
              <w:r>
                <w:rPr>
                  <w:color w:val="000000" w:themeColor="text1"/>
                  <w:sz w:val="20"/>
                  <w:szCs w:val="20"/>
                </w:rPr>
                <w:delText>Third Party → Edge Service (Azure Front Door) → APIM Gateway (internal) → Function or Backend Service</w:delText>
              </w:r>
            </w:del>
          </w:p>
          <w:p w14:paraId="3C4C405E" w14:textId="0F370D0E" w:rsidR="002D25EA" w:rsidRPr="00284C6E" w:rsidRDefault="002D25EA" w:rsidP="000156B8">
            <w:pPr>
              <w:rPr>
                <w:del w:id="215" w:author="Nikhil Rokade - Chaucer" w:date="2026-09-30T14:18:00Z" w16du:dateUtc="2026-09-30T13:18:00Z"/>
                <w:color w:val="000000" w:themeColor="text1"/>
                <w:sz w:val="20"/>
                <w:szCs w:val="20"/>
              </w:rPr>
            </w:pPr>
          </w:p>
        </w:tc>
      </w:tr>
      <w:tr w:rsidR="002D25EA" w14:paraId="7B74596A" w14:textId="77777777">
        <w:trPr>
          <w:del w:id="216" w:author="Nikhil Rokade - Chaucer" w:date="2026-09-30T14:18:00Z"/>
        </w:trPr>
        <w:tc>
          <w:tcPr>
            <w:tcW w:w="4650" w:type="dxa"/>
            <w:tcMar>
              <w:top w:w="70" w:type="dxa"/>
              <w:left w:w="100" w:type="dxa"/>
              <w:bottom w:w="70" w:type="dxa"/>
              <w:right w:w="100" w:type="dxa"/>
            </w:tcMar>
            <w:vAlign w:val="center"/>
          </w:tcPr>
          <w:p w14:paraId="587998BA" w14:textId="235895B1" w:rsidR="0017165F" w:rsidRPr="0017165F" w:rsidRDefault="0017165F" w:rsidP="0017165F">
            <w:pPr>
              <w:rPr>
                <w:del w:id="217" w:author="Nikhil Rokade - Chaucer" w:date="2026-09-30T14:18:00Z" w16du:dateUtc="2026-09-30T13:18:00Z"/>
                <w:color w:val="000000" w:themeColor="text1"/>
                <w:sz w:val="20"/>
                <w:szCs w:val="20"/>
              </w:rPr>
            </w:pPr>
            <w:del w:id="218" w:author="Nikhil Rokade - Chaucer" w:date="2026-09-30T14:18:00Z" w16du:dateUtc="2026-09-30T13:18:00Z">
              <w:r>
                <w:rPr>
                  <w:color w:val="000000" w:themeColor="text1"/>
                  <w:sz w:val="20"/>
                  <w:szCs w:val="20"/>
                </w:rPr>
                <w:delText>Outbound call to third-party API</w:delText>
              </w:r>
            </w:del>
          </w:p>
          <w:p w14:paraId="4BE4EB0A" w14:textId="18736139" w:rsidR="002D25EA" w:rsidRPr="00284C6E" w:rsidRDefault="002D25EA" w:rsidP="000156B8">
            <w:pPr>
              <w:rPr>
                <w:del w:id="219" w:author="Nikhil Rokade - Chaucer" w:date="2026-09-30T14:18:00Z" w16du:dateUtc="2026-09-30T13:18:00Z"/>
                <w:color w:val="000000" w:themeColor="text1"/>
                <w:sz w:val="20"/>
                <w:szCs w:val="20"/>
              </w:rPr>
            </w:pPr>
          </w:p>
        </w:tc>
        <w:tc>
          <w:tcPr>
            <w:tcW w:w="4650" w:type="dxa"/>
            <w:tcMar>
              <w:top w:w="70" w:type="dxa"/>
              <w:left w:w="100" w:type="dxa"/>
              <w:bottom w:w="70" w:type="dxa"/>
              <w:right w:w="100" w:type="dxa"/>
            </w:tcMar>
            <w:vAlign w:val="center"/>
          </w:tcPr>
          <w:p w14:paraId="2819C5D0" w14:textId="5B8C50B7" w:rsidR="00B97A46" w:rsidRPr="00B97A46" w:rsidRDefault="00B97A46" w:rsidP="00B97A46">
            <w:pPr>
              <w:rPr>
                <w:del w:id="220" w:author="Nikhil Rokade - Chaucer" w:date="2026-09-30T14:18:00Z" w16du:dateUtc="2026-09-30T13:18:00Z"/>
                <w:color w:val="000000" w:themeColor="text1"/>
                <w:sz w:val="20"/>
                <w:szCs w:val="20"/>
              </w:rPr>
            </w:pPr>
            <w:del w:id="221" w:author="Nikhil Rokade - Chaucer" w:date="2026-09-30T14:18:00Z" w16du:dateUtc="2026-09-30T13:18:00Z">
              <w:r>
                <w:rPr>
                  <w:color w:val="000000" w:themeColor="text1"/>
                  <w:sz w:val="20"/>
                  <w:szCs w:val="20"/>
                </w:rPr>
                <w:delText>Function or Application Service → APIM → Third-Party API</w:delText>
              </w:r>
            </w:del>
          </w:p>
          <w:p w14:paraId="7FC6749B" w14:textId="31016AED" w:rsidR="002D25EA" w:rsidRPr="00284C6E" w:rsidRDefault="002D25EA" w:rsidP="000156B8">
            <w:pPr>
              <w:rPr>
                <w:del w:id="222" w:author="Nikhil Rokade - Chaucer" w:date="2026-09-30T14:18:00Z" w16du:dateUtc="2026-09-30T13:18:00Z"/>
                <w:color w:val="000000" w:themeColor="text1"/>
                <w:sz w:val="20"/>
                <w:szCs w:val="20"/>
              </w:rPr>
            </w:pPr>
          </w:p>
        </w:tc>
      </w:tr>
    </w:tbl>
    <w:p w14:paraId="39972222" w14:textId="77777777" w:rsidR="002D25EA" w:rsidRDefault="002D25EA" w:rsidP="002D25EA">
      <w:pPr>
        <w:spacing w:after="140"/>
      </w:pPr>
    </w:p>
    <w:p w14:paraId="3FD58994" w14:textId="3977AF2D" w:rsidR="002D25EA" w:rsidRPr="007F1FDD" w:rsidRDefault="002D25EA" w:rsidP="007F1FDD">
      <w:pPr>
        <w:pStyle w:val="Heading1"/>
        <w:pageBreakBefore/>
        <w:spacing w:after="0"/>
        <w:ind w:left="426"/>
        <w:rPr>
          <w:rFonts w:asciiTheme="minorHAnsi" w:hAnsiTheme="minorHAnsi"/>
          <w:b w:val="0"/>
          <w:bCs w:val="0"/>
          <w:lang w:eastAsia="en-US"/>
        </w:rPr>
      </w:pPr>
      <w:bookmarkStart w:id="223" w:name="_Toc241523847"/>
      <w:bookmarkEnd w:id="186"/>
      <w:r w:rsidRPr="007F1FDD">
        <w:rPr>
          <w:rFonts w:asciiTheme="minorHAnsi" w:hAnsiTheme="minorHAnsi"/>
          <w:b w:val="0"/>
          <w:bCs w:val="0"/>
          <w:lang w:eastAsia="en-US"/>
        </w:rPr>
        <w:lastRenderedPageBreak/>
        <w:t>APIM Architecture</w:t>
      </w:r>
      <w:bookmarkEnd w:id="223"/>
    </w:p>
    <w:p w14:paraId="3A4D12D8" w14:textId="77777777" w:rsidR="00A90826" w:rsidRDefault="00A90826">
      <w:pPr>
        <w:spacing w:after="140"/>
        <w:rPr>
          <w:sz w:val="20"/>
          <w:szCs w:val="20"/>
        </w:rPr>
      </w:pPr>
    </w:p>
    <w:p w14:paraId="7E0BB812" w14:textId="55C7142E" w:rsidR="00D36A15" w:rsidRDefault="00A90826">
      <w:pPr>
        <w:spacing w:after="140"/>
        <w:rPr>
          <w:del w:id="224" w:author="Puneet Kumar - Chaucer" w:date="2026-09-30T09:44:00Z" w16du:dateUtc="2026-09-30T08:44:00Z"/>
          <w:sz w:val="20"/>
          <w:szCs w:val="20"/>
        </w:rPr>
      </w:pPr>
      <w:del w:id="225" w:author="Puneet Kumar - Chaucer" w:date="2026-09-30T09:44:00Z" w16du:dateUtc="2026-09-30T08:44:00Z">
        <w:r>
          <w:rPr>
            <w:sz w:val="20"/>
            <w:szCs w:val="20"/>
          </w:rPr>
          <w:delText>This section shows h</w:delText>
        </w:r>
        <w:r w:rsidRPr="004D5371">
          <w:rPr>
            <w:sz w:val="20"/>
            <w:szCs w:val="20"/>
          </w:rPr>
          <w:delText>ow a single API request travels from a</w:delText>
        </w:r>
        <w:r>
          <w:rPr>
            <w:sz w:val="20"/>
            <w:szCs w:val="20"/>
          </w:rPr>
          <w:delText>n</w:delText>
        </w:r>
        <w:r w:rsidRPr="004D5371">
          <w:rPr>
            <w:sz w:val="20"/>
            <w:szCs w:val="20"/>
          </w:rPr>
          <w:delText xml:space="preserve"> </w:delText>
        </w:r>
        <w:r w:rsidR="005B2B05">
          <w:rPr>
            <w:sz w:val="20"/>
            <w:szCs w:val="20"/>
          </w:rPr>
          <w:delText xml:space="preserve">external </w:delText>
        </w:r>
        <w:r w:rsidRPr="004D5371">
          <w:rPr>
            <w:sz w:val="20"/>
            <w:szCs w:val="20"/>
          </w:rPr>
          <w:delText>consumer through each security and routing layer to the backend that answers it</w:delText>
        </w:r>
        <w:r w:rsidR="005B2B05">
          <w:rPr>
            <w:sz w:val="20"/>
            <w:szCs w:val="20"/>
          </w:rPr>
          <w:delText xml:space="preserve"> </w:delText>
        </w:r>
        <w:r w:rsidRPr="004D5371">
          <w:rPr>
            <w:sz w:val="20"/>
            <w:szCs w:val="20"/>
          </w:rPr>
          <w:delText>and where the shared services (identity and secrets) sit relative to that path. The goal is one governed flow that every API follows, so security is applied consistently rather than rebuilt per integration.</w:delText>
        </w:r>
      </w:del>
    </w:p>
    <w:p w14:paraId="715A17FE" w14:textId="77777777" w:rsidR="00CF41FA" w:rsidRDefault="00CF41FA" w:rsidP="00CF41FA">
      <w:pPr>
        <w:pStyle w:val="Heading2"/>
        <w:rPr>
          <w:rFonts w:asciiTheme="minorHAnsi" w:hAnsiTheme="minorHAnsi"/>
          <w:b w:val="0"/>
          <w:bCs w:val="0"/>
          <w:color w:val="1E2761"/>
          <w:sz w:val="24"/>
          <w:szCs w:val="24"/>
          <w:lang w:eastAsia="en-US"/>
        </w:rPr>
      </w:pPr>
      <w:bookmarkStart w:id="226" w:name="_Toc241523848"/>
      <w:r w:rsidRPr="00CF41FA">
        <w:rPr>
          <w:rFonts w:asciiTheme="minorHAnsi" w:hAnsiTheme="minorHAnsi"/>
          <w:b w:val="0"/>
          <w:bCs w:val="0"/>
          <w:color w:val="1E2761"/>
          <w:sz w:val="24"/>
          <w:szCs w:val="24"/>
          <w:lang w:eastAsia="en-US"/>
        </w:rPr>
        <w:t>High-Level Azure APIM Architecture</w:t>
      </w:r>
      <w:bookmarkEnd w:id="226"/>
    </w:p>
    <w:p w14:paraId="19ED0335" w14:textId="77777777" w:rsidR="008E287A" w:rsidRDefault="003503B2">
      <w:pPr>
        <w:spacing w:after="140"/>
        <w:rPr>
          <w:del w:id="227" w:author="Puneet Kumar - Chaucer" w:date="2026-09-30T09:45:00Z" w16du:dateUtc="2026-09-30T08:45:00Z"/>
          <w:sz w:val="20"/>
          <w:szCs w:val="20"/>
        </w:rPr>
      </w:pPr>
      <w:del w:id="228" w:author="Puneet Kumar - Chaucer" w:date="2026-09-30T09:45:00Z" w16du:dateUtc="2026-09-30T08:45:00Z">
        <w:r>
          <w:rPr>
            <w:sz w:val="20"/>
            <w:szCs w:val="20"/>
          </w:rPr>
          <w:delText>Four layers carry every request. Consumers call in from web, mobile, partner and internal channels; Edge Security terminates and inspects the traffic before it reaches the gateway; Azure API Management applies policy, routing and product control; and the request reaches the appropriate backend. Entra ID and Key Vault sit outside this flow, providing identity and secrets to Edge Security and APIM as each needs them.</w:delText>
        </w:r>
      </w:del>
    </w:p>
    <w:p w14:paraId="7289F1A0" w14:textId="5503E43A" w:rsidR="00FB2514" w:rsidRDefault="00FB2CAD">
      <w:pPr>
        <w:spacing w:after="140"/>
        <w:rPr>
          <w:sz w:val="20"/>
          <w:szCs w:val="20"/>
        </w:rPr>
      </w:pPr>
      <w:commentRangeStart w:id="229"/>
      <w:r>
        <w:rPr>
          <w:noProof/>
          <w:sz w:val="20"/>
          <w:szCs w:val="20"/>
        </w:rPr>
        <w:drawing>
          <wp:inline distT="0" distB="0" distL="0" distR="0" wp14:anchorId="115770D2" wp14:editId="49A19B1C">
            <wp:extent cx="5731510" cy="2997835"/>
            <wp:effectExtent l="0" t="0" r="2540" b="0"/>
            <wp:docPr id="116572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4544" name="Picture 1165724544"/>
                    <pic:cNvPicPr/>
                  </pic:nvPicPr>
                  <pic:blipFill>
                    <a:blip r:embed="rId18">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commentRangeEnd w:id="229"/>
      <w:r w:rsidR="003341A1">
        <w:rPr>
          <w:rStyle w:val="CommentReference"/>
          <w:sz w:val="20"/>
          <w:szCs w:val="20"/>
        </w:rPr>
        <w:commentReference w:id="229"/>
      </w:r>
    </w:p>
    <w:p w14:paraId="10ADFF48" w14:textId="2900EF66" w:rsidR="00FB2514" w:rsidRDefault="00FB2514" w:rsidP="00FB2514">
      <w:pPr>
        <w:spacing w:after="140"/>
        <w:rPr>
          <w:sz w:val="20"/>
          <w:szCs w:val="20"/>
        </w:rPr>
      </w:pPr>
      <w:r>
        <w:rPr>
          <w:sz w:val="20"/>
          <w:szCs w:val="20"/>
        </w:rPr>
        <w:t xml:space="preserve">The </w:t>
      </w:r>
      <w:r w:rsidRPr="00FB2514">
        <w:rPr>
          <w:sz w:val="20"/>
          <w:szCs w:val="20"/>
        </w:rPr>
        <w:t>Architecture</w:t>
      </w:r>
      <w:r>
        <w:rPr>
          <w:sz w:val="20"/>
          <w:szCs w:val="20"/>
        </w:rPr>
        <w:t xml:space="preserve"> has these parts:</w:t>
      </w:r>
    </w:p>
    <w:p w14:paraId="7E271DEE" w14:textId="77777777" w:rsidR="00FB2514" w:rsidRDefault="00FB2514" w:rsidP="00FB2514">
      <w:pPr>
        <w:pStyle w:val="ListParagraph"/>
        <w:numPr>
          <w:ilvl w:val="0"/>
          <w:numId w:val="1"/>
        </w:numPr>
        <w:spacing w:after="70"/>
        <w:rPr>
          <w:sz w:val="20"/>
          <w:szCs w:val="20"/>
        </w:rPr>
      </w:pPr>
      <w:r>
        <w:rPr>
          <w:b/>
          <w:bCs/>
          <w:sz w:val="20"/>
          <w:szCs w:val="20"/>
        </w:rPr>
        <w:t>Gateway (data plane).</w:t>
      </w:r>
      <w:r>
        <w:rPr>
          <w:sz w:val="20"/>
          <w:szCs w:val="20"/>
        </w:rPr>
        <w:t xml:space="preserve"> The engine that handles live traffic. Every call pass through it and it applies the same set of rules, authentication, rate limits, validation, routing and logging, to each one. This is where the platform actually does its work.</w:t>
      </w:r>
    </w:p>
    <w:p w14:paraId="3DB43D2E" w14:textId="77777777" w:rsidR="00FB2514" w:rsidRDefault="00FB2514" w:rsidP="00FB2514">
      <w:pPr>
        <w:pStyle w:val="ListParagraph"/>
        <w:numPr>
          <w:ilvl w:val="0"/>
          <w:numId w:val="1"/>
        </w:numPr>
        <w:spacing w:after="70"/>
        <w:rPr>
          <w:sz w:val="20"/>
          <w:szCs w:val="20"/>
        </w:rPr>
      </w:pPr>
      <w:r>
        <w:rPr>
          <w:b/>
          <w:bCs/>
          <w:sz w:val="20"/>
          <w:szCs w:val="20"/>
        </w:rPr>
        <w:t>Management plane.</w:t>
      </w:r>
      <w:r>
        <w:rPr>
          <w:sz w:val="20"/>
          <w:szCs w:val="20"/>
        </w:rPr>
        <w:t xml:space="preserve"> Where the platform is configured. Teams define their APIs, products and policies here, and those definitions are pushed down to the gateway. It is used to set the platform up and change it, not to serve live traffic.</w:t>
      </w:r>
    </w:p>
    <w:p w14:paraId="469BE228" w14:textId="77777777" w:rsidR="00FB2514" w:rsidRDefault="00FB2514" w:rsidP="00FB2514">
      <w:pPr>
        <w:pStyle w:val="ListParagraph"/>
        <w:numPr>
          <w:ilvl w:val="0"/>
          <w:numId w:val="1"/>
        </w:numPr>
        <w:spacing w:after="70"/>
        <w:rPr>
          <w:sz w:val="20"/>
          <w:szCs w:val="20"/>
        </w:rPr>
      </w:pPr>
      <w:r>
        <w:rPr>
          <w:b/>
          <w:bCs/>
          <w:sz w:val="20"/>
          <w:szCs w:val="20"/>
        </w:rPr>
        <w:t>Developer portal.</w:t>
      </w:r>
      <w:r>
        <w:rPr>
          <w:sz w:val="20"/>
          <w:szCs w:val="20"/>
        </w:rPr>
        <w:t xml:space="preserve"> The self-service website where consumers find the APIs they are allowed to use, read the documentation, and request a subscription. It is covered in full in </w:t>
      </w:r>
      <w:hyperlink w:anchor="_Toc241399559" w:history="1">
        <w:r>
          <w:rPr>
            <w:color w:val="0000FF"/>
            <w:u w:val="single"/>
          </w:rPr>
          <w:t>section 9</w:t>
        </w:r>
      </w:hyperlink>
      <w:r>
        <w:rPr>
          <w:sz w:val="20"/>
          <w:szCs w:val="20"/>
        </w:rPr>
        <w:t>.</w:t>
      </w:r>
    </w:p>
    <w:p w14:paraId="6EF03855" w14:textId="69DA0B74" w:rsidR="00FB2514" w:rsidRPr="007878F6" w:rsidRDefault="00FB2514" w:rsidP="007878F6">
      <w:pPr>
        <w:pStyle w:val="ListParagraph"/>
        <w:numPr>
          <w:ilvl w:val="0"/>
          <w:numId w:val="1"/>
        </w:numPr>
        <w:spacing w:after="140"/>
        <w:rPr>
          <w:sz w:val="20"/>
          <w:szCs w:val="20"/>
        </w:rPr>
      </w:pPr>
      <w:commentRangeStart w:id="230"/>
      <w:r w:rsidRPr="007878F6">
        <w:rPr>
          <w:b/>
          <w:bCs/>
          <w:sz w:val="20"/>
          <w:szCs w:val="20"/>
        </w:rPr>
        <w:t>Policies.</w:t>
      </w:r>
      <w:r w:rsidRPr="007878F6">
        <w:rPr>
          <w:sz w:val="20"/>
          <w:szCs w:val="20"/>
        </w:rPr>
        <w:t xml:space="preserve"> The reusable rules the gateway runs on each call. They are written once and applied consistently, so security and behaviour do not have to be rebuilt for every API. Policy detail is in </w:t>
      </w:r>
      <w:hyperlink w:anchor="_Toc241399561" w:history="1">
        <w:r w:rsidRPr="007878F6">
          <w:rPr>
            <w:color w:val="0000FF"/>
            <w:u w:val="single"/>
          </w:rPr>
          <w:t>section 10</w:t>
        </w:r>
      </w:hyperlink>
      <w:r w:rsidRPr="007878F6">
        <w:rPr>
          <w:sz w:val="20"/>
          <w:szCs w:val="20"/>
        </w:rPr>
        <w:t>.</w:t>
      </w:r>
      <w:commentRangeEnd w:id="230"/>
      <w:r w:rsidR="0064717D" w:rsidRPr="007878F6">
        <w:rPr>
          <w:rStyle w:val="CommentReference"/>
          <w:sz w:val="20"/>
          <w:szCs w:val="20"/>
        </w:rPr>
        <w:commentReference w:id="230"/>
      </w:r>
    </w:p>
    <w:p w14:paraId="6EB10817" w14:textId="658718E9" w:rsidR="00D8006F" w:rsidRPr="00CF41FA" w:rsidRDefault="00D8006F" w:rsidP="00D8006F">
      <w:pPr>
        <w:rPr>
          <w:lang w:eastAsia="en-US"/>
        </w:rPr>
      </w:pPr>
    </w:p>
    <w:p w14:paraId="25B547D3" w14:textId="7E7B3FC3" w:rsidR="009D524A" w:rsidRDefault="009D524A" w:rsidP="009D524A">
      <w:pPr>
        <w:pStyle w:val="Heading2"/>
        <w:rPr>
          <w:rFonts w:asciiTheme="minorHAnsi" w:hAnsiTheme="minorHAnsi"/>
          <w:b w:val="0"/>
          <w:bCs w:val="0"/>
          <w:color w:val="1E2761"/>
          <w:sz w:val="24"/>
          <w:szCs w:val="24"/>
          <w:lang w:eastAsia="en-US"/>
        </w:rPr>
      </w:pPr>
      <w:bookmarkStart w:id="231" w:name="_Toc241523849"/>
      <w:commentRangeStart w:id="232"/>
      <w:r w:rsidRPr="00C96798">
        <w:rPr>
          <w:rFonts w:asciiTheme="minorHAnsi" w:hAnsiTheme="minorHAnsi"/>
          <w:b w:val="0"/>
          <w:bCs w:val="0"/>
          <w:color w:val="1E2761"/>
          <w:sz w:val="24"/>
          <w:szCs w:val="24"/>
          <w:lang w:eastAsia="en-US"/>
        </w:rPr>
        <w:t xml:space="preserve">Logical </w:t>
      </w:r>
      <w:r w:rsidRPr="009D524A">
        <w:rPr>
          <w:rFonts w:asciiTheme="minorHAnsi" w:hAnsiTheme="minorHAnsi"/>
          <w:b w:val="0"/>
          <w:bCs w:val="0"/>
          <w:color w:val="1E2761"/>
          <w:sz w:val="24"/>
          <w:szCs w:val="24"/>
          <w:lang w:eastAsia="en-US"/>
        </w:rPr>
        <w:t>Architecture Overview</w:t>
      </w:r>
      <w:bookmarkEnd w:id="231"/>
      <w:commentRangeEnd w:id="232"/>
      <w:r w:rsidR="00887A28">
        <w:rPr>
          <w:rStyle w:val="CommentReference"/>
          <w:rFonts w:asciiTheme="minorHAnsi" w:hAnsiTheme="minorHAnsi"/>
          <w:b w:val="0"/>
          <w:bCs w:val="0"/>
          <w:color w:val="1E2761"/>
          <w:sz w:val="24"/>
          <w:szCs w:val="24"/>
          <w:lang w:eastAsia="en-US"/>
        </w:rPr>
        <w:commentReference w:id="232"/>
      </w:r>
    </w:p>
    <w:p w14:paraId="36913661" w14:textId="77777777" w:rsidR="001E6912" w:rsidRDefault="001E6912" w:rsidP="001E6912">
      <w:pPr>
        <w:spacing w:after="140"/>
        <w:rPr>
          <w:sz w:val="20"/>
          <w:szCs w:val="20"/>
        </w:rPr>
      </w:pPr>
      <w:r>
        <w:rPr>
          <w:sz w:val="20"/>
          <w:szCs w:val="20"/>
        </w:rPr>
        <w:t>The APIM platform is made up of a few distinct parts, each with a clear job. The diagram below shows how they fit together and how a request moves through them; the parts themselves are described underneath.</w:t>
      </w:r>
    </w:p>
    <w:p w14:paraId="7BE00113" w14:textId="009C41BF" w:rsidR="009D524A" w:rsidRDefault="009D524A" w:rsidP="009D524A">
      <w:pPr>
        <w:spacing w:before="120" w:after="60"/>
        <w:jc w:val="center"/>
      </w:pPr>
    </w:p>
    <w:p w14:paraId="29474B6C" w14:textId="5F61222F" w:rsidR="001E6912" w:rsidRDefault="00FB2514" w:rsidP="001E6912">
      <w:pPr>
        <w:spacing w:before="120" w:after="60"/>
        <w:jc w:val="center"/>
        <w:rPr>
          <w:ins w:id="233" w:author="Puneet Kumar - Chaucer" w:date="2026-09-30T09:53:00Z" w16du:dateUtc="2026-09-30T08:53:00Z"/>
        </w:rPr>
      </w:pPr>
      <w:del w:id="234" w:author="Puneet Kumar - Chaucer" w:date="2026-09-30T09:54:00Z" w16du:dateUtc="2026-09-30T08:54:00Z">
        <w:r>
          <w:rPr>
            <w:noProof/>
            <w:lang w:eastAsia="en-US"/>
          </w:rPr>
          <w:lastRenderedPageBreak/>
          <w:drawing>
            <wp:inline distT="0" distB="0" distL="0" distR="0" wp14:anchorId="6FBFE2AE" wp14:editId="438220A7">
              <wp:extent cx="5731510" cy="2280209"/>
              <wp:effectExtent l="0" t="0" r="2540" b="6350"/>
              <wp:docPr id="3091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80209"/>
                      </a:xfrm>
                      <a:prstGeom prst="rect">
                        <a:avLst/>
                      </a:prstGeom>
                      <a:noFill/>
                    </pic:spPr>
                  </pic:pic>
                </a:graphicData>
              </a:graphic>
            </wp:inline>
          </w:drawing>
        </w:r>
      </w:del>
    </w:p>
    <w:p w14:paraId="1C55AB7D" w14:textId="381E94E1" w:rsidR="003A1F97" w:rsidRDefault="003A1F97" w:rsidP="001E6912">
      <w:pPr>
        <w:spacing w:before="120" w:after="60"/>
        <w:jc w:val="center"/>
      </w:pPr>
      <w:commentRangeStart w:id="235"/>
      <w:ins w:id="236" w:author="Puneet Kumar - Chaucer" w:date="2026-09-30T09:53:00Z" w16du:dateUtc="2026-09-30T08:53:00Z">
        <w:r>
          <w:rPr>
            <w:noProof/>
          </w:rPr>
          <w:drawing>
            <wp:inline distT="0" distB="0" distL="0" distR="0" wp14:anchorId="35DD44F6" wp14:editId="437390AD">
              <wp:extent cx="5673568" cy="2257064"/>
              <wp:effectExtent l="0" t="0" r="3810" b="0"/>
              <wp:docPr id="167075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346" cy="2281243"/>
                      </a:xfrm>
                      <a:prstGeom prst="rect">
                        <a:avLst/>
                      </a:prstGeom>
                      <a:noFill/>
                    </pic:spPr>
                  </pic:pic>
                </a:graphicData>
              </a:graphic>
            </wp:inline>
          </w:drawing>
        </w:r>
      </w:ins>
      <w:commentRangeEnd w:id="235"/>
      <w:r w:rsidR="00162B7A">
        <w:rPr>
          <w:rStyle w:val="CommentReference"/>
          <w:sz w:val="21"/>
          <w:szCs w:val="21"/>
        </w:rPr>
        <w:commentReference w:id="235"/>
      </w:r>
    </w:p>
    <w:p w14:paraId="5B962DF0" w14:textId="1C849868" w:rsidR="001E6912" w:rsidRDefault="001E6912" w:rsidP="001E6912">
      <w:pPr>
        <w:spacing w:after="180"/>
        <w:jc w:val="center"/>
      </w:pPr>
      <w:bookmarkStart w:id="237" w:name="_Figure_3"/>
      <w:del w:id="238" w:author="Joycell Sundararaj - Chaucer" w:date="2026-09-29T22:36:00Z" w16du:dateUtc="2026-09-29T21:36:00Z">
        <w:r w:rsidDel="0042485D">
          <w:rPr>
            <w:i/>
            <w:iCs/>
            <w:color w:val="666666"/>
            <w:sz w:val="18"/>
            <w:szCs w:val="18"/>
          </w:rPr>
          <w:delText xml:space="preserve">Figure 3: </w:delText>
        </w:r>
      </w:del>
      <w:r>
        <w:rPr>
          <w:i/>
          <w:iCs/>
          <w:color w:val="666666"/>
          <w:sz w:val="18"/>
          <w:szCs w:val="18"/>
        </w:rPr>
        <w:t>APIM service reference architecture, the logical components and how a request flows between them</w:t>
      </w:r>
      <w:bookmarkEnd w:id="237"/>
    </w:p>
    <w:p w14:paraId="74C43A14" w14:textId="6CF65534" w:rsidR="001E6912" w:rsidRDefault="001E6912" w:rsidP="001E6912">
      <w:pPr>
        <w:spacing w:after="140"/>
        <w:rPr>
          <w:sz w:val="20"/>
          <w:szCs w:val="20"/>
        </w:rPr>
      </w:pPr>
      <w:r>
        <w:rPr>
          <w:sz w:val="20"/>
          <w:szCs w:val="20"/>
        </w:rPr>
        <w:t xml:space="preserve">Two shared Azure services sit alongside the gateway and are called on every request: Microsoft Entra ID validates the caller's token, and Azure Key Vault holds the secrets and certificates the gateway needs. </w:t>
      </w:r>
    </w:p>
    <w:p w14:paraId="77524DA2" w14:textId="77777777" w:rsidR="00875F1C" w:rsidRDefault="00875F1C" w:rsidP="00875F1C">
      <w:pPr>
        <w:pStyle w:val="Heading2"/>
        <w:rPr>
          <w:rFonts w:asciiTheme="minorHAnsi" w:hAnsiTheme="minorHAnsi"/>
          <w:b w:val="0"/>
          <w:bCs w:val="0"/>
          <w:color w:val="1E2761"/>
          <w:sz w:val="24"/>
          <w:szCs w:val="24"/>
          <w:lang w:eastAsia="en-US"/>
        </w:rPr>
      </w:pPr>
      <w:bookmarkStart w:id="239" w:name="_Toc241523850"/>
      <w:r w:rsidRPr="00263D69">
        <w:rPr>
          <w:rFonts w:asciiTheme="minorHAnsi" w:hAnsiTheme="minorHAnsi"/>
          <w:b w:val="0"/>
          <w:bCs w:val="0"/>
          <w:color w:val="1E2761"/>
          <w:sz w:val="24"/>
          <w:szCs w:val="24"/>
          <w:lang w:eastAsia="en-US"/>
        </w:rPr>
        <w:t>API Access Model and Security Boundary</w:t>
      </w:r>
      <w:bookmarkEnd w:id="239"/>
    </w:p>
    <w:p w14:paraId="397CB58D" w14:textId="77777777" w:rsidR="00BA6F12" w:rsidRPr="00BA6F12" w:rsidRDefault="00BA6F12" w:rsidP="00BA6F12">
      <w:pPr>
        <w:spacing w:line="300" w:lineRule="atLeast"/>
        <w:rPr>
          <w:sz w:val="20"/>
          <w:szCs w:val="20"/>
        </w:rPr>
      </w:pPr>
      <w:r w:rsidRPr="00BA6F12">
        <w:rPr>
          <w:sz w:val="20"/>
          <w:szCs w:val="20"/>
        </w:rPr>
        <w:t>All requests are processed by the same Azure API Management instance, but the path differs depending on where the consumer is located. External consumers enter through Azure Front Door and cross the internet boundary once, while internal consumers access APIM directly from within the corporate network and remain on private connectivity throughout.</w:t>
      </w:r>
    </w:p>
    <w:p w14:paraId="2B4555F4" w14:textId="77777777" w:rsidR="00031EFF" w:rsidRDefault="00031EFF" w:rsidP="00031EFF">
      <w:pPr>
        <w:spacing w:before="120" w:after="60"/>
        <w:jc w:val="center"/>
      </w:pPr>
      <w:commentRangeStart w:id="240"/>
      <w:r>
        <w:rPr>
          <w:noProof/>
        </w:rPr>
        <w:lastRenderedPageBreak/>
        <w:drawing>
          <wp:inline distT="0" distB="0" distL="0" distR="0" wp14:anchorId="28A2D0B9" wp14:editId="092E06CD">
            <wp:extent cx="5486400" cy="2672862"/>
            <wp:effectExtent l="0" t="0" r="0" b="0"/>
            <wp:docPr id="9940" name="API Access Model and Security Bounda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 name="API Access Model and Security Boundary Diagram"/>
                    <pic:cNvPicPr>
                      <a:picLocks noChangeAspect="1" noChangeArrowheads="1"/>
                    </pic:cNvPicPr>
                  </pic:nvPicPr>
                  <pic:blipFill>
                    <a:blip r:embed="rId21"/>
                    <a:srcRect/>
                    <a:stretch>
                      <a:fillRect/>
                    </a:stretch>
                  </pic:blipFill>
                  <pic:spPr bwMode="auto">
                    <a:xfrm>
                      <a:off x="0" y="0"/>
                      <a:ext cx="5486400" cy="2672862"/>
                    </a:xfrm>
                    <a:prstGeom prst="rect">
                      <a:avLst/>
                    </a:prstGeom>
                  </pic:spPr>
                </pic:pic>
              </a:graphicData>
            </a:graphic>
          </wp:inline>
        </w:drawing>
      </w:r>
      <w:commentRangeEnd w:id="240"/>
      <w:r w:rsidR="002068FD">
        <w:rPr>
          <w:rStyle w:val="CommentReference"/>
          <w:sz w:val="21"/>
          <w:szCs w:val="21"/>
        </w:rPr>
        <w:commentReference w:id="240"/>
      </w:r>
    </w:p>
    <w:p w14:paraId="1DFF48EF" w14:textId="630BAD0F" w:rsidR="00031EFF" w:rsidRDefault="00031EFF" w:rsidP="00031EFF">
      <w:pPr>
        <w:spacing w:after="180"/>
        <w:jc w:val="center"/>
      </w:pPr>
      <w:del w:id="241" w:author="Joycell Sundararaj - Chaucer" w:date="2026-09-29T22:35:00Z" w16du:dateUtc="2026-09-29T21:35:00Z">
        <w:r w:rsidDel="006C1AE2">
          <w:rPr>
            <w:i/>
            <w:iCs/>
            <w:color w:val="666666"/>
            <w:sz w:val="18"/>
            <w:szCs w:val="18"/>
          </w:rPr>
          <w:delText>Figure 3a</w:delText>
        </w:r>
        <w:r w:rsidDel="0042485D">
          <w:rPr>
            <w:i/>
            <w:iCs/>
            <w:color w:val="666666"/>
            <w:sz w:val="18"/>
            <w:szCs w:val="18"/>
          </w:rPr>
          <w:delText xml:space="preserve">: </w:delText>
        </w:r>
      </w:del>
      <w:r>
        <w:rPr>
          <w:i/>
          <w:iCs/>
          <w:color w:val="666666"/>
          <w:sz w:val="18"/>
          <w:szCs w:val="18"/>
        </w:rPr>
        <w:t>API access model and security boundary, internal and external paths converging on the same internal-mode gateway</w:t>
      </w:r>
    </w:p>
    <w:p w14:paraId="659DC3C0" w14:textId="77777777" w:rsidR="00031EFF" w:rsidRDefault="00031EFF" w:rsidP="00031EFF">
      <w:pPr>
        <w:spacing w:after="140"/>
        <w:rPr>
          <w:sz w:val="20"/>
          <w:szCs w:val="20"/>
        </w:rPr>
      </w:pPr>
      <w:r w:rsidRPr="00EE7A43">
        <w:rPr>
          <w:b/>
          <w:bCs/>
          <w:sz w:val="20"/>
          <w:szCs w:val="20"/>
        </w:rPr>
        <w:t>External path</w:t>
      </w:r>
      <w:r>
        <w:rPr>
          <w:sz w:val="20"/>
          <w:szCs w:val="20"/>
        </w:rPr>
        <w:t>: a public client or partner reaches Azure Front Door with WAF, which terminates TLS and applies OWASP protection at the edge before anything reaches APIM. The call then travels over Private Link to APIM, which validates the OAuth 2.0 token before forwarding it to the backend.</w:t>
      </w:r>
    </w:p>
    <w:p w14:paraId="706B8F2A" w14:textId="69CB32FB" w:rsidR="00031EFF" w:rsidRDefault="00031EFF" w:rsidP="00031EFF">
      <w:pPr>
        <w:spacing w:after="140"/>
        <w:rPr>
          <w:sz w:val="20"/>
          <w:szCs w:val="20"/>
        </w:rPr>
      </w:pPr>
      <w:r w:rsidRPr="00EE7A43">
        <w:rPr>
          <w:b/>
          <w:bCs/>
          <w:sz w:val="20"/>
          <w:szCs w:val="20"/>
        </w:rPr>
        <w:t>Internal path</w:t>
      </w:r>
      <w:r>
        <w:rPr>
          <w:sz w:val="20"/>
          <w:szCs w:val="20"/>
        </w:rPr>
        <w:t>: an internal application calls APIM directly over the private VNet, with no edge service in the path because there is no public exposure to guard against. APIM authenticates the caller against Microsoft Entra ID</w:t>
      </w:r>
      <w:del w:id="242" w:author="Joycell Sundararaj - Chaucer" w:date="2026-09-29T22:37:00Z" w16du:dateUtc="2026-09-29T21:37:00Z">
        <w:r w:rsidDel="00F77E42">
          <w:rPr>
            <w:sz w:val="20"/>
            <w:szCs w:val="20"/>
          </w:rPr>
          <w:delText xml:space="preserve"> using the client credentials flow</w:delText>
        </w:r>
      </w:del>
      <w:r>
        <w:rPr>
          <w:sz w:val="20"/>
          <w:szCs w:val="20"/>
        </w:rPr>
        <w:t>, then routes the request to the target backend.</w:t>
      </w:r>
    </w:p>
    <w:p w14:paraId="6960261B" w14:textId="77777777" w:rsidR="00031EFF" w:rsidRDefault="00031EFF" w:rsidP="00031EFF">
      <w:pPr>
        <w:spacing w:after="140"/>
        <w:rPr>
          <w:sz w:val="20"/>
          <w:szCs w:val="20"/>
        </w:rPr>
      </w:pPr>
      <w:r>
        <w:rPr>
          <w:sz w:val="20"/>
          <w:szCs w:val="20"/>
        </w:rPr>
        <w:t>Both paths terminate at the same internal-mode gateway and the same backend estate; only the entry point and the authentication mechanism differ.</w:t>
      </w:r>
    </w:p>
    <w:p w14:paraId="70843F0C" w14:textId="31F59093" w:rsidR="00031EFF" w:rsidRDefault="00031EFF" w:rsidP="00031EFF">
      <w:pPr>
        <w:rPr>
          <w:lang w:eastAsia="en-US"/>
        </w:rPr>
      </w:pPr>
    </w:p>
    <w:p w14:paraId="38A22607" w14:textId="77777777" w:rsidR="002410A8" w:rsidRPr="007F1FDD" w:rsidRDefault="002410A8" w:rsidP="002410A8">
      <w:pPr>
        <w:pStyle w:val="Heading1"/>
        <w:pageBreakBefore/>
        <w:spacing w:after="0"/>
        <w:ind w:left="426"/>
        <w:rPr>
          <w:rFonts w:asciiTheme="minorHAnsi" w:hAnsiTheme="minorHAnsi"/>
          <w:b w:val="0"/>
          <w:bCs w:val="0"/>
          <w:lang w:eastAsia="en-US"/>
        </w:rPr>
      </w:pPr>
      <w:bookmarkStart w:id="243" w:name="_Toc241523869"/>
      <w:bookmarkStart w:id="244" w:name="_Toc241523860"/>
      <w:r w:rsidRPr="007F1FDD">
        <w:rPr>
          <w:rFonts w:asciiTheme="minorHAnsi" w:hAnsiTheme="minorHAnsi"/>
          <w:b w:val="0"/>
          <w:bCs w:val="0"/>
          <w:lang w:eastAsia="en-US"/>
        </w:rPr>
        <w:lastRenderedPageBreak/>
        <w:t>Traffic Management and Edge Security</w:t>
      </w:r>
      <w:bookmarkEnd w:id="243"/>
    </w:p>
    <w:p w14:paraId="3F99B3EF" w14:textId="1BDCCE9B" w:rsidR="002410A8" w:rsidRPr="004D5371" w:rsidRDefault="002410A8" w:rsidP="002410A8">
      <w:pPr>
        <w:spacing w:after="140"/>
        <w:rPr>
          <w:del w:id="245" w:author="Nikhil Rokade - Chaucer" w:date="2026-09-30T14:22:00Z" w16du:dateUtc="2026-09-30T13:22:00Z"/>
          <w:sz w:val="20"/>
          <w:szCs w:val="20"/>
        </w:rPr>
      </w:pPr>
      <w:del w:id="246" w:author="Nikhil Rokade - Chaucer" w:date="2026-09-30T14:22:00Z" w16du:dateUtc="2026-09-30T13:22:00Z">
        <w:r>
          <w:rPr>
            <w:sz w:val="20"/>
            <w:szCs w:val="20"/>
          </w:rPr>
          <w:delText xml:space="preserve">The edge and global-routing design, including the choice of Azure Front Door over Traffic Manager and the ingress topology, is set out within the network design in </w:delText>
        </w:r>
        <w:r>
          <w:fldChar w:fldCharType="begin"/>
        </w:r>
        <w:r>
          <w:delInstrText>HYPERLINK \l "_Toc241399555"</w:delInstrText>
        </w:r>
        <w:r>
          <w:fldChar w:fldCharType="separate"/>
        </w:r>
        <w:r>
          <w:rPr>
            <w:color w:val="0000FF"/>
            <w:u w:val="single"/>
          </w:rPr>
          <w:delText>section 6</w:delText>
        </w:r>
        <w:r>
          <w:fldChar w:fldCharType="end"/>
        </w:r>
        <w:r>
          <w:rPr>
            <w:sz w:val="20"/>
            <w:szCs w:val="20"/>
          </w:rPr>
          <w:delText xml:space="preserve">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delText>
        </w:r>
      </w:del>
    </w:p>
    <w:p w14:paraId="0698A60E" w14:textId="77777777" w:rsidR="002410A8" w:rsidRPr="002F7241" w:rsidRDefault="002410A8" w:rsidP="002410A8">
      <w:pPr>
        <w:pStyle w:val="Heading2"/>
        <w:rPr>
          <w:rFonts w:asciiTheme="minorHAnsi" w:hAnsiTheme="minorHAnsi"/>
          <w:b w:val="0"/>
          <w:bCs w:val="0"/>
          <w:color w:val="1E2761"/>
          <w:sz w:val="24"/>
          <w:szCs w:val="24"/>
          <w:lang w:eastAsia="en-US"/>
        </w:rPr>
      </w:pPr>
      <w:bookmarkStart w:id="247" w:name="_Toc241523870"/>
      <w:r>
        <w:rPr>
          <w:rFonts w:asciiTheme="minorHAnsi" w:hAnsiTheme="minorHAnsi"/>
          <w:b w:val="0"/>
          <w:bCs w:val="0"/>
          <w:color w:val="1E2761"/>
          <w:sz w:val="24"/>
          <w:szCs w:val="24"/>
          <w:lang w:eastAsia="en-US"/>
        </w:rPr>
        <w:t>Azure Front Door Vs Traffic Manager</w:t>
      </w:r>
      <w:bookmarkEnd w:id="247"/>
      <w:r w:rsidRPr="002F7241">
        <w:rPr>
          <w:rFonts w:asciiTheme="minorHAnsi" w:hAnsiTheme="minorHAnsi"/>
          <w:b w:val="0"/>
          <w:bCs w:val="0"/>
          <w:color w:val="1E2761"/>
          <w:sz w:val="24"/>
          <w:szCs w:val="24"/>
          <w:lang w:eastAsia="en-US"/>
        </w:rPr>
        <w:t xml:space="preserve"> </w:t>
      </w:r>
    </w:p>
    <w:p w14:paraId="29270C7A" w14:textId="77777777" w:rsidR="002410A8" w:rsidRPr="001E1D3D" w:rsidRDefault="002410A8" w:rsidP="002410A8">
      <w:pPr>
        <w:spacing w:before="120" w:after="120"/>
        <w:rPr>
          <w:sz w:val="20"/>
          <w:szCs w:val="20"/>
          <w:lang w:val="en-IN"/>
        </w:rPr>
      </w:pPr>
      <w:r w:rsidRPr="001E1D3D">
        <w:rPr>
          <w:sz w:val="20"/>
          <w:szCs w:val="20"/>
          <w:lang w:val="en-IN"/>
        </w:rPr>
        <w:t>Although Azure Front Door and Azure Traffic Manager share the primary goal of routing traffic to healthy regional origins, their underlying mechanics differ significantly:</w:t>
      </w:r>
    </w:p>
    <w:p w14:paraId="5A16704C" w14:textId="40EDCA32"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Traffic Manager (DNS-Based Routing):</w:t>
      </w:r>
      <w:r w:rsidRPr="001E1D3D">
        <w:rPr>
          <w:sz w:val="20"/>
          <w:szCs w:val="20"/>
          <w:lang w:val="en-IN"/>
        </w:rPr>
        <w:t xml:space="preserve"> Operates strictly at the DNS level. It directs clients by returning the IP address of a regional gateway based on health probes. Because failover depends on client applications and intermediate DNS resolvers respecting DNS Time-To-Live (TTL) values, failover is </w:t>
      </w:r>
      <w:del w:id="248" w:author="Joycell Sundararaj - Chaucer" w:date="2026-09-29T22:39:00Z" w16du:dateUtc="2026-09-29T21:39:00Z">
        <w:r w:rsidRPr="001E1D3D" w:rsidDel="0024400E">
          <w:rPr>
            <w:sz w:val="20"/>
            <w:szCs w:val="20"/>
            <w:lang w:val="en-IN"/>
          </w:rPr>
          <w:delText xml:space="preserve">rarely </w:delText>
        </w:r>
      </w:del>
      <w:ins w:id="249" w:author="Joycell Sundararaj - Chaucer" w:date="2026-09-29T22:39:00Z" w16du:dateUtc="2026-09-29T21:39:00Z">
        <w:r w:rsidR="0024400E">
          <w:rPr>
            <w:sz w:val="20"/>
            <w:szCs w:val="20"/>
            <w:lang w:val="en-IN"/>
          </w:rPr>
          <w:t>not</w:t>
        </w:r>
        <w:r w:rsidR="00FF18D4">
          <w:rPr>
            <w:sz w:val="20"/>
            <w:szCs w:val="20"/>
            <w:lang w:val="en-IN"/>
          </w:rPr>
          <w:t xml:space="preserve"> always</w:t>
        </w:r>
        <w:r w:rsidR="0024400E" w:rsidRPr="001E1D3D">
          <w:rPr>
            <w:sz w:val="20"/>
            <w:szCs w:val="20"/>
            <w:lang w:val="en-IN"/>
          </w:rPr>
          <w:t xml:space="preserve"> </w:t>
        </w:r>
      </w:ins>
      <w:r w:rsidRPr="001E1D3D">
        <w:rPr>
          <w:sz w:val="20"/>
          <w:szCs w:val="20"/>
          <w:lang w:val="en-IN"/>
        </w:rPr>
        <w:t xml:space="preserve">instantaneous and can cause </w:t>
      </w:r>
      <w:del w:id="250" w:author="Joycell Sundararaj - Chaucer" w:date="2026-09-29T22:40:00Z" w16du:dateUtc="2026-09-29T21:40:00Z">
        <w:r w:rsidRPr="001E1D3D" w:rsidDel="00FF18D4">
          <w:rPr>
            <w:sz w:val="20"/>
            <w:szCs w:val="20"/>
            <w:lang w:val="en-IN"/>
          </w:rPr>
          <w:delText>lingering</w:delText>
        </w:r>
      </w:del>
      <w:ins w:id="251" w:author="Joycell Sundararaj - Chaucer" w:date="2026-09-29T22:40:00Z" w16du:dateUtc="2026-09-29T21:40:00Z">
        <w:r w:rsidR="00FF18D4" w:rsidRPr="001E1D3D">
          <w:rPr>
            <w:sz w:val="20"/>
            <w:szCs w:val="20"/>
            <w:lang w:val="en-IN"/>
          </w:rPr>
          <w:t>persistent</w:t>
        </w:r>
      </w:ins>
      <w:r w:rsidRPr="001E1D3D">
        <w:rPr>
          <w:sz w:val="20"/>
          <w:szCs w:val="20"/>
          <w:lang w:val="en-IN"/>
        </w:rPr>
        <w:t xml:space="preserve"> traffic to hit an unhealthy region.</w:t>
      </w:r>
    </w:p>
    <w:p w14:paraId="29DEF47E" w14:textId="2CD3F328" w:rsidR="002410A8" w:rsidRPr="001E1D3D" w:rsidRDefault="002410A8" w:rsidP="002410A8">
      <w:pPr>
        <w:numPr>
          <w:ilvl w:val="0"/>
          <w:numId w:val="9"/>
        </w:numPr>
        <w:spacing w:before="120" w:after="120"/>
        <w:rPr>
          <w:sz w:val="20"/>
          <w:szCs w:val="20"/>
          <w:lang w:val="en-IN"/>
        </w:rPr>
      </w:pPr>
      <w:r w:rsidRPr="001E1D3D">
        <w:rPr>
          <w:b/>
          <w:bCs/>
          <w:sz w:val="20"/>
          <w:szCs w:val="20"/>
          <w:lang w:val="en-IN"/>
        </w:rPr>
        <w:t>Azure Front Door (Layer 7 Anycast Reverse Proxy):</w:t>
      </w:r>
      <w:r w:rsidRPr="001E1D3D">
        <w:rPr>
          <w:sz w:val="20"/>
          <w:szCs w:val="20"/>
          <w:lang w:val="en-IN"/>
        </w:rPr>
        <w:t xml:space="preserve"> Operates at the application layer via a global network of edge locations. Client connections terminate directly at the nearest Front Door </w:t>
      </w:r>
      <w:del w:id="252" w:author="Joycell Sundararaj - Chaucer" w:date="2026-09-29T22:40:00Z" w16du:dateUtc="2026-09-29T21:40:00Z">
        <w:r w:rsidRPr="001E1D3D" w:rsidDel="008B6774">
          <w:rPr>
            <w:sz w:val="20"/>
            <w:szCs w:val="20"/>
            <w:lang w:val="en-IN"/>
          </w:rPr>
          <w:delText xml:space="preserve">POP </w:delText>
        </w:r>
      </w:del>
      <w:ins w:id="253" w:author="Joycell Sundararaj - Chaucer" w:date="2026-09-29T22:40:00Z" w16du:dateUtc="2026-09-29T21:40:00Z">
        <w:r w:rsidR="008B6774">
          <w:rPr>
            <w:sz w:val="20"/>
            <w:szCs w:val="20"/>
            <w:lang w:val="en-IN"/>
          </w:rPr>
          <w:t>PoP</w:t>
        </w:r>
        <w:r w:rsidR="008B6774" w:rsidRPr="001E1D3D">
          <w:rPr>
            <w:sz w:val="20"/>
            <w:szCs w:val="20"/>
            <w:lang w:val="en-IN"/>
          </w:rPr>
          <w:t xml:space="preserve"> </w:t>
        </w:r>
      </w:ins>
      <w:r w:rsidRPr="001E1D3D">
        <w:rPr>
          <w:sz w:val="20"/>
          <w:szCs w:val="20"/>
          <w:lang w:val="en-IN"/>
        </w:rPr>
        <w:t>(Point of Presence). Front Door continuously monitors origin health and instantly redirects incoming HTTP/S requests to a healthy backend region at the proxy layer</w:t>
      </w:r>
      <w:r>
        <w:rPr>
          <w:sz w:val="20"/>
          <w:szCs w:val="20"/>
          <w:lang w:val="en-IN"/>
        </w:rPr>
        <w:t xml:space="preserve"> </w:t>
      </w:r>
      <w:r w:rsidRPr="001E1D3D">
        <w:rPr>
          <w:sz w:val="20"/>
          <w:szCs w:val="20"/>
          <w:lang w:val="en-IN"/>
        </w:rPr>
        <w:t>completely bypassing client DNS caching delays.</w:t>
      </w:r>
    </w:p>
    <w:p w14:paraId="69565A4A" w14:textId="77777777" w:rsidR="002410A8" w:rsidRPr="001E1D3D" w:rsidRDefault="002410A8" w:rsidP="002410A8">
      <w:pPr>
        <w:spacing w:before="120" w:after="120"/>
        <w:rPr>
          <w:sz w:val="20"/>
          <w:szCs w:val="20"/>
          <w:lang w:val="en-IN"/>
        </w:rPr>
      </w:pPr>
      <w:r w:rsidRPr="001E1D3D">
        <w:rPr>
          <w:b/>
          <w:bCs/>
          <w:sz w:val="20"/>
          <w:szCs w:val="20"/>
          <w:lang w:val="en-IN"/>
        </w:rPr>
        <w:t>Why Azure Front Door is Required for this APIM Architecture:</w:t>
      </w:r>
    </w:p>
    <w:p w14:paraId="30D2C4E4"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Zero-Latency Failover:</w:t>
      </w:r>
      <w:r w:rsidRPr="001E1D3D">
        <w:rPr>
          <w:sz w:val="20"/>
          <w:szCs w:val="20"/>
          <w:lang w:val="en-IN"/>
        </w:rPr>
        <w:t xml:space="preserve"> Eliminates client-side DNS TTL caching risks during a regional UK South outage.</w:t>
      </w:r>
    </w:p>
    <w:p w14:paraId="20D829E9" w14:textId="77777777" w:rsidR="002410A8" w:rsidRPr="001E1D3D" w:rsidRDefault="002410A8" w:rsidP="002410A8">
      <w:pPr>
        <w:numPr>
          <w:ilvl w:val="0"/>
          <w:numId w:val="10"/>
        </w:numPr>
        <w:spacing w:before="120" w:after="120"/>
        <w:rPr>
          <w:sz w:val="20"/>
          <w:szCs w:val="20"/>
          <w:lang w:val="en-IN"/>
        </w:rPr>
      </w:pPr>
      <w:r w:rsidRPr="001E1D3D">
        <w:rPr>
          <w:b/>
          <w:bCs/>
          <w:sz w:val="20"/>
          <w:szCs w:val="20"/>
          <w:lang w:val="en-IN"/>
        </w:rPr>
        <w:t>Perimeter Security Convergence:</w:t>
      </w:r>
      <w:r w:rsidRPr="001E1D3D">
        <w:rPr>
          <w:sz w:val="20"/>
          <w:szCs w:val="20"/>
          <w:lang w:val="en-IN"/>
        </w:rPr>
        <w:t xml:space="preserve"> Integrates Layer 7 Web Application Firewall (WAF) and DDoS protection into the same routing hop.</w:t>
      </w:r>
    </w:p>
    <w:p w14:paraId="1FCC8346" w14:textId="77777777" w:rsidR="002410A8" w:rsidRDefault="002410A8" w:rsidP="002410A8">
      <w:pPr>
        <w:numPr>
          <w:ilvl w:val="0"/>
          <w:numId w:val="10"/>
        </w:numPr>
        <w:spacing w:before="120" w:after="120"/>
        <w:rPr>
          <w:sz w:val="20"/>
          <w:szCs w:val="20"/>
          <w:lang w:val="en-IN"/>
        </w:rPr>
      </w:pPr>
      <w:r w:rsidRPr="001E1D3D">
        <w:rPr>
          <w:b/>
          <w:bCs/>
          <w:sz w:val="20"/>
          <w:szCs w:val="20"/>
          <w:lang w:val="en-IN"/>
        </w:rPr>
        <w:t>Private Link Support:</w:t>
      </w:r>
      <w:r w:rsidRPr="001E1D3D">
        <w:rPr>
          <w:sz w:val="20"/>
          <w:szCs w:val="20"/>
          <w:lang w:val="en-IN"/>
        </w:rPr>
        <w:t xml:space="preserve"> Natively routes traffic directly into internal APIM instances via Azure Private Link, eliminating public IP exposure.</w:t>
      </w:r>
    </w:p>
    <w:p w14:paraId="03D4CDAE" w14:textId="77777777" w:rsidR="002410A8" w:rsidRPr="001E1D3D" w:rsidRDefault="002410A8" w:rsidP="002410A8">
      <w:pPr>
        <w:spacing w:before="120" w:after="120"/>
        <w:rPr>
          <w:sz w:val="20"/>
          <w:szCs w:val="20"/>
          <w:lang w:val="en-IN"/>
        </w:rPr>
      </w:pPr>
      <w:r w:rsidRPr="001E1D3D">
        <w:rPr>
          <w:sz w:val="20"/>
          <w:szCs w:val="20"/>
        </w:rPr>
        <w:t>Decision flow illustrating why Azure Front Door is selected over Azure Traffic Manager for HTTP/HTTPS API traffic. Front Door provides integrated Layer 7 WAF security and sub-minute failover, whereas Traffic Manager operates strictly at the DNS level without application-layer security features.</w:t>
      </w:r>
    </w:p>
    <w:p w14:paraId="15E336FF" w14:textId="77777777" w:rsidR="002410A8" w:rsidRDefault="002410A8" w:rsidP="002410A8">
      <w:pPr>
        <w:spacing w:before="120" w:after="120"/>
        <w:jc w:val="center"/>
      </w:pPr>
      <w:r>
        <w:rPr>
          <w:noProof/>
        </w:rPr>
        <w:drawing>
          <wp:inline distT="0" distB="0" distL="0" distR="0" wp14:anchorId="0CDAA285" wp14:editId="3A998695">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266950"/>
                    </a:xfrm>
                    <a:prstGeom prst="rect">
                      <a:avLst/>
                    </a:prstGeom>
                  </pic:spPr>
                </pic:pic>
              </a:graphicData>
            </a:graphic>
          </wp:inline>
        </w:drawing>
      </w:r>
    </w:p>
    <w:p w14:paraId="48C1A39C" w14:textId="5DF27A6B" w:rsidR="002410A8" w:rsidRDefault="002410A8" w:rsidP="002410A8">
      <w:pPr>
        <w:spacing w:after="180"/>
        <w:jc w:val="center"/>
      </w:pPr>
      <w:del w:id="254" w:author="Joycell Sundararaj - Chaucer" w:date="2026-09-29T22:41:00Z" w16du:dateUtc="2026-09-29T21:41:00Z">
        <w:r w:rsidDel="005B6D32">
          <w:rPr>
            <w:i/>
            <w:iCs/>
            <w:color w:val="666666"/>
            <w:sz w:val="18"/>
            <w:szCs w:val="18"/>
          </w:rPr>
          <w:delText xml:space="preserve">Figure 32d: </w:delText>
        </w:r>
      </w:del>
      <w:r>
        <w:rPr>
          <w:i/>
          <w:iCs/>
          <w:color w:val="666666"/>
          <w:sz w:val="18"/>
          <w:szCs w:val="18"/>
        </w:rPr>
        <w:t>Global routing, Front Door compared with Traffic Manager</w:t>
      </w:r>
      <w:r>
        <w:rPr>
          <w:sz w:val="20"/>
          <w:szCs w:val="20"/>
        </w:rPr>
        <w:t xml:space="preserve"> </w:t>
      </w:r>
    </w:p>
    <w:p w14:paraId="47AE82BF" w14:textId="77777777" w:rsidR="002410A8" w:rsidRDefault="002410A8" w:rsidP="002410A8"/>
    <w:p w14:paraId="55E06EE8" w14:textId="530A2D0B" w:rsidR="002D25EA" w:rsidRPr="007F1FDD" w:rsidRDefault="002D25EA" w:rsidP="007F1FDD">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lastRenderedPageBreak/>
        <w:t xml:space="preserve">Network </w:t>
      </w:r>
      <w:r w:rsidR="00DC7871">
        <w:rPr>
          <w:rFonts w:asciiTheme="minorHAnsi" w:hAnsiTheme="minorHAnsi"/>
          <w:b w:val="0"/>
          <w:bCs w:val="0"/>
          <w:lang w:eastAsia="en-US"/>
        </w:rPr>
        <w:t xml:space="preserve">Topology </w:t>
      </w:r>
      <w:r w:rsidRPr="007F1FDD">
        <w:rPr>
          <w:rFonts w:asciiTheme="minorHAnsi" w:hAnsiTheme="minorHAnsi"/>
          <w:b w:val="0"/>
          <w:bCs w:val="0"/>
          <w:lang w:eastAsia="en-US"/>
        </w:rPr>
        <w:t>and Connectivity Design</w:t>
      </w:r>
      <w:bookmarkEnd w:id="244"/>
    </w:p>
    <w:p w14:paraId="5AD70F56" w14:textId="745E19F7" w:rsidR="00DC7871" w:rsidRDefault="00DC7871" w:rsidP="00007E30">
      <w:pPr>
        <w:rPr>
          <w:sz w:val="20"/>
          <w:szCs w:val="20"/>
        </w:rPr>
      </w:pPr>
      <w:r>
        <w:rPr>
          <w:sz w:val="20"/>
          <w:szCs w:val="20"/>
        </w:rPr>
        <w:t xml:space="preserve">This section operationalizes the core design choices established and justified in </w:t>
      </w:r>
      <w:hyperlink w:anchor="_Toc241399535" w:history="1">
        <w:r>
          <w:rPr>
            <w:color w:val="0000FF"/>
            <w:u w:val="single"/>
          </w:rPr>
          <w:t>Section 2</w:t>
        </w:r>
      </w:hyperlink>
      <w:r>
        <w:rPr>
          <w:sz w:val="20"/>
          <w:szCs w:val="20"/>
        </w:rPr>
        <w:t xml:space="preserve"> </w:t>
      </w:r>
      <w:r w:rsidRPr="00DC7871">
        <w:rPr>
          <w:sz w:val="20"/>
          <w:szCs w:val="20"/>
        </w:rPr>
        <w:t xml:space="preserve">specifically the selection of Azure Front Door Premium with WAF as the edge perimeter and APIM deployed in Internal (VNet) Mode. </w:t>
      </w:r>
      <w:del w:id="255" w:author="Joycell Sundararaj - Chaucer" w:date="2026-09-29T22:44:00Z" w16du:dateUtc="2026-09-29T21:44:00Z">
        <w:r w:rsidRPr="00DC7871" w:rsidDel="00FD3958">
          <w:rPr>
            <w:sz w:val="20"/>
            <w:szCs w:val="20"/>
          </w:rPr>
          <w:delText>Rather than re-evaluating those decisions, this</w:delText>
        </w:r>
      </w:del>
      <w:del w:id="256" w:author="Joycell Sundararaj - Chaucer" w:date="2026-09-29T22:45:00Z" w16du:dateUtc="2026-09-29T21:45:00Z">
        <w:r w:rsidRPr="00DC7871" w:rsidDel="0064559D">
          <w:rPr>
            <w:sz w:val="20"/>
            <w:szCs w:val="20"/>
          </w:rPr>
          <w:delText xml:space="preserve"> section details </w:delText>
        </w:r>
      </w:del>
      <w:ins w:id="257" w:author="Joycell Sundararaj - Chaucer" w:date="2026-09-29T22:45:00Z" w16du:dateUtc="2026-09-29T21:45:00Z">
        <w:r w:rsidR="0064559D">
          <w:rPr>
            <w:sz w:val="20"/>
            <w:szCs w:val="20"/>
          </w:rPr>
          <w:t xml:space="preserve">by detailing </w:t>
        </w:r>
      </w:ins>
      <w:r w:rsidRPr="00DC7871">
        <w:rPr>
          <w:sz w:val="20"/>
          <w:szCs w:val="20"/>
        </w:rPr>
        <w:t xml:space="preserve">the concrete network topology required to implement them.   </w:t>
      </w:r>
    </w:p>
    <w:p w14:paraId="2D913ECE" w14:textId="77777777" w:rsidR="00DC7871" w:rsidRDefault="00DC7871" w:rsidP="00007E30">
      <w:pPr>
        <w:rPr>
          <w:sz w:val="20"/>
          <w:szCs w:val="20"/>
        </w:rPr>
      </w:pPr>
    </w:p>
    <w:p w14:paraId="7EF8375D" w14:textId="5530F7F3" w:rsidR="002D25EA" w:rsidRDefault="00DC7871" w:rsidP="0091043A">
      <w:r w:rsidRPr="00DC7871">
        <w:rPr>
          <w:sz w:val="20"/>
          <w:szCs w:val="20"/>
        </w:rPr>
        <w:t xml:space="preserve">It </w:t>
      </w:r>
      <w:del w:id="258" w:author="Joycell Sundararaj - Chaucer" w:date="2026-09-29T22:45:00Z" w16du:dateUtc="2026-09-29T21:45:00Z">
        <w:r w:rsidRPr="00DC7871" w:rsidDel="00AA33F9">
          <w:rPr>
            <w:sz w:val="20"/>
            <w:szCs w:val="20"/>
          </w:rPr>
          <w:delText xml:space="preserve">walks </w:delText>
        </w:r>
      </w:del>
      <w:ins w:id="259" w:author="Joycell Sundararaj - Chaucer" w:date="2026-09-29T22:45:00Z" w16du:dateUtc="2026-09-29T21:45:00Z">
        <w:r w:rsidR="00AA33F9">
          <w:rPr>
            <w:sz w:val="20"/>
            <w:szCs w:val="20"/>
          </w:rPr>
          <w:t>describes</w:t>
        </w:r>
        <w:r w:rsidR="00AA33F9" w:rsidRPr="00DC7871">
          <w:rPr>
            <w:sz w:val="20"/>
            <w:szCs w:val="20"/>
          </w:rPr>
          <w:t xml:space="preserve"> </w:t>
        </w:r>
      </w:ins>
      <w:del w:id="260" w:author="Joycell Sundararaj - Chaucer" w:date="2026-09-29T22:45:00Z" w16du:dateUtc="2026-09-29T21:45:00Z">
        <w:r w:rsidRPr="00DC7871" w:rsidDel="00AA33F9">
          <w:rPr>
            <w:sz w:val="20"/>
            <w:szCs w:val="20"/>
          </w:rPr>
          <w:delText xml:space="preserve">through </w:delText>
        </w:r>
      </w:del>
      <w:r w:rsidRPr="00DC7871">
        <w:rPr>
          <w:sz w:val="20"/>
          <w:szCs w:val="20"/>
        </w:rPr>
        <w:t xml:space="preserve">how traffic reaches APIM (the ingress path) and how APIM reaches out (the egress path), how the Palo Alto firewall fits in and which flows pass through it, and the routing and subnet design that underpins all of it. The step-by-step configuration of each flow is </w:t>
      </w:r>
      <w:del w:id="261" w:author="Joycell Sundararaj - Chaucer" w:date="2026-09-29T22:48:00Z" w16du:dateUtc="2026-09-29T21:48:00Z">
        <w:r w:rsidRPr="00DC7871" w:rsidDel="008A4E18">
          <w:rPr>
            <w:sz w:val="20"/>
            <w:szCs w:val="20"/>
          </w:rPr>
          <w:delText xml:space="preserve">collected </w:delText>
        </w:r>
      </w:del>
      <w:ins w:id="262" w:author="Joycell Sundararaj - Chaucer" w:date="2026-09-29T22:48:00Z" w16du:dateUtc="2026-09-29T21:48:00Z">
        <w:r w:rsidR="008A4E18">
          <w:rPr>
            <w:sz w:val="20"/>
            <w:szCs w:val="20"/>
          </w:rPr>
          <w:t>detailed</w:t>
        </w:r>
        <w:r w:rsidR="008A4E18" w:rsidRPr="00DC7871">
          <w:rPr>
            <w:sz w:val="20"/>
            <w:szCs w:val="20"/>
          </w:rPr>
          <w:t xml:space="preserve"> </w:t>
        </w:r>
      </w:ins>
      <w:r w:rsidRPr="00DC7871">
        <w:rPr>
          <w:sz w:val="20"/>
          <w:szCs w:val="20"/>
        </w:rPr>
        <w:t>at the end</w:t>
      </w:r>
      <w:ins w:id="263" w:author="Joycell Sundararaj - Chaucer" w:date="2026-09-29T22:48:00Z" w16du:dateUtc="2026-09-29T21:48:00Z">
        <w:r w:rsidR="004574DC">
          <w:rPr>
            <w:sz w:val="20"/>
            <w:szCs w:val="20"/>
          </w:rPr>
          <w:t>.</w:t>
        </w:r>
      </w:ins>
      <w:del w:id="264" w:author="Joycell Sundararaj - Chaucer" w:date="2026-09-29T22:48:00Z" w16du:dateUtc="2026-09-29T21:48:00Z">
        <w:r w:rsidRPr="00DC7871" w:rsidDel="004574DC">
          <w:rPr>
            <w:sz w:val="20"/>
            <w:szCs w:val="20"/>
          </w:rPr>
          <w:delText xml:space="preserve"> </w:delText>
        </w:r>
        <w:r w:rsidRPr="00DC7871" w:rsidDel="008A4E18">
          <w:rPr>
            <w:sz w:val="20"/>
            <w:szCs w:val="20"/>
          </w:rPr>
          <w:delText>so it does not interrupt the overview.</w:delText>
        </w:r>
      </w:del>
    </w:p>
    <w:p w14:paraId="7AAB08DD" w14:textId="77777777" w:rsidR="001D18C7" w:rsidRDefault="001D18C7" w:rsidP="001D18C7">
      <w:pPr>
        <w:pStyle w:val="Heading2"/>
        <w:rPr>
          <w:rFonts w:asciiTheme="minorHAnsi" w:hAnsiTheme="minorHAnsi"/>
          <w:b w:val="0"/>
          <w:bCs w:val="0"/>
          <w:color w:val="1E2761"/>
          <w:sz w:val="24"/>
          <w:szCs w:val="24"/>
          <w:lang w:eastAsia="en-US"/>
        </w:rPr>
      </w:pPr>
      <w:bookmarkStart w:id="265" w:name="_Toc241523861"/>
      <w:r w:rsidRPr="00C96798">
        <w:rPr>
          <w:rFonts w:asciiTheme="minorHAnsi" w:hAnsiTheme="minorHAnsi"/>
          <w:b w:val="0"/>
          <w:bCs w:val="0"/>
          <w:color w:val="1E2761"/>
          <w:sz w:val="24"/>
          <w:szCs w:val="24"/>
          <w:lang w:eastAsia="en-US"/>
        </w:rPr>
        <w:t xml:space="preserve">Ingress </w:t>
      </w:r>
      <w:r>
        <w:rPr>
          <w:rFonts w:asciiTheme="minorHAnsi" w:hAnsiTheme="minorHAnsi"/>
          <w:b w:val="0"/>
          <w:bCs w:val="0"/>
          <w:color w:val="1E2761"/>
          <w:sz w:val="24"/>
          <w:szCs w:val="24"/>
          <w:lang w:eastAsia="en-US"/>
        </w:rPr>
        <w:t>flow</w:t>
      </w:r>
      <w:bookmarkEnd w:id="265"/>
    </w:p>
    <w:p w14:paraId="6F26D756" w14:textId="2572097D" w:rsidR="001D18C7" w:rsidRDefault="001D18C7" w:rsidP="001D18C7">
      <w:pPr>
        <w:spacing w:after="120"/>
        <w:rPr>
          <w:b/>
          <w:bCs/>
          <w:lang w:eastAsia="en-US"/>
        </w:rPr>
      </w:pPr>
      <w:r w:rsidRPr="00DC7871">
        <w:rPr>
          <w:sz w:val="20"/>
          <w:szCs w:val="20"/>
        </w:rPr>
        <w:t>Azure Front Door + WAF with Internal APIM</w:t>
      </w:r>
      <w:r>
        <w:rPr>
          <w:sz w:val="20"/>
          <w:szCs w:val="20"/>
        </w:rPr>
        <w:t xml:space="preserve"> - The selected entry pattern positions Azure Front Door + WAF in front of an internal-mode APIM instance (Option A). Across all options evaluated, APIM remains strictly in internal mode and is never exposed to the internet; the only difference lies in the edge service.   </w:t>
      </w:r>
      <w:del w:id="266" w:author="Puneet Kumar - Chaucer" w:date="2026-09-30T09:27:00Z" w16du:dateUtc="2026-09-30T08:27:00Z">
        <w:r>
          <w:rPr>
            <w:sz w:val="20"/>
            <w:szCs w:val="20"/>
          </w:rPr>
          <w:delText xml:space="preserve">The diagram below contrasts the chosen topology against the two rejected alternatives to provide full context. </w:delText>
        </w:r>
      </w:del>
      <w:r>
        <w:rPr>
          <w:sz w:val="20"/>
          <w:szCs w:val="20"/>
        </w:rPr>
        <w:t xml:space="preserve">The complete decision framework and option comparisons are detailed in </w:t>
      </w:r>
      <w:hyperlink w:anchor="_Toc241399535" w:history="1">
        <w:r>
          <w:rPr>
            <w:color w:val="0000FF"/>
            <w:u w:val="single"/>
          </w:rPr>
          <w:t>Section 2</w:t>
        </w:r>
      </w:hyperlink>
      <w:r>
        <w:rPr>
          <w:sz w:val="20"/>
          <w:szCs w:val="20"/>
        </w:rPr>
        <w:t xml:space="preserve"> (Edge Service Selection).</w:t>
      </w:r>
    </w:p>
    <w:p w14:paraId="0E7FF628" w14:textId="77777777" w:rsidR="001D18C7" w:rsidRPr="00623125" w:rsidRDefault="001D18C7" w:rsidP="001D18C7">
      <w:pPr>
        <w:spacing w:before="120" w:after="80"/>
        <w:rPr>
          <w:sz w:val="20"/>
          <w:szCs w:val="20"/>
        </w:rPr>
      </w:pPr>
      <w:r w:rsidRPr="00623125">
        <w:rPr>
          <w:sz w:val="20"/>
          <w:szCs w:val="20"/>
        </w:rPr>
        <w:t xml:space="preserve">This diagram shows the inbound (ingress) request flow, how a request travels from a consumer through the edge and APIM to the backend. </w:t>
      </w:r>
    </w:p>
    <w:p w14:paraId="5E131759" w14:textId="77777777" w:rsidR="001D18C7" w:rsidRDefault="001D18C7" w:rsidP="001D18C7">
      <w:pPr>
        <w:spacing w:before="80" w:after="120"/>
        <w:jc w:val="center"/>
      </w:pPr>
      <w:commentRangeStart w:id="267"/>
      <w:commentRangeStart w:id="268"/>
      <w:commentRangeStart w:id="269"/>
      <w:r>
        <w:rPr>
          <w:noProof/>
        </w:rPr>
        <w:drawing>
          <wp:inline distT="0" distB="0" distL="0" distR="0" wp14:anchorId="1DEACF83" wp14:editId="5427A0A4">
            <wp:extent cx="5486400" cy="241401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414016"/>
                    </a:xfrm>
                    <a:prstGeom prst="rect">
                      <a:avLst/>
                    </a:prstGeom>
                  </pic:spPr>
                </pic:pic>
              </a:graphicData>
            </a:graphic>
          </wp:inline>
        </w:drawing>
      </w:r>
      <w:commentRangeEnd w:id="267"/>
      <w:r>
        <w:rPr>
          <w:rStyle w:val="CommentReference"/>
          <w:sz w:val="21"/>
          <w:szCs w:val="21"/>
        </w:rPr>
        <w:commentReference w:id="267"/>
      </w:r>
      <w:commentRangeEnd w:id="268"/>
      <w:r w:rsidR="00FB47BC">
        <w:rPr>
          <w:rStyle w:val="CommentReference"/>
          <w:sz w:val="21"/>
          <w:szCs w:val="21"/>
        </w:rPr>
        <w:commentReference w:id="268"/>
      </w:r>
      <w:commentRangeEnd w:id="269"/>
      <w:r w:rsidR="00F555FB">
        <w:rPr>
          <w:rStyle w:val="CommentReference"/>
          <w:sz w:val="21"/>
          <w:szCs w:val="21"/>
        </w:rPr>
        <w:commentReference w:id="269"/>
      </w:r>
    </w:p>
    <w:p w14:paraId="1D73A1BA" w14:textId="01F72492" w:rsidR="001D18C7" w:rsidRDefault="001D18C7" w:rsidP="001D18C7">
      <w:pPr>
        <w:spacing w:after="180"/>
        <w:jc w:val="center"/>
        <w:rPr>
          <w:i/>
          <w:color w:val="666666"/>
          <w:sz w:val="18"/>
          <w:szCs w:val="18"/>
        </w:rPr>
      </w:pPr>
      <w:bookmarkStart w:id="270" w:name="_Figure_3a"/>
      <w:del w:id="271" w:author="Joycell Sundararaj - Chaucer" w:date="2026-09-29T22:51:00Z" w16du:dateUtc="2026-09-29T21:51:00Z">
        <w:r w:rsidDel="00794342">
          <w:rPr>
            <w:i/>
            <w:iCs/>
            <w:color w:val="666666"/>
            <w:sz w:val="18"/>
            <w:szCs w:val="18"/>
          </w:rPr>
          <w:delText xml:space="preserve">Figure 3a: </w:delText>
        </w:r>
      </w:del>
      <w:r>
        <w:rPr>
          <w:i/>
          <w:iCs/>
          <w:color w:val="666666"/>
          <w:sz w:val="18"/>
          <w:szCs w:val="18"/>
        </w:rPr>
        <w:t>High-level Azure APIM architecture for the Organization</w:t>
      </w:r>
      <w:bookmarkEnd w:id="270"/>
    </w:p>
    <w:p w14:paraId="55A8E9AF" w14:textId="1574A99A" w:rsidR="006C1915" w:rsidRDefault="006C1915" w:rsidP="006C1915">
      <w:pPr>
        <w:spacing w:after="180"/>
      </w:pPr>
      <w:del w:id="272" w:author="Nikhil Rokade - Chaucer" w:date="2026-09-30T14:24:00Z" w16du:dateUtc="2026-09-30T13:24:00Z">
        <w:r>
          <w:rPr>
            <w:noProof/>
          </w:rPr>
          <w:drawing>
            <wp:inline distT="0" distB="0" distL="0" distR="0" wp14:anchorId="75855060" wp14:editId="6657BBC7">
              <wp:extent cx="2796540" cy="1274001"/>
              <wp:effectExtent l="0" t="0" r="3810" b="2540"/>
              <wp:docPr id="2340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9238" cy="1279786"/>
                      </a:xfrm>
                      <a:prstGeom prst="rect">
                        <a:avLst/>
                      </a:prstGeom>
                      <a:noFill/>
                    </pic:spPr>
                  </pic:pic>
                </a:graphicData>
              </a:graphic>
            </wp:inline>
          </w:drawing>
        </w:r>
        <w:r>
          <w:rPr>
            <w:noProof/>
          </w:rPr>
          <w:drawing>
            <wp:inline distT="0" distB="0" distL="0" distR="0" wp14:anchorId="0FDCAFED" wp14:editId="3EB02E2B">
              <wp:extent cx="2914301" cy="1275715"/>
              <wp:effectExtent l="0" t="0" r="635" b="635"/>
              <wp:docPr id="191259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4001" cy="1284339"/>
                      </a:xfrm>
                      <a:prstGeom prst="rect">
                        <a:avLst/>
                      </a:prstGeom>
                      <a:noFill/>
                    </pic:spPr>
                  </pic:pic>
                </a:graphicData>
              </a:graphic>
            </wp:inline>
          </w:drawing>
        </w:r>
      </w:del>
    </w:p>
    <w:p w14:paraId="2221A222" w14:textId="77777777" w:rsidR="006C1915" w:rsidRDefault="006C1915" w:rsidP="001D18C7">
      <w:pPr>
        <w:spacing w:after="180"/>
        <w:jc w:val="center"/>
      </w:pPr>
    </w:p>
    <w:p w14:paraId="57A2F019" w14:textId="77777777" w:rsidR="006C1915" w:rsidRDefault="006C1915" w:rsidP="001D18C7">
      <w:pPr>
        <w:spacing w:after="180"/>
        <w:jc w:val="center"/>
      </w:pPr>
    </w:p>
    <w:p w14:paraId="73DC8573" w14:textId="77777777" w:rsidR="006C1915" w:rsidRDefault="006C1915" w:rsidP="001D18C7">
      <w:pPr>
        <w:spacing w:after="180"/>
        <w:jc w:val="center"/>
      </w:pPr>
    </w:p>
    <w:p w14:paraId="70FDC51B" w14:textId="77777777" w:rsidR="006C1915" w:rsidRDefault="006C1915" w:rsidP="001D18C7">
      <w:pPr>
        <w:spacing w:after="180"/>
        <w:jc w:val="center"/>
      </w:pPr>
    </w:p>
    <w:p w14:paraId="781021BA" w14:textId="77777777" w:rsidR="001D18C7" w:rsidRPr="00C96798" w:rsidRDefault="001D18C7" w:rsidP="001D18C7">
      <w:pPr>
        <w:rPr>
          <w:lang w:eastAsia="en-US"/>
        </w:rPr>
      </w:pPr>
    </w:p>
    <w:p w14:paraId="42D32B7C" w14:textId="77777777" w:rsidR="001D18C7" w:rsidRPr="00C96798" w:rsidRDefault="001D18C7" w:rsidP="001D18C7">
      <w:pPr>
        <w:pStyle w:val="Heading2"/>
        <w:rPr>
          <w:rFonts w:asciiTheme="minorHAnsi" w:hAnsiTheme="minorHAnsi"/>
          <w:b w:val="0"/>
          <w:bCs w:val="0"/>
          <w:color w:val="1E2761"/>
          <w:sz w:val="24"/>
          <w:szCs w:val="24"/>
          <w:lang w:eastAsia="en-US"/>
        </w:rPr>
      </w:pPr>
      <w:bookmarkStart w:id="273" w:name="_Toc241523862"/>
      <w:r w:rsidRPr="00C96798">
        <w:rPr>
          <w:rFonts w:asciiTheme="minorHAnsi" w:hAnsiTheme="minorHAnsi"/>
          <w:b w:val="0"/>
          <w:bCs w:val="0"/>
          <w:color w:val="1E2761"/>
          <w:sz w:val="24"/>
          <w:szCs w:val="24"/>
          <w:lang w:eastAsia="en-US"/>
        </w:rPr>
        <w:lastRenderedPageBreak/>
        <w:t xml:space="preserve">Egress </w:t>
      </w:r>
      <w:r>
        <w:rPr>
          <w:rFonts w:asciiTheme="minorHAnsi" w:hAnsiTheme="minorHAnsi"/>
          <w:b w:val="0"/>
          <w:bCs w:val="0"/>
          <w:color w:val="1E2761"/>
          <w:sz w:val="24"/>
          <w:szCs w:val="24"/>
          <w:lang w:eastAsia="en-US"/>
        </w:rPr>
        <w:t>flow</w:t>
      </w:r>
      <w:bookmarkEnd w:id="273"/>
    </w:p>
    <w:p w14:paraId="3A381BE6" w14:textId="77777777" w:rsidR="001D18C7" w:rsidRPr="00623125" w:rsidRDefault="001D18C7" w:rsidP="001D18C7">
      <w:pPr>
        <w:spacing w:before="120" w:after="80"/>
        <w:rPr>
          <w:lang w:val="en-IN"/>
        </w:rPr>
      </w:pPr>
      <w:r w:rsidRPr="00623125">
        <w:rPr>
          <w:lang w:val="en-IN"/>
        </w:rPr>
        <w:t>This diagram shows the outbound (egress) traffic flow, how APIM and backends reach external third-party APIs through the Palo Alto firewall.</w:t>
      </w:r>
    </w:p>
    <w:p w14:paraId="159316F5" w14:textId="26E10609" w:rsidR="001D18C7" w:rsidRDefault="001D18C7" w:rsidP="001D18C7">
      <w:pPr>
        <w:spacing w:before="120" w:after="120"/>
        <w:jc w:val="center"/>
      </w:pPr>
      <w:r>
        <w:rPr>
          <w:noProof/>
        </w:rPr>
        <w:drawing>
          <wp:inline distT="0" distB="0" distL="0" distR="0" wp14:anchorId="38EE6740" wp14:editId="2CFBDA7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103800"/>
                    </a:xfrm>
                    <a:prstGeom prst="rect">
                      <a:avLst/>
                    </a:prstGeom>
                  </pic:spPr>
                </pic:pic>
              </a:graphicData>
            </a:graphic>
          </wp:inline>
        </w:drawing>
      </w:r>
    </w:p>
    <w:p w14:paraId="46E464A9" w14:textId="76AAEC2E" w:rsidR="001D18C7" w:rsidRDefault="001D18C7" w:rsidP="001D18C7">
      <w:pPr>
        <w:spacing w:after="180"/>
        <w:jc w:val="center"/>
        <w:rPr>
          <w:i/>
          <w:iCs/>
          <w:color w:val="666666"/>
          <w:sz w:val="18"/>
          <w:szCs w:val="18"/>
        </w:rPr>
      </w:pPr>
      <w:bookmarkStart w:id="274" w:name="_Figure_4"/>
      <w:del w:id="275" w:author="Joycell Sundararaj - Chaucer" w:date="2026-09-29T22:51:00Z" w16du:dateUtc="2026-09-29T21:51:00Z">
        <w:r w:rsidDel="00264706">
          <w:rPr>
            <w:i/>
            <w:iCs/>
            <w:color w:val="666666"/>
            <w:sz w:val="18"/>
            <w:szCs w:val="18"/>
          </w:rPr>
          <w:delText xml:space="preserve">Figure 4: </w:delText>
        </w:r>
      </w:del>
      <w:r>
        <w:rPr>
          <w:i/>
          <w:iCs/>
          <w:color w:val="666666"/>
          <w:sz w:val="18"/>
          <w:szCs w:val="18"/>
        </w:rPr>
        <w:t>Outbound-to-external (egress) traffic, calls leaving Azure to a third-party route through the central egress path</w:t>
      </w:r>
      <w:bookmarkEnd w:id="274"/>
    </w:p>
    <w:p w14:paraId="74E2CF52" w14:textId="7DD8C551" w:rsidR="006C1915" w:rsidRDefault="006C1915" w:rsidP="006C1915">
      <w:pPr>
        <w:spacing w:after="180"/>
        <w:rPr>
          <w:i/>
          <w:iCs/>
          <w:color w:val="666666"/>
          <w:sz w:val="18"/>
          <w:szCs w:val="18"/>
        </w:rPr>
      </w:pPr>
      <w:del w:id="276" w:author="Nikhil Rokade - Chaucer" w:date="2026-09-30T14:24:00Z" w16du:dateUtc="2026-09-30T13:24:00Z">
        <w:r>
          <w:rPr>
            <w:i/>
            <w:iCs/>
            <w:noProof/>
            <w:color w:val="666666"/>
            <w:sz w:val="18"/>
            <w:szCs w:val="18"/>
          </w:rPr>
          <w:drawing>
            <wp:inline distT="0" distB="0" distL="0" distR="0" wp14:anchorId="5DBB5278" wp14:editId="7A5BF4A2">
              <wp:extent cx="1851660" cy="791016"/>
              <wp:effectExtent l="0" t="0" r="0" b="9525"/>
              <wp:docPr id="15216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69121" cy="798475"/>
                      </a:xfrm>
                      <a:prstGeom prst="rect">
                        <a:avLst/>
                      </a:prstGeom>
                      <a:noFill/>
                    </pic:spPr>
                  </pic:pic>
                </a:graphicData>
              </a:graphic>
            </wp:inline>
          </w:drawing>
        </w:r>
        <w:r>
          <w:rPr>
            <w:i/>
            <w:iCs/>
            <w:noProof/>
            <w:color w:val="666666"/>
            <w:sz w:val="18"/>
            <w:szCs w:val="18"/>
          </w:rPr>
          <w:drawing>
            <wp:inline distT="0" distB="0" distL="0" distR="0" wp14:anchorId="4EC7654B" wp14:editId="778DF809">
              <wp:extent cx="1912256" cy="819150"/>
              <wp:effectExtent l="0" t="0" r="0" b="0"/>
              <wp:docPr id="631417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36594" cy="829576"/>
                      </a:xfrm>
                      <a:prstGeom prst="rect">
                        <a:avLst/>
                      </a:prstGeom>
                      <a:noFill/>
                    </pic:spPr>
                  </pic:pic>
                </a:graphicData>
              </a:graphic>
            </wp:inline>
          </w:drawing>
        </w:r>
      </w:del>
      <w:r w:rsidRPr="006C1915">
        <w:rPr>
          <w:noProof/>
        </w:rPr>
        <w:t xml:space="preserve"> </w:t>
      </w:r>
      <w:del w:id="277" w:author="Nikhil Rokade - Chaucer" w:date="2026-09-30T14:24:00Z" w16du:dateUtc="2026-09-30T13:24:00Z">
        <w:r>
          <w:rPr>
            <w:noProof/>
          </w:rPr>
          <w:drawing>
            <wp:inline distT="0" distB="0" distL="0" distR="0" wp14:anchorId="3E030E18" wp14:editId="038C5B4A">
              <wp:extent cx="1855085" cy="792480"/>
              <wp:effectExtent l="0" t="0" r="0" b="7620"/>
              <wp:docPr id="145598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66619" cy="797407"/>
                      </a:xfrm>
                      <a:prstGeom prst="rect">
                        <a:avLst/>
                      </a:prstGeom>
                      <a:noFill/>
                    </pic:spPr>
                  </pic:pic>
                </a:graphicData>
              </a:graphic>
            </wp:inline>
          </w:drawing>
        </w:r>
      </w:del>
    </w:p>
    <w:p w14:paraId="4A147976" w14:textId="5FDA695B" w:rsidR="006C1915" w:rsidRDefault="006C1915" w:rsidP="001D18C7">
      <w:pPr>
        <w:spacing w:after="140"/>
        <w:rPr>
          <w:b/>
          <w:bCs/>
          <w:sz w:val="20"/>
          <w:szCs w:val="20"/>
        </w:rPr>
      </w:pPr>
      <w:r>
        <w:rPr>
          <w:b/>
          <w:bCs/>
          <w:sz w:val="20"/>
          <w:szCs w:val="20"/>
        </w:rPr>
        <w:t>Egress Control</w:t>
      </w:r>
    </w:p>
    <w:p w14:paraId="5A5CEA70"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Approved outbound endpoints documented per API.</w:t>
      </w:r>
    </w:p>
    <w:p w14:paraId="399AAFB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All outbound traffic is logged and auditable at firewall</w:t>
      </w:r>
    </w:p>
    <w:p w14:paraId="7E52ED71" w14:textId="77777777" w:rsidR="006C1915" w:rsidRPr="006C1915" w:rsidRDefault="006C1915" w:rsidP="006C1915">
      <w:pPr>
        <w:numPr>
          <w:ilvl w:val="0"/>
          <w:numId w:val="33"/>
        </w:numPr>
        <w:tabs>
          <w:tab w:val="num" w:pos="720"/>
        </w:tabs>
        <w:spacing w:after="140"/>
        <w:rPr>
          <w:sz w:val="20"/>
          <w:szCs w:val="20"/>
        </w:rPr>
      </w:pPr>
      <w:r w:rsidRPr="006C1915">
        <w:rPr>
          <w:sz w:val="20"/>
          <w:szCs w:val="20"/>
        </w:rPr>
        <w:t>Premium V2 isolates platform dependencies from Chaucer VNet and no firewall exemptions required</w:t>
      </w:r>
    </w:p>
    <w:p w14:paraId="17596F93" w14:textId="77777777" w:rsidR="006C774B" w:rsidRDefault="00666465">
      <w:pPr>
        <w:pStyle w:val="Heading2"/>
        <w:rPr>
          <w:rFonts w:asciiTheme="minorHAnsi" w:hAnsiTheme="minorHAnsi"/>
          <w:b w:val="0"/>
          <w:bCs w:val="0"/>
          <w:color w:val="1E2761"/>
          <w:sz w:val="24"/>
          <w:szCs w:val="24"/>
          <w:lang w:eastAsia="en-US"/>
        </w:rPr>
      </w:pPr>
      <w:bookmarkStart w:id="278" w:name="_Toc9797"/>
      <w:bookmarkStart w:id="279" w:name="_Toc241523863"/>
      <w:commentRangeStart w:id="280"/>
      <w:r w:rsidRPr="00C96798">
        <w:rPr>
          <w:rFonts w:asciiTheme="minorHAnsi" w:hAnsiTheme="minorHAnsi"/>
          <w:b w:val="0"/>
          <w:bCs w:val="0"/>
          <w:color w:val="1E2761"/>
          <w:sz w:val="24"/>
          <w:szCs w:val="24"/>
          <w:lang w:eastAsia="en-US"/>
        </w:rPr>
        <w:t>Firewall integration</w:t>
      </w:r>
      <w:bookmarkEnd w:id="278"/>
      <w:bookmarkEnd w:id="279"/>
      <w:commentRangeEnd w:id="280"/>
      <w:r w:rsidR="00ED6D79">
        <w:rPr>
          <w:rStyle w:val="CommentReference"/>
          <w:rFonts w:asciiTheme="minorHAnsi" w:hAnsiTheme="minorHAnsi"/>
          <w:b w:val="0"/>
          <w:bCs w:val="0"/>
          <w:color w:val="1E2761"/>
          <w:sz w:val="24"/>
          <w:szCs w:val="24"/>
          <w:lang w:eastAsia="en-US"/>
        </w:rPr>
        <w:commentReference w:id="280"/>
      </w:r>
    </w:p>
    <w:p w14:paraId="3BFA59D2" w14:textId="0301A69D" w:rsidR="002D25EA" w:rsidRPr="004D5371" w:rsidRDefault="002D25EA" w:rsidP="002D25EA">
      <w:pPr>
        <w:spacing w:after="140"/>
        <w:rPr>
          <w:sz w:val="20"/>
          <w:szCs w:val="20"/>
        </w:rPr>
      </w:pPr>
      <w:r w:rsidRPr="004D5371">
        <w:rPr>
          <w:sz w:val="20"/>
          <w:szCs w:val="20"/>
        </w:rPr>
        <w:t xml:space="preserve">The Organization uses Palo Alto as its egress firewall. In this design it inspects and controls outbound traffic to external third parties only: inbound traffic enters through Front Door over Private Link and does not traverse the firewall, and internal-only calls stay on the private network. The egress flow is </w:t>
      </w:r>
      <w:del w:id="281" w:author="Joycell Sundararaj - Chaucer" w:date="2026-09-29T22:53:00Z" w16du:dateUtc="2026-09-29T21:53:00Z">
        <w:r w:rsidRPr="004D5371" w:rsidDel="003800D9">
          <w:rPr>
            <w:sz w:val="20"/>
            <w:szCs w:val="20"/>
          </w:rPr>
          <w:delText>worked through step by step</w:delText>
        </w:r>
      </w:del>
      <w:ins w:id="282" w:author="Joycell Sundararaj - Chaucer" w:date="2026-09-29T22:53:00Z" w16du:dateUtc="2026-09-29T21:53:00Z">
        <w:r w:rsidR="003800D9">
          <w:rPr>
            <w:sz w:val="20"/>
            <w:szCs w:val="20"/>
          </w:rPr>
          <w:t>further described</w:t>
        </w:r>
      </w:ins>
      <w:r w:rsidRPr="004D5371">
        <w:rPr>
          <w:sz w:val="20"/>
          <w:szCs w:val="20"/>
        </w:rPr>
        <w:t xml:space="preserve"> under "Traffic flows in detail" at the end of this section.</w:t>
      </w:r>
    </w:p>
    <w:p w14:paraId="0E549D3E" w14:textId="1203D7C3" w:rsidR="00D36A15" w:rsidRPr="004D5371" w:rsidRDefault="000156B8">
      <w:pPr>
        <w:spacing w:before="140" w:after="140"/>
        <w:rPr>
          <w:del w:id="283" w:author="Nikhil Rokade - Chaucer" w:date="2026-09-30T14:28:00Z" w16du:dateUtc="2026-09-30T13:28:00Z"/>
          <w:b/>
          <w:bCs/>
          <w:sz w:val="20"/>
          <w:szCs w:val="20"/>
        </w:rPr>
      </w:pPr>
      <w:del w:id="284" w:author="Nikhil Rokade - Chaucer" w:date="2026-09-30T14:28:00Z" w16du:dateUtc="2026-09-30T13:28:00Z">
        <w:r w:rsidRPr="004D5371">
          <w:rPr>
            <w:b/>
            <w:bCs/>
            <w:sz w:val="20"/>
            <w:szCs w:val="20"/>
          </w:rPr>
          <w:delText>Implementing the egress firewall: NVA or Cloud NGFW</w:delText>
        </w:r>
      </w:del>
    </w:p>
    <w:p w14:paraId="5F20FFBB" w14:textId="4AE9DD24" w:rsidR="00D36A15" w:rsidRPr="004D5371" w:rsidRDefault="000156B8">
      <w:pPr>
        <w:spacing w:after="140"/>
        <w:rPr>
          <w:del w:id="285" w:author="Nikhil Rokade - Chaucer" w:date="2026-09-30T14:28:00Z" w16du:dateUtc="2026-09-30T13:28:00Z"/>
          <w:sz w:val="20"/>
          <w:szCs w:val="20"/>
        </w:rPr>
      </w:pPr>
      <w:del w:id="286" w:author="Nikhil Rokade - Chaucer" w:date="2026-09-30T14:28:00Z" w16du:dateUtc="2026-09-30T13:28:00Z">
        <w:r w:rsidRPr="004D5371">
          <w:rPr>
            <w:sz w:val="20"/>
            <w:szCs w:val="20"/>
          </w:rPr>
          <w:delText>The egress firewall can be delivered two ways. Both are Palo Alto and both do the same job here (inspecting outbound third-party traffic); they differ in how the firewall is run and operated.</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100"/>
        <w:gridCol w:w="3000"/>
      </w:tblGrid>
      <w:tr w:rsidR="00D36A15" w14:paraId="712A6AE7" w14:textId="77777777">
        <w:trPr>
          <w:tblHeader/>
          <w:del w:id="287" w:author="Nikhil Rokade - Chaucer" w:date="2026-09-30T14:28:00Z"/>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F8938" w14:textId="03618D52" w:rsidR="00D36A15" w:rsidRDefault="000156B8">
            <w:pPr>
              <w:rPr>
                <w:del w:id="288" w:author="Nikhil Rokade - Chaucer" w:date="2026-09-30T14:28:00Z" w16du:dateUtc="2026-09-30T13:28:00Z"/>
              </w:rPr>
            </w:pPr>
            <w:del w:id="289" w:author="Nikhil Rokade - Chaucer" w:date="2026-09-30T14:28:00Z" w16du:dateUtc="2026-09-30T13:28:00Z">
              <w:r>
                <w:rPr>
                  <w:b/>
                  <w:bCs/>
                  <w:color w:val="000000" w:themeColor="text1"/>
                  <w:sz w:val="20"/>
                  <w:szCs w:val="20"/>
                </w:rPr>
                <w:delText>Option</w:delText>
              </w:r>
            </w:del>
          </w:p>
        </w:tc>
        <w:tc>
          <w:tcPr>
            <w:tcW w:w="4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FEC7A" w14:textId="0AB9C5BD" w:rsidR="00D36A15" w:rsidRDefault="000156B8">
            <w:pPr>
              <w:rPr>
                <w:del w:id="290" w:author="Nikhil Rokade - Chaucer" w:date="2026-09-30T14:28:00Z" w16du:dateUtc="2026-09-30T13:28:00Z"/>
              </w:rPr>
            </w:pPr>
            <w:del w:id="291" w:author="Nikhil Rokade - Chaucer" w:date="2026-09-30T14:28:00Z" w16du:dateUtc="2026-09-30T13:28:00Z">
              <w:r>
                <w:rPr>
                  <w:b/>
                  <w:bCs/>
                  <w:color w:val="000000" w:themeColor="text1"/>
                  <w:sz w:val="20"/>
                  <w:szCs w:val="20"/>
                </w:rPr>
                <w:delText>What it is</w:delText>
              </w:r>
            </w:del>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5FFAF0" w14:textId="1C5AF4B3" w:rsidR="00D36A15" w:rsidRDefault="000156B8">
            <w:pPr>
              <w:rPr>
                <w:del w:id="292" w:author="Nikhil Rokade - Chaucer" w:date="2026-09-30T14:28:00Z" w16du:dateUtc="2026-09-30T13:28:00Z"/>
              </w:rPr>
            </w:pPr>
            <w:del w:id="293" w:author="Nikhil Rokade - Chaucer" w:date="2026-09-30T14:28:00Z" w16du:dateUtc="2026-09-30T13:28:00Z">
              <w:r>
                <w:rPr>
                  <w:b/>
                  <w:bCs/>
                  <w:color w:val="000000" w:themeColor="text1"/>
                  <w:sz w:val="20"/>
                  <w:szCs w:val="20"/>
                </w:rPr>
                <w:delText>Trade-offs</w:delText>
              </w:r>
            </w:del>
          </w:p>
        </w:tc>
      </w:tr>
      <w:tr w:rsidR="00D36A15" w14:paraId="41CB99EE" w14:textId="77777777">
        <w:trPr>
          <w:del w:id="294" w:author="Nikhil Rokade - Chaucer" w:date="2026-09-30T14:28:00Z"/>
        </w:trPr>
        <w:tc>
          <w:tcPr>
            <w:tcW w:w="2200" w:type="dxa"/>
            <w:tcMar>
              <w:top w:w="70" w:type="dxa"/>
              <w:left w:w="100" w:type="dxa"/>
              <w:bottom w:w="70" w:type="dxa"/>
              <w:right w:w="100" w:type="dxa"/>
            </w:tcMar>
            <w:vAlign w:val="center"/>
          </w:tcPr>
          <w:p w14:paraId="03541615" w14:textId="4F9534B4" w:rsidR="00D36A15" w:rsidRDefault="000156B8">
            <w:pPr>
              <w:rPr>
                <w:del w:id="295" w:author="Nikhil Rokade - Chaucer" w:date="2026-09-30T14:28:00Z" w16du:dateUtc="2026-09-30T13:28:00Z"/>
              </w:rPr>
            </w:pPr>
            <w:del w:id="296" w:author="Nikhil Rokade - Chaucer" w:date="2026-09-30T14:28:00Z" w16du:dateUtc="2026-09-30T13:28:00Z">
              <w:r>
                <w:rPr>
                  <w:sz w:val="20"/>
                  <w:szCs w:val="20"/>
                </w:rPr>
                <w:delText>Traditional NVA</w:delText>
              </w:r>
            </w:del>
          </w:p>
        </w:tc>
        <w:tc>
          <w:tcPr>
            <w:tcW w:w="4100" w:type="dxa"/>
            <w:tcMar>
              <w:top w:w="70" w:type="dxa"/>
              <w:left w:w="100" w:type="dxa"/>
              <w:bottom w:w="70" w:type="dxa"/>
              <w:right w:w="100" w:type="dxa"/>
            </w:tcMar>
            <w:vAlign w:val="center"/>
          </w:tcPr>
          <w:p w14:paraId="4BDFE856" w14:textId="53322F8B" w:rsidR="00D36A15" w:rsidRDefault="000156B8">
            <w:pPr>
              <w:rPr>
                <w:del w:id="297" w:author="Nikhil Rokade - Chaucer" w:date="2026-09-30T14:28:00Z" w16du:dateUtc="2026-09-30T13:28:00Z"/>
              </w:rPr>
            </w:pPr>
            <w:del w:id="298" w:author="Nikhil Rokade - Chaucer" w:date="2026-09-30T14:28:00Z" w16du:dateUtc="2026-09-30T13:28:00Z">
              <w:r>
                <w:rPr>
                  <w:sz w:val="20"/>
                  <w:szCs w:val="20"/>
                </w:rPr>
                <w:delText>A Palo Alto firewall appliance the Organization runs itself in a hub VNet, behind an internal load balancer, with outbound routed to it by user-defined routes</w:delText>
              </w:r>
            </w:del>
          </w:p>
        </w:tc>
        <w:tc>
          <w:tcPr>
            <w:tcW w:w="3000" w:type="dxa"/>
            <w:tcMar>
              <w:top w:w="70" w:type="dxa"/>
              <w:left w:w="100" w:type="dxa"/>
              <w:bottom w:w="70" w:type="dxa"/>
              <w:right w:w="100" w:type="dxa"/>
            </w:tcMar>
            <w:vAlign w:val="center"/>
          </w:tcPr>
          <w:p w14:paraId="67E11ABC" w14:textId="01408277" w:rsidR="00D36A15" w:rsidRDefault="000156B8">
            <w:pPr>
              <w:rPr>
                <w:del w:id="299" w:author="Nikhil Rokade - Chaucer" w:date="2026-09-30T14:28:00Z" w16du:dateUtc="2026-09-30T13:28:00Z"/>
              </w:rPr>
            </w:pPr>
            <w:del w:id="300" w:author="Nikhil Rokade - Chaucer" w:date="2026-09-30T14:28:00Z" w16du:dateUtc="2026-09-30T13:28:00Z">
              <w:r>
                <w:rPr>
                  <w:sz w:val="20"/>
                  <w:szCs w:val="20"/>
                </w:rPr>
                <w:delText xml:space="preserve">Full control and reuses an existing hub firewall if one </w:delText>
              </w:r>
              <w:r w:rsidR="001D18C7">
                <w:rPr>
                  <w:sz w:val="20"/>
                  <w:szCs w:val="20"/>
                </w:rPr>
                <w:delText>are</w:delText>
              </w:r>
              <w:r>
                <w:rPr>
                  <w:sz w:val="20"/>
                  <w:szCs w:val="20"/>
                </w:rPr>
                <w:delText xml:space="preserve"> already in place</w:delText>
              </w:r>
              <w:r w:rsidR="001D18C7">
                <w:rPr>
                  <w:sz w:val="20"/>
                  <w:szCs w:val="20"/>
                </w:rPr>
                <w:delText xml:space="preserve"> </w:delText>
              </w:r>
              <w:r>
                <w:rPr>
                  <w:sz w:val="20"/>
                  <w:szCs w:val="20"/>
                </w:rPr>
                <w:delText>but the Organization builds, patches, scales and operates the appliance</w:delText>
              </w:r>
            </w:del>
          </w:p>
        </w:tc>
      </w:tr>
      <w:tr w:rsidR="00D36A15" w14:paraId="4002E3B0" w14:textId="77777777">
        <w:trPr>
          <w:del w:id="301" w:author="Nikhil Rokade - Chaucer" w:date="2026-09-30T14:28:00Z"/>
        </w:trPr>
        <w:tc>
          <w:tcPr>
            <w:tcW w:w="2200" w:type="dxa"/>
            <w:tcMar>
              <w:top w:w="70" w:type="dxa"/>
              <w:left w:w="100" w:type="dxa"/>
              <w:bottom w:w="70" w:type="dxa"/>
              <w:right w:w="100" w:type="dxa"/>
            </w:tcMar>
            <w:vAlign w:val="center"/>
          </w:tcPr>
          <w:p w14:paraId="3ADD0E10" w14:textId="69699D07" w:rsidR="00D36A15" w:rsidRDefault="000156B8">
            <w:pPr>
              <w:rPr>
                <w:del w:id="302" w:author="Nikhil Rokade - Chaucer" w:date="2026-09-30T14:28:00Z" w16du:dateUtc="2026-09-30T13:28:00Z"/>
              </w:rPr>
            </w:pPr>
            <w:del w:id="303" w:author="Nikhil Rokade - Chaucer" w:date="2026-09-30T14:28:00Z" w16du:dateUtc="2026-09-30T13:28:00Z">
              <w:r>
                <w:rPr>
                  <w:sz w:val="20"/>
                  <w:szCs w:val="20"/>
                </w:rPr>
                <w:lastRenderedPageBreak/>
                <w:delText>Cloud NGFW (Azure-native)</w:delText>
              </w:r>
            </w:del>
          </w:p>
        </w:tc>
        <w:tc>
          <w:tcPr>
            <w:tcW w:w="4100" w:type="dxa"/>
            <w:tcMar>
              <w:top w:w="70" w:type="dxa"/>
              <w:left w:w="100" w:type="dxa"/>
              <w:bottom w:w="70" w:type="dxa"/>
              <w:right w:w="100" w:type="dxa"/>
            </w:tcMar>
            <w:vAlign w:val="center"/>
          </w:tcPr>
          <w:p w14:paraId="4D71440B" w14:textId="6005DA07" w:rsidR="00D36A15" w:rsidRDefault="000156B8">
            <w:pPr>
              <w:rPr>
                <w:del w:id="304" w:author="Nikhil Rokade - Chaucer" w:date="2026-09-30T14:28:00Z" w16du:dateUtc="2026-09-30T13:28:00Z"/>
              </w:rPr>
            </w:pPr>
            <w:del w:id="305" w:author="Nikhil Rokade - Chaucer" w:date="2026-09-30T14:28:00Z" w16du:dateUtc="2026-09-30T13:28:00Z">
              <w:r>
                <w:rPr>
                  <w:sz w:val="20"/>
                  <w:szCs w:val="20"/>
                </w:rPr>
                <w:delText>Palo Alto’s firewall as a managed Azure service (the PaloAltoNetworks.Cloudngfw resource), provisioned from the Marketplace, billed through Azure and managed from the Azure portal or Panorama</w:delText>
              </w:r>
            </w:del>
          </w:p>
        </w:tc>
        <w:tc>
          <w:tcPr>
            <w:tcW w:w="3000" w:type="dxa"/>
            <w:tcMar>
              <w:top w:w="70" w:type="dxa"/>
              <w:left w:w="100" w:type="dxa"/>
              <w:bottom w:w="70" w:type="dxa"/>
              <w:right w:w="100" w:type="dxa"/>
            </w:tcMar>
            <w:vAlign w:val="center"/>
          </w:tcPr>
          <w:p w14:paraId="0D4C37BC" w14:textId="41F8BD7A" w:rsidR="00D36A15" w:rsidRDefault="000156B8">
            <w:pPr>
              <w:rPr>
                <w:del w:id="306" w:author="Nikhil Rokade - Chaucer" w:date="2026-09-30T14:28:00Z" w16du:dateUtc="2026-09-30T13:28:00Z"/>
              </w:rPr>
            </w:pPr>
            <w:del w:id="307" w:author="Nikhil Rokade - Chaucer" w:date="2026-09-30T14:28:00Z" w16du:dateUtc="2026-09-30T13:28:00Z">
              <w:r>
                <w:rPr>
                  <w:sz w:val="20"/>
                  <w:szCs w:val="20"/>
                </w:rPr>
                <w:delText>Microsoft-and-Palo-Alto co-developed and managed, scales automatically and integrates natively with Azure routing, removing the build-and-patch burden</w:delText>
              </w:r>
              <w:r w:rsidR="001D18C7">
                <w:rPr>
                  <w:sz w:val="20"/>
                  <w:szCs w:val="20"/>
                </w:rPr>
                <w:delText>,</w:delText>
              </w:r>
              <w:r>
                <w:rPr>
                  <w:sz w:val="20"/>
                  <w:szCs w:val="20"/>
                </w:rPr>
                <w:delText xml:space="preserve"> newer, and introduces a managed SaaS dependency</w:delText>
              </w:r>
            </w:del>
          </w:p>
        </w:tc>
      </w:tr>
    </w:tbl>
    <w:p w14:paraId="180101FD" w14:textId="77777777" w:rsidR="001D18C7" w:rsidRDefault="001D18C7" w:rsidP="002D25EA">
      <w:pPr>
        <w:spacing w:after="140"/>
        <w:rPr>
          <w:b/>
          <w:bCs/>
          <w:sz w:val="20"/>
          <w:szCs w:val="20"/>
        </w:rPr>
      </w:pPr>
    </w:p>
    <w:p w14:paraId="0E0BB954" w14:textId="5773FEC0" w:rsidR="002D25EA" w:rsidRPr="004D5371" w:rsidRDefault="002D25EA" w:rsidP="002D25EA">
      <w:pPr>
        <w:spacing w:after="140"/>
        <w:rPr>
          <w:sz w:val="20"/>
          <w:szCs w:val="20"/>
        </w:rPr>
      </w:pPr>
      <w:r w:rsidRPr="004D5371">
        <w:rPr>
          <w:b/>
          <w:bCs/>
          <w:sz w:val="20"/>
          <w:szCs w:val="20"/>
        </w:rPr>
        <w:t>Topology and the guiding principle</w:t>
      </w:r>
    </w:p>
    <w:p w14:paraId="72D17998" w14:textId="226F3A38" w:rsidR="002D25EA" w:rsidRPr="004D5371" w:rsidRDefault="002D25EA" w:rsidP="002D25EA">
      <w:pPr>
        <w:spacing w:after="140"/>
        <w:rPr>
          <w:del w:id="308" w:author="Puneet Kumar - Chaucer" w:date="2026-09-30T09:29:00Z" w16du:dateUtc="2026-09-30T08:29:00Z"/>
          <w:sz w:val="20"/>
          <w:szCs w:val="20"/>
        </w:rPr>
      </w:pPr>
      <w:r w:rsidRPr="004D5371">
        <w:rPr>
          <w:sz w:val="20"/>
          <w:szCs w:val="20"/>
        </w:rPr>
        <w:t xml:space="preserve">The Palo Alto egress firewall sits in the hub </w:t>
      </w:r>
      <w:del w:id="309" w:author="Puneet Kumar - Chaucer" w:date="2026-09-30T09:28:00Z" w16du:dateUtc="2026-09-30T08:28:00Z">
        <w:r w:rsidRPr="004D5371">
          <w:rPr>
            <w:sz w:val="20"/>
            <w:szCs w:val="20"/>
          </w:rPr>
          <w:delText xml:space="preserve">(as a self-run NVA behind an internal load balancer, or as a Cloud NGFW resource). </w:delText>
        </w:r>
      </w:del>
      <w:r w:rsidRPr="004D5371">
        <w:rPr>
          <w:sz w:val="20"/>
          <w:szCs w:val="20"/>
        </w:rPr>
        <w:t xml:space="preserve">APIM sits in a delegated subnet in a spoke VNet, peered to the hub, and runs in internal mode so its data-plane gateway has a private virtual IP and no public data-plane address. </w:t>
      </w:r>
      <w:del w:id="310" w:author="Joycell Sundararaj - Chaucer" w:date="2026-09-29T22:55:00Z" w16du:dateUtc="2026-09-29T21:55:00Z">
        <w:r w:rsidRPr="004D5371" w:rsidDel="000E5161">
          <w:rPr>
            <w:sz w:val="20"/>
            <w:szCs w:val="20"/>
          </w:rPr>
          <w:delText>A route table (UDR) on the APIM subnet</w:delText>
        </w:r>
      </w:del>
      <w:ins w:id="311" w:author="Joycell Sundararaj - Chaucer" w:date="2026-09-29T22:55:00Z" w16du:dateUtc="2026-09-29T21:55:00Z">
        <w:r w:rsidR="000E5161">
          <w:rPr>
            <w:sz w:val="20"/>
            <w:szCs w:val="20"/>
          </w:rPr>
          <w:t>Routing intent</w:t>
        </w:r>
      </w:ins>
      <w:r w:rsidRPr="004D5371">
        <w:rPr>
          <w:sz w:val="20"/>
          <w:szCs w:val="20"/>
        </w:rPr>
        <w:t xml:space="preserve"> sends outbound traffic destined for external third parties to the Palo Alto for inspection. The guiding principle is that outbound traffic leaving Azure to a third party is inspected by the Palo Alto, while inbound traffic (through Front Door) and internal-only traffic stay off the firewall. </w:t>
      </w:r>
      <w:del w:id="312" w:author="Puneet Kumar - Chaucer" w:date="2026-09-30T09:29:00Z" w16du:dateUtc="2026-09-30T08:29:00Z">
        <w:r w:rsidRPr="004D5371">
          <w:rPr>
            <w:sz w:val="20"/>
            <w:szCs w:val="20"/>
          </w:rPr>
          <w:delText>One deliberate, documented exception still applies to any outbound routing through a firewall: Azure's own control-plane traffic must bypass it for APIM to function at all.</w:delText>
        </w:r>
      </w:del>
    </w:p>
    <w:p w14:paraId="6932B141" w14:textId="004F3000" w:rsidR="002D25EA" w:rsidRPr="004D5371" w:rsidRDefault="002D25EA" w:rsidP="002D25EA">
      <w:pPr>
        <w:spacing w:after="140"/>
        <w:rPr>
          <w:sz w:val="20"/>
          <w:szCs w:val="20"/>
        </w:rPr>
      </w:pPr>
      <w:del w:id="313" w:author="Puneet Kumar - Chaucer" w:date="2026-09-30T09:29:00Z" w16du:dateUtc="2026-09-30T08:29:00Z">
        <w:r w:rsidRPr="004D5371">
          <w:rPr>
            <w:sz w:val="20"/>
            <w:szCs w:val="20"/>
          </w:rPr>
          <w:delText>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Routing and subnet design below, and detailed with the flows at the end of this section.</w:delText>
        </w:r>
      </w:del>
    </w:p>
    <w:p w14:paraId="0913D7A6" w14:textId="77777777" w:rsidR="008E1548" w:rsidRDefault="008E1548" w:rsidP="002D25EA">
      <w:pPr>
        <w:spacing w:before="80" w:after="120"/>
        <w:jc w:val="center"/>
        <w:rPr>
          <w:ins w:id="314" w:author="Puneet Kumar - Chaucer" w:date="2026-09-30T10:06:00Z" w16du:dateUtc="2026-09-30T09:06:00Z"/>
          <w:noProof/>
        </w:rPr>
      </w:pPr>
    </w:p>
    <w:p w14:paraId="6B4BB0FA" w14:textId="0D261582" w:rsidR="002D25EA" w:rsidRDefault="002D25EA" w:rsidP="002D25EA">
      <w:pPr>
        <w:spacing w:before="80" w:after="120"/>
        <w:jc w:val="center"/>
        <w:rPr>
          <w:ins w:id="315" w:author="Puneet Kumar - Chaucer" w:date="2026-09-30T10:06:00Z" w16du:dateUtc="2026-09-30T09:06:00Z"/>
        </w:rPr>
      </w:pPr>
      <w:commentRangeStart w:id="316"/>
      <w:commentRangeStart w:id="317"/>
      <w:r>
        <w:rPr>
          <w:noProof/>
        </w:rPr>
        <w:drawing>
          <wp:inline distT="0" distB="0" distL="0" distR="0" wp14:anchorId="4A64722D" wp14:editId="0A7D0689">
            <wp:extent cx="5943600" cy="150571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1505712"/>
                    </a:xfrm>
                    <a:prstGeom prst="rect">
                      <a:avLst/>
                    </a:prstGeom>
                  </pic:spPr>
                </pic:pic>
              </a:graphicData>
            </a:graphic>
          </wp:inline>
        </w:drawing>
      </w:r>
      <w:commentRangeEnd w:id="316"/>
      <w:r w:rsidR="00D31036">
        <w:rPr>
          <w:rStyle w:val="CommentReference"/>
          <w:sz w:val="21"/>
          <w:szCs w:val="21"/>
        </w:rPr>
        <w:commentReference w:id="316"/>
      </w:r>
      <w:commentRangeEnd w:id="317"/>
      <w:r w:rsidR="00297567">
        <w:rPr>
          <w:rStyle w:val="CommentReference"/>
          <w:sz w:val="21"/>
          <w:szCs w:val="21"/>
        </w:rPr>
        <w:commentReference w:id="317"/>
      </w:r>
    </w:p>
    <w:p w14:paraId="797342B9" w14:textId="58164217" w:rsidR="00297567" w:rsidRDefault="00297567" w:rsidP="002D25EA">
      <w:pPr>
        <w:spacing w:before="80" w:after="120"/>
        <w:jc w:val="center"/>
      </w:pPr>
      <w:ins w:id="318" w:author="Puneet Kumar - Chaucer" w:date="2026-09-30T10:06:00Z" w16du:dateUtc="2026-09-30T09:06:00Z">
        <w:r>
          <w:rPr>
            <w:noProof/>
          </w:rPr>
          <w:drawing>
            <wp:inline distT="0" distB="0" distL="0" distR="0" wp14:anchorId="68F24046" wp14:editId="4432F57E">
              <wp:extent cx="5975287" cy="1426210"/>
              <wp:effectExtent l="0" t="0" r="6985" b="2540"/>
              <wp:docPr id="721395137" name="Picture 72139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81058" cy="1427587"/>
                      </a:xfrm>
                      <a:prstGeom prst="rect">
                        <a:avLst/>
                      </a:prstGeom>
                    </pic:spPr>
                  </pic:pic>
                </a:graphicData>
              </a:graphic>
            </wp:inline>
          </w:drawing>
        </w:r>
      </w:ins>
    </w:p>
    <w:p w14:paraId="51D14814" w14:textId="77777777" w:rsidR="002D25EA" w:rsidRDefault="002D25EA" w:rsidP="002D25EA">
      <w:pPr>
        <w:spacing w:after="180"/>
        <w:jc w:val="center"/>
      </w:pPr>
      <w:bookmarkStart w:id="319" w:name="_Figure_10"/>
      <w:r>
        <w:rPr>
          <w:i/>
          <w:iCs/>
          <w:color w:val="666666"/>
          <w:sz w:val="18"/>
          <w:szCs w:val="18"/>
        </w:rPr>
        <w:t>Figure 10: Which flows use the Palo Alto, only outbound traffic to external third parties; inbound (Front Door/Private Link) and internal flows stay off the firewall</w:t>
      </w:r>
      <w:bookmarkEnd w:id="319"/>
    </w:p>
    <w:p w14:paraId="64C6F869" w14:textId="77777777" w:rsidR="002D25EA" w:rsidRPr="004D5371" w:rsidRDefault="002D25EA" w:rsidP="002D25EA">
      <w:pPr>
        <w:spacing w:after="140"/>
        <w:rPr>
          <w:sz w:val="20"/>
          <w:szCs w:val="20"/>
        </w:rPr>
      </w:pPr>
      <w:r w:rsidRPr="004D5371">
        <w:rPr>
          <w:sz w:val="20"/>
          <w:szCs w:val="20"/>
        </w:rPr>
        <w:t>Summary of which flows use the firewall: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3800"/>
      </w:tblGrid>
      <w:tr w:rsidR="00D36A15" w:rsidRPr="004D5371" w14:paraId="303C7BF0"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34C97C" w14:textId="77777777" w:rsidR="00D36A15" w:rsidRPr="004D5371" w:rsidRDefault="000156B8">
            <w:pPr>
              <w:rPr>
                <w:sz w:val="20"/>
                <w:szCs w:val="20"/>
              </w:rPr>
            </w:pPr>
            <w:r w:rsidRPr="004D5371">
              <w:rPr>
                <w:b/>
                <w:bCs/>
                <w:color w:val="000000" w:themeColor="text1"/>
                <w:sz w:val="20"/>
                <w:szCs w:val="20"/>
              </w:rPr>
              <w:t>Traffic flow</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225EC2" w14:textId="77777777" w:rsidR="00D36A15" w:rsidRPr="004D5371" w:rsidRDefault="000156B8">
            <w:pPr>
              <w:rPr>
                <w:sz w:val="20"/>
                <w:szCs w:val="20"/>
              </w:rPr>
            </w:pPr>
            <w:r w:rsidRPr="004D5371">
              <w:rPr>
                <w:b/>
                <w:bCs/>
                <w:color w:val="000000" w:themeColor="text1"/>
                <w:sz w:val="20"/>
                <w:szCs w:val="20"/>
              </w:rPr>
              <w:t>Through Palo Alto?</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A019B" w14:textId="77777777" w:rsidR="00D36A15" w:rsidRPr="004D5371" w:rsidRDefault="000156B8">
            <w:pPr>
              <w:rPr>
                <w:sz w:val="20"/>
                <w:szCs w:val="20"/>
              </w:rPr>
            </w:pPr>
            <w:r w:rsidRPr="004D5371">
              <w:rPr>
                <w:b/>
                <w:bCs/>
                <w:color w:val="000000" w:themeColor="text1"/>
                <w:sz w:val="20"/>
                <w:szCs w:val="20"/>
              </w:rPr>
              <w:t>How it is secured</w:t>
            </w:r>
          </w:p>
        </w:tc>
      </w:tr>
      <w:tr w:rsidR="00D36A15" w:rsidRPr="004D5371" w14:paraId="58B86E0F" w14:textId="77777777">
        <w:tc>
          <w:tcPr>
            <w:tcW w:w="2900" w:type="dxa"/>
            <w:tcMar>
              <w:top w:w="70" w:type="dxa"/>
              <w:left w:w="100" w:type="dxa"/>
              <w:bottom w:w="70" w:type="dxa"/>
              <w:right w:w="100" w:type="dxa"/>
            </w:tcMar>
            <w:vAlign w:val="center"/>
          </w:tcPr>
          <w:p w14:paraId="1B6B7DEE" w14:textId="77777777" w:rsidR="00D36A15" w:rsidRPr="004D5371" w:rsidRDefault="000156B8">
            <w:pPr>
              <w:rPr>
                <w:sz w:val="20"/>
                <w:szCs w:val="20"/>
              </w:rPr>
            </w:pPr>
            <w:r w:rsidRPr="004D5371">
              <w:rPr>
                <w:sz w:val="20"/>
                <w:szCs w:val="20"/>
              </w:rPr>
              <w:t>External inbound (via Front Door)</w:t>
            </w:r>
          </w:p>
        </w:tc>
        <w:tc>
          <w:tcPr>
            <w:tcW w:w="2600" w:type="dxa"/>
            <w:tcMar>
              <w:top w:w="70" w:type="dxa"/>
              <w:left w:w="100" w:type="dxa"/>
              <w:bottom w:w="70" w:type="dxa"/>
              <w:right w:w="100" w:type="dxa"/>
            </w:tcMar>
            <w:vAlign w:val="center"/>
          </w:tcPr>
          <w:p w14:paraId="05CAE1D7" w14:textId="77777777" w:rsidR="00D36A15" w:rsidRPr="004D5371" w:rsidRDefault="000156B8">
            <w:pPr>
              <w:rPr>
                <w:sz w:val="20"/>
                <w:szCs w:val="20"/>
              </w:rPr>
            </w:pPr>
            <w:r w:rsidRPr="004D5371">
              <w:rPr>
                <w:sz w:val="20"/>
                <w:szCs w:val="20"/>
              </w:rPr>
              <w:t>No, bypasses the firewall by design</w:t>
            </w:r>
          </w:p>
        </w:tc>
        <w:tc>
          <w:tcPr>
            <w:tcW w:w="3800" w:type="dxa"/>
            <w:tcMar>
              <w:top w:w="70" w:type="dxa"/>
              <w:left w:w="100" w:type="dxa"/>
              <w:bottom w:w="70" w:type="dxa"/>
              <w:right w:w="100" w:type="dxa"/>
            </w:tcMar>
            <w:vAlign w:val="center"/>
          </w:tcPr>
          <w:p w14:paraId="5346A86E" w14:textId="77777777" w:rsidR="00D36A15" w:rsidRPr="004D5371" w:rsidRDefault="000156B8">
            <w:pPr>
              <w:rPr>
                <w:sz w:val="20"/>
                <w:szCs w:val="20"/>
              </w:rPr>
            </w:pPr>
            <w:r w:rsidRPr="004D5371">
              <w:rPr>
                <w:sz w:val="20"/>
                <w:szCs w:val="20"/>
              </w:rPr>
              <w:t>Front Door WAF at the edge; origin locked to Front Door (Private Link + NSG + X-Azure-FDID)</w:t>
            </w:r>
          </w:p>
        </w:tc>
      </w:tr>
      <w:tr w:rsidR="00D36A15" w:rsidRPr="004D5371" w14:paraId="330CED22" w14:textId="77777777">
        <w:tc>
          <w:tcPr>
            <w:tcW w:w="2900" w:type="dxa"/>
            <w:tcMar>
              <w:top w:w="70" w:type="dxa"/>
              <w:left w:w="100" w:type="dxa"/>
              <w:bottom w:w="70" w:type="dxa"/>
              <w:right w:w="100" w:type="dxa"/>
            </w:tcMar>
            <w:vAlign w:val="center"/>
          </w:tcPr>
          <w:p w14:paraId="36631715" w14:textId="77777777" w:rsidR="00D36A15" w:rsidRPr="004D5371" w:rsidRDefault="000156B8">
            <w:pPr>
              <w:rPr>
                <w:sz w:val="20"/>
                <w:szCs w:val="20"/>
              </w:rPr>
            </w:pPr>
            <w:r w:rsidRPr="004D5371">
              <w:rPr>
                <w:sz w:val="20"/>
                <w:szCs w:val="20"/>
              </w:rPr>
              <w:lastRenderedPageBreak/>
              <w:t>Internal inbound</w:t>
            </w:r>
          </w:p>
        </w:tc>
        <w:tc>
          <w:tcPr>
            <w:tcW w:w="2600" w:type="dxa"/>
            <w:tcMar>
              <w:top w:w="70" w:type="dxa"/>
              <w:left w:w="100" w:type="dxa"/>
              <w:bottom w:w="70" w:type="dxa"/>
              <w:right w:w="100" w:type="dxa"/>
            </w:tcMar>
            <w:vAlign w:val="center"/>
          </w:tcPr>
          <w:p w14:paraId="12794E1C" w14:textId="77777777" w:rsidR="00D36A15" w:rsidRPr="004D5371" w:rsidRDefault="000156B8">
            <w:pPr>
              <w:rPr>
                <w:sz w:val="20"/>
                <w:szCs w:val="20"/>
              </w:rPr>
            </w:pPr>
            <w:r w:rsidRPr="004D5371">
              <w:rPr>
                <w:sz w:val="20"/>
                <w:szCs w:val="20"/>
              </w:rPr>
              <w:t>No, stays on the private network</w:t>
            </w:r>
          </w:p>
        </w:tc>
        <w:tc>
          <w:tcPr>
            <w:tcW w:w="3800" w:type="dxa"/>
            <w:tcMar>
              <w:top w:w="70" w:type="dxa"/>
              <w:left w:w="100" w:type="dxa"/>
              <w:bottom w:w="70" w:type="dxa"/>
              <w:right w:w="100" w:type="dxa"/>
            </w:tcMar>
            <w:vAlign w:val="center"/>
          </w:tcPr>
          <w:p w14:paraId="52B6349B" w14:textId="77777777" w:rsidR="00D36A15" w:rsidRPr="004D5371" w:rsidRDefault="000156B8">
            <w:pPr>
              <w:rPr>
                <w:sz w:val="20"/>
                <w:szCs w:val="20"/>
              </w:rPr>
            </w:pPr>
            <w:r w:rsidRPr="004D5371">
              <w:rPr>
                <w:sz w:val="20"/>
                <w:szCs w:val="20"/>
              </w:rPr>
              <w:t>Reaches the APIM internal gateway directly over peering/ExpressRoute; authenticated and policy-checked at APIM</w:t>
            </w:r>
          </w:p>
        </w:tc>
      </w:tr>
      <w:tr w:rsidR="00D36A15" w:rsidRPr="004D5371" w14:paraId="5F26847A" w14:textId="77777777">
        <w:tc>
          <w:tcPr>
            <w:tcW w:w="2900" w:type="dxa"/>
            <w:tcMar>
              <w:top w:w="70" w:type="dxa"/>
              <w:left w:w="100" w:type="dxa"/>
              <w:bottom w:w="70" w:type="dxa"/>
              <w:right w:w="100" w:type="dxa"/>
            </w:tcMar>
            <w:vAlign w:val="center"/>
          </w:tcPr>
          <w:p w14:paraId="11F20E7E" w14:textId="77777777" w:rsidR="00D36A15" w:rsidRPr="004D5371" w:rsidRDefault="000156B8">
            <w:pPr>
              <w:rPr>
                <w:sz w:val="20"/>
                <w:szCs w:val="20"/>
              </w:rPr>
            </w:pPr>
            <w:r w:rsidRPr="004D5371">
              <w:rPr>
                <w:sz w:val="20"/>
                <w:szCs w:val="20"/>
              </w:rPr>
              <w:t>Outbound to external third party</w:t>
            </w:r>
          </w:p>
        </w:tc>
        <w:tc>
          <w:tcPr>
            <w:tcW w:w="2600" w:type="dxa"/>
            <w:tcMar>
              <w:top w:w="70" w:type="dxa"/>
              <w:left w:w="100" w:type="dxa"/>
              <w:bottom w:w="70" w:type="dxa"/>
              <w:right w:w="100" w:type="dxa"/>
            </w:tcMar>
            <w:vAlign w:val="center"/>
          </w:tcPr>
          <w:p w14:paraId="0E22A2C9" w14:textId="77777777" w:rsidR="00D36A15" w:rsidRPr="004D5371" w:rsidRDefault="000156B8">
            <w:pPr>
              <w:rPr>
                <w:sz w:val="20"/>
                <w:szCs w:val="20"/>
              </w:rPr>
            </w:pPr>
            <w:r w:rsidRPr="004D5371">
              <w:rPr>
                <w:sz w:val="20"/>
                <w:szCs w:val="20"/>
              </w:rPr>
              <w:t>Yes</w:t>
            </w:r>
          </w:p>
        </w:tc>
        <w:tc>
          <w:tcPr>
            <w:tcW w:w="3800" w:type="dxa"/>
            <w:tcMar>
              <w:top w:w="70" w:type="dxa"/>
              <w:left w:w="100" w:type="dxa"/>
              <w:bottom w:w="70" w:type="dxa"/>
              <w:right w:w="100" w:type="dxa"/>
            </w:tcMar>
            <w:vAlign w:val="center"/>
          </w:tcPr>
          <w:p w14:paraId="61CBB689" w14:textId="72A9F604" w:rsidR="00D36A15" w:rsidRPr="004D5371" w:rsidRDefault="000156B8">
            <w:pPr>
              <w:rPr>
                <w:sz w:val="20"/>
                <w:szCs w:val="20"/>
              </w:rPr>
            </w:pPr>
            <w:del w:id="320" w:author="Joycell Sundararaj - Chaucer" w:date="2026-09-29T22:59:00Z" w16du:dateUtc="2026-09-29T21:59:00Z">
              <w:r w:rsidRPr="004D5371" w:rsidDel="00D5736E">
                <w:rPr>
                  <w:sz w:val="20"/>
                  <w:szCs w:val="20"/>
                </w:rPr>
                <w:delText>Forced-tunnel UDR</w:delText>
              </w:r>
            </w:del>
            <w:ins w:id="321" w:author="Joycell Sundararaj - Chaucer" w:date="2026-09-29T22:59:00Z" w16du:dateUtc="2026-09-29T21:59:00Z">
              <w:r w:rsidR="00D5736E">
                <w:rPr>
                  <w:sz w:val="20"/>
                  <w:szCs w:val="20"/>
                </w:rPr>
                <w:t>Routing Intent</w:t>
              </w:r>
            </w:ins>
            <w:ins w:id="322" w:author="Joycell Sundararaj - Chaucer" w:date="2026-09-29T23:00:00Z" w16du:dateUtc="2026-09-29T22:00:00Z">
              <w:r w:rsidR="00A40229">
                <w:rPr>
                  <w:sz w:val="20"/>
                  <w:szCs w:val="20"/>
                </w:rPr>
                <w:t xml:space="preserve"> redirects traffic</w:t>
              </w:r>
            </w:ins>
            <w:r w:rsidRPr="004D5371">
              <w:rPr>
                <w:sz w:val="20"/>
                <w:szCs w:val="20"/>
              </w:rPr>
              <w:t xml:space="preserve"> to the Palo Alto; egress inspection and URL-filtering policy</w:t>
            </w:r>
          </w:p>
        </w:tc>
      </w:tr>
      <w:tr w:rsidR="00D36A15" w:rsidRPr="004D5371" w14:paraId="5C70F00A" w14:textId="77777777">
        <w:tc>
          <w:tcPr>
            <w:tcW w:w="2900" w:type="dxa"/>
            <w:tcMar>
              <w:top w:w="70" w:type="dxa"/>
              <w:left w:w="100" w:type="dxa"/>
              <w:bottom w:w="70" w:type="dxa"/>
              <w:right w:w="100" w:type="dxa"/>
            </w:tcMar>
            <w:vAlign w:val="center"/>
          </w:tcPr>
          <w:p w14:paraId="63B52CF0" w14:textId="77777777" w:rsidR="00D36A15" w:rsidRPr="004D5371" w:rsidRDefault="000156B8">
            <w:pPr>
              <w:rPr>
                <w:sz w:val="20"/>
                <w:szCs w:val="20"/>
              </w:rPr>
            </w:pPr>
            <w:r w:rsidRPr="004D5371">
              <w:rPr>
                <w:sz w:val="20"/>
                <w:szCs w:val="20"/>
              </w:rPr>
              <w:t>APIM to private / internal backend</w:t>
            </w:r>
          </w:p>
        </w:tc>
        <w:tc>
          <w:tcPr>
            <w:tcW w:w="2600" w:type="dxa"/>
            <w:tcMar>
              <w:top w:w="70" w:type="dxa"/>
              <w:left w:w="100" w:type="dxa"/>
              <w:bottom w:w="70" w:type="dxa"/>
              <w:right w:w="100" w:type="dxa"/>
            </w:tcMar>
            <w:vAlign w:val="center"/>
          </w:tcPr>
          <w:p w14:paraId="3889CD41" w14:textId="25B7E6B0" w:rsidR="00D36A15" w:rsidRPr="004D5371" w:rsidRDefault="000156B8">
            <w:pPr>
              <w:rPr>
                <w:sz w:val="20"/>
                <w:szCs w:val="20"/>
              </w:rPr>
            </w:pPr>
            <w:del w:id="323" w:author="Joycell Sundararaj - Chaucer" w:date="2026-09-30T14:32:00Z" w16du:dateUtc="2026-09-30T13:32:00Z">
              <w:r w:rsidRPr="004D5371" w:rsidDel="00190597">
                <w:rPr>
                  <w:sz w:val="20"/>
                  <w:szCs w:val="20"/>
                </w:rPr>
                <w:delText>No, stays private</w:delText>
              </w:r>
            </w:del>
            <w:ins w:id="324" w:author="Joycell Sundararaj - Chaucer" w:date="2026-09-30T14:32:00Z" w16du:dateUtc="2026-09-30T13:32:00Z">
              <w:r w:rsidR="00190597">
                <w:rPr>
                  <w:sz w:val="20"/>
                  <w:szCs w:val="20"/>
                </w:rPr>
                <w:t>Yes</w:t>
              </w:r>
            </w:ins>
          </w:p>
        </w:tc>
        <w:tc>
          <w:tcPr>
            <w:tcW w:w="3800" w:type="dxa"/>
            <w:tcMar>
              <w:top w:w="70" w:type="dxa"/>
              <w:left w:w="100" w:type="dxa"/>
              <w:bottom w:w="70" w:type="dxa"/>
              <w:right w:w="100" w:type="dxa"/>
            </w:tcMar>
            <w:vAlign w:val="center"/>
          </w:tcPr>
          <w:p w14:paraId="1993F6D4" w14:textId="3A703013" w:rsidR="00D36A15" w:rsidRPr="004D5371" w:rsidRDefault="000156B8">
            <w:pPr>
              <w:rPr>
                <w:sz w:val="20"/>
                <w:szCs w:val="20"/>
              </w:rPr>
            </w:pPr>
            <w:r w:rsidRPr="004D5371">
              <w:rPr>
                <w:sz w:val="20"/>
                <w:szCs w:val="20"/>
              </w:rPr>
              <w:t>Private Endpoint + NSG</w:t>
            </w:r>
            <w:del w:id="325" w:author="Puneet Kumar - Chaucer" w:date="2026-09-30T09:31:00Z" w16du:dateUtc="2026-09-30T08:31:00Z">
              <w:r w:rsidRPr="004D5371">
                <w:rPr>
                  <w:sz w:val="20"/>
                  <w:szCs w:val="20"/>
                </w:rPr>
                <w:delText>;</w:delText>
              </w:r>
            </w:del>
            <w:ins w:id="326" w:author="Puneet Kumar - Chaucer" w:date="2026-09-30T09:31:00Z" w16du:dateUtc="2026-09-30T08:31:00Z">
              <w:r w:rsidR="00871C1E">
                <w:rPr>
                  <w:sz w:val="20"/>
                  <w:szCs w:val="20"/>
                </w:rPr>
                <w:t>,</w:t>
              </w:r>
            </w:ins>
            <w:r w:rsidRPr="004D5371">
              <w:rPr>
                <w:sz w:val="20"/>
                <w:szCs w:val="20"/>
              </w:rPr>
              <w:t xml:space="preserve"> stays on the Azure backbone</w:t>
            </w:r>
            <w:commentRangeStart w:id="327"/>
            <w:commentRangeStart w:id="328"/>
            <w:commentRangeStart w:id="329"/>
            <w:r w:rsidRPr="004D5371">
              <w:rPr>
                <w:sz w:val="20"/>
                <w:szCs w:val="20"/>
              </w:rPr>
              <w:t>, does not traverse the firewall</w:t>
            </w:r>
            <w:commentRangeEnd w:id="327"/>
            <w:r w:rsidR="00D5736E">
              <w:rPr>
                <w:rStyle w:val="CommentReference"/>
                <w:sz w:val="20"/>
                <w:szCs w:val="20"/>
              </w:rPr>
              <w:commentReference w:id="327"/>
            </w:r>
            <w:commentRangeEnd w:id="328"/>
            <w:r w:rsidR="00BE23AB">
              <w:rPr>
                <w:rStyle w:val="CommentReference"/>
                <w:sz w:val="20"/>
                <w:szCs w:val="20"/>
              </w:rPr>
              <w:commentReference w:id="328"/>
            </w:r>
            <w:commentRangeEnd w:id="329"/>
            <w:r w:rsidR="009C1E91">
              <w:rPr>
                <w:rStyle w:val="CommentReference"/>
                <w:sz w:val="20"/>
                <w:szCs w:val="20"/>
              </w:rPr>
              <w:commentReference w:id="329"/>
            </w:r>
            <w:ins w:id="330" w:author="Puneet Kumar - Chaucer" w:date="2026-09-30T09:31:00Z" w16du:dateUtc="2026-09-30T08:31:00Z">
              <w:r w:rsidR="00F05DE7">
                <w:rPr>
                  <w:sz w:val="20"/>
                  <w:szCs w:val="20"/>
                </w:rPr>
                <w:t>, East-West Traffic in UK South flow through Firewall.</w:t>
              </w:r>
            </w:ins>
          </w:p>
        </w:tc>
      </w:tr>
    </w:tbl>
    <w:p w14:paraId="7459C5C3" w14:textId="77777777" w:rsidR="001D18C7" w:rsidRDefault="001D18C7">
      <w:pPr>
        <w:spacing w:after="140"/>
        <w:rPr>
          <w:sz w:val="20"/>
          <w:szCs w:val="20"/>
        </w:rPr>
      </w:pPr>
    </w:p>
    <w:p w14:paraId="63BF0287" w14:textId="48074CCA" w:rsidR="00D36A15" w:rsidRPr="004D5371" w:rsidRDefault="000156B8">
      <w:pPr>
        <w:spacing w:after="140"/>
        <w:rPr>
          <w:del w:id="331" w:author="Puneet Kumar - Chaucer" w:date="2026-09-30T09:32:00Z" w16du:dateUtc="2026-09-30T08:32:00Z"/>
          <w:sz w:val="20"/>
          <w:szCs w:val="20"/>
        </w:rPr>
      </w:pPr>
      <w:del w:id="332" w:author="Puneet Kumar - Chaucer" w:date="2026-09-30T09:32:00Z" w16du:dateUtc="2026-09-30T08:32:00Z">
        <w:r w:rsidRPr="004D5371">
          <w:rPr>
            <w:sz w:val="20"/>
            <w:szCs w:val="20"/>
          </w:rPr>
          <w:delText>The table above is the complete answer for most readers: it says which flows touch the firewall and how each is secured. The step-by-step configuration of all five flows, the exact user-defined routes and NSG entries a network engineer needs to build them, is set out under "Traffic flows in detail" at the end of this section so it does not interrupt the design narrative here. The one flow that must not be missed, the mandatory control-plane bypass, is also called out separately under Required network artefacts below because getting it wrong silently breaks the platform.</w:delText>
        </w:r>
      </w:del>
    </w:p>
    <w:p w14:paraId="6A05D9F8" w14:textId="77777777" w:rsidR="00820179" w:rsidRPr="007F1FDD" w:rsidRDefault="00820179" w:rsidP="00820179">
      <w:pPr>
        <w:pStyle w:val="Heading2"/>
        <w:rPr>
          <w:rFonts w:asciiTheme="minorHAnsi" w:hAnsiTheme="minorHAnsi"/>
          <w:b w:val="0"/>
          <w:bCs w:val="0"/>
          <w:color w:val="1E2761"/>
          <w:sz w:val="24"/>
          <w:szCs w:val="24"/>
          <w:lang w:eastAsia="en-US"/>
        </w:rPr>
      </w:pPr>
      <w:bookmarkStart w:id="333" w:name="_Toc9800"/>
      <w:bookmarkStart w:id="334" w:name="_Toc241523864"/>
      <w:r w:rsidRPr="007F1FDD">
        <w:rPr>
          <w:rFonts w:asciiTheme="minorHAnsi" w:hAnsiTheme="minorHAnsi"/>
          <w:b w:val="0"/>
          <w:bCs w:val="0"/>
          <w:color w:val="1E2761"/>
          <w:sz w:val="24"/>
          <w:szCs w:val="24"/>
          <w:lang w:eastAsia="en-US"/>
        </w:rPr>
        <w:t>Traffic flows in detail</w:t>
      </w:r>
      <w:bookmarkEnd w:id="333"/>
      <w:bookmarkEnd w:id="334"/>
    </w:p>
    <w:p w14:paraId="7D87FE2B" w14:textId="389E0763" w:rsidR="00820179" w:rsidRPr="004D5371" w:rsidRDefault="00820179" w:rsidP="00820179">
      <w:pPr>
        <w:spacing w:after="140"/>
        <w:rPr>
          <w:sz w:val="20"/>
          <w:szCs w:val="20"/>
        </w:rPr>
      </w:pPr>
      <w:r>
        <w:rPr>
          <w:sz w:val="20"/>
          <w:szCs w:val="20"/>
        </w:rPr>
        <w:t xml:space="preserve">This subsection </w:t>
      </w:r>
      <w:del w:id="335" w:author="Joycell Sundararaj - Chaucer" w:date="2026-09-29T23:04:00Z" w16du:dateUtc="2026-09-29T22:04:00Z">
        <w:r w:rsidDel="00CD7E4F">
          <w:rPr>
            <w:sz w:val="20"/>
            <w:szCs w:val="20"/>
          </w:rPr>
          <w:delText xml:space="preserve">holds the step-by-step configuration of the </w:delText>
        </w:r>
      </w:del>
      <w:ins w:id="336" w:author="Joycell Sundararaj - Chaucer" w:date="2026-09-29T23:04:00Z" w16du:dateUtc="2026-09-29T22:04:00Z">
        <w:r w:rsidR="00003140">
          <w:rPr>
            <w:sz w:val="20"/>
            <w:szCs w:val="20"/>
          </w:rPr>
          <w:t xml:space="preserve">elaborates </w:t>
        </w:r>
        <w:r w:rsidR="00CD7E4F">
          <w:rPr>
            <w:sz w:val="20"/>
            <w:szCs w:val="20"/>
          </w:rPr>
          <w:t xml:space="preserve">the four </w:t>
        </w:r>
        <w:r w:rsidR="00003140">
          <w:rPr>
            <w:sz w:val="20"/>
            <w:szCs w:val="20"/>
          </w:rPr>
          <w:t xml:space="preserve">main </w:t>
        </w:r>
      </w:ins>
      <w:r>
        <w:rPr>
          <w:sz w:val="20"/>
          <w:szCs w:val="20"/>
        </w:rPr>
        <w:t>traffic flows</w:t>
      </w:r>
      <w:ins w:id="337" w:author="Joycell Sundararaj - Chaucer" w:date="2026-09-29T23:05:00Z" w16du:dateUtc="2026-09-29T22:05:00Z">
        <w:r w:rsidR="00555CEF">
          <w:rPr>
            <w:sz w:val="20"/>
            <w:szCs w:val="20"/>
          </w:rPr>
          <w:t xml:space="preserve"> possible in the estate</w:t>
        </w:r>
      </w:ins>
      <w:r>
        <w:rPr>
          <w:sz w:val="20"/>
          <w:szCs w:val="20"/>
        </w:rPr>
        <w:t>.</w:t>
      </w:r>
      <w:del w:id="338" w:author="Joycell Sundararaj - Chaucer" w:date="2026-09-29T23:05:00Z" w16du:dateUtc="2026-09-29T22:05:00Z">
        <w:r w:rsidDel="00555CEF">
          <w:rPr>
            <w:sz w:val="20"/>
            <w:szCs w:val="20"/>
          </w:rPr>
          <w:delText xml:space="preserve"> It is written for the network engineer building the platform and is deliberately kept to the end of the section, out of the main design narrative</w:delText>
        </w:r>
      </w:del>
      <w:r>
        <w:rPr>
          <w:sz w:val="20"/>
          <w:szCs w:val="20"/>
        </w:rPr>
        <w:t xml:space="preserve">. </w:t>
      </w:r>
      <w:del w:id="339" w:author="Joycell Sundararaj - Chaucer" w:date="2026-09-29T23:06:00Z" w16du:dateUtc="2026-09-29T22:06:00Z">
        <w:r w:rsidDel="00E37E03">
          <w:rPr>
            <w:sz w:val="20"/>
            <w:szCs w:val="20"/>
          </w:rPr>
          <w:delText xml:space="preserve">Each flow states what it is, how it is routed through or around the Palo Alto firewall, and the specific routing and firewall rules it needs. </w:delText>
        </w:r>
      </w:del>
      <w:r>
        <w:rPr>
          <w:sz w:val="20"/>
          <w:szCs w:val="20"/>
        </w:rPr>
        <w:t xml:space="preserve">The summary table in </w:t>
      </w:r>
      <w:hyperlink w:anchor="_Toc9797" w:history="1">
        <w:r>
          <w:rPr>
            <w:color w:val="0000FF"/>
            <w:u w:val="single"/>
          </w:rPr>
          <w:t>section 6.3</w:t>
        </w:r>
      </w:hyperlink>
      <w:r>
        <w:rPr>
          <w:sz w:val="20"/>
          <w:szCs w:val="20"/>
        </w:rPr>
        <w:t xml:space="preserve"> </w:t>
      </w:r>
      <w:ins w:id="340" w:author="Joycell Sundararaj - Chaucer" w:date="2026-09-29T23:06:00Z" w16du:dateUtc="2026-09-29T22:06:00Z">
        <w:r w:rsidR="00574099">
          <w:rPr>
            <w:sz w:val="20"/>
            <w:szCs w:val="20"/>
          </w:rPr>
          <w:t>provides a</w:t>
        </w:r>
      </w:ins>
      <w:r>
        <w:rPr>
          <w:sz w:val="20"/>
          <w:szCs w:val="20"/>
        </w:rPr>
        <w:t xml:space="preserve"> quick reference</w:t>
      </w:r>
      <w:ins w:id="341" w:author="Joycell Sundararaj - Chaucer" w:date="2026-09-29T23:06:00Z" w16du:dateUtc="2026-09-29T22:06:00Z">
        <w:r w:rsidR="00574099">
          <w:rPr>
            <w:sz w:val="20"/>
            <w:szCs w:val="20"/>
          </w:rPr>
          <w:t xml:space="preserve"> and </w:t>
        </w:r>
      </w:ins>
      <w:r>
        <w:rPr>
          <w:sz w:val="20"/>
          <w:szCs w:val="20"/>
        </w:rPr>
        <w:t xml:space="preserve">this </w:t>
      </w:r>
      <w:ins w:id="342" w:author="Joycell Sundararaj - Chaucer" w:date="2026-09-29T23:07:00Z" w16du:dateUtc="2026-09-29T22:07:00Z">
        <w:r w:rsidR="00574099">
          <w:rPr>
            <w:sz w:val="20"/>
            <w:szCs w:val="20"/>
          </w:rPr>
          <w:t>provides some fu</w:t>
        </w:r>
        <w:r w:rsidR="00913E95">
          <w:rPr>
            <w:sz w:val="20"/>
            <w:szCs w:val="20"/>
          </w:rPr>
          <w:t>rther details.</w:t>
        </w:r>
      </w:ins>
    </w:p>
    <w:p w14:paraId="652EBA38" w14:textId="00B823C0" w:rsidR="00820179" w:rsidRDefault="00820179" w:rsidP="00820179">
      <w:pPr>
        <w:spacing w:after="140"/>
      </w:pPr>
      <w:commentRangeStart w:id="343"/>
      <w:r>
        <w:rPr>
          <w:b/>
          <w:bCs/>
          <w:sz w:val="20"/>
          <w:szCs w:val="20"/>
        </w:rPr>
        <w:t xml:space="preserve">Flow 1: </w:t>
      </w:r>
      <w:commentRangeEnd w:id="343"/>
      <w:r w:rsidR="00D6795A">
        <w:rPr>
          <w:rStyle w:val="CommentReference"/>
          <w:b/>
          <w:bCs/>
          <w:sz w:val="20"/>
          <w:szCs w:val="20"/>
        </w:rPr>
        <w:commentReference w:id="343"/>
      </w:r>
      <w:r w:rsidR="00195DF6">
        <w:rPr>
          <w:b/>
          <w:bCs/>
          <w:sz w:val="20"/>
          <w:szCs w:val="20"/>
        </w:rPr>
        <w:t>E</w:t>
      </w:r>
      <w:r>
        <w:rPr>
          <w:b/>
          <w:bCs/>
          <w:sz w:val="20"/>
          <w:szCs w:val="20"/>
        </w:rPr>
        <w:t xml:space="preserve">xternal inbound </w:t>
      </w:r>
    </w:p>
    <w:p w14:paraId="4CAAE743" w14:textId="77777777"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1053790"/>
                    </a:xfrm>
                    <a:prstGeom prst="rect">
                      <a:avLst/>
                    </a:prstGeom>
                  </pic:spPr>
                </pic:pic>
              </a:graphicData>
            </a:graphic>
          </wp:inline>
        </w:drawing>
      </w:r>
    </w:p>
    <w:p w14:paraId="5376C4EA" w14:textId="2F870E8C" w:rsidR="00820179" w:rsidRPr="004D5371" w:rsidRDefault="00820179" w:rsidP="00820179">
      <w:pPr>
        <w:spacing w:after="140"/>
        <w:rPr>
          <w:sz w:val="20"/>
          <w:szCs w:val="20"/>
        </w:rPr>
      </w:pPr>
      <w:r w:rsidRPr="004D5371">
        <w:rPr>
          <w:sz w:val="20"/>
          <w:szCs w:val="20"/>
        </w:rPr>
        <w:t>An external consumer</w:t>
      </w:r>
      <w:del w:id="344" w:author="Joycell Sundararaj - Chaucer" w:date="2026-09-29T23:07:00Z" w16du:dateUtc="2026-09-29T22:07:00Z">
        <w:r w:rsidRPr="004D5371" w:rsidDel="00913E95">
          <w:rPr>
            <w:sz w:val="20"/>
            <w:szCs w:val="20"/>
          </w:rPr>
          <w:delText>, a broker or Lloyd’s market system</w:delText>
        </w:r>
      </w:del>
      <w:r w:rsidRPr="004D5371">
        <w:rPr>
          <w:sz w:val="20"/>
          <w:szCs w:val="20"/>
        </w:rPr>
        <w:t>, 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w:t>
      </w:r>
      <w:ins w:id="345" w:author="Joycell Sundararaj - Chaucer" w:date="2026-09-29T23:08:00Z" w16du:dateUtc="2026-09-29T22:08:00Z">
        <w:r w:rsidR="00CF3C8F">
          <w:rPr>
            <w:sz w:val="20"/>
            <w:szCs w:val="20"/>
          </w:rPr>
          <w:t xml:space="preserve"> firewall</w:t>
        </w:r>
      </w:ins>
      <w:r w:rsidRPr="004D5371">
        <w:rPr>
          <w:sz w:val="20"/>
          <w:szCs w:val="20"/>
        </w:rPr>
        <w:t xml:space="preserve">, which is an egress control </w:t>
      </w:r>
      <w:ins w:id="346" w:author="Joycell Sundararaj - Chaucer" w:date="2026-09-29T23:08:00Z" w16du:dateUtc="2026-09-29T22:08:00Z">
        <w:r w:rsidR="00CF3C8F">
          <w:rPr>
            <w:sz w:val="20"/>
            <w:szCs w:val="20"/>
          </w:rPr>
          <w:t>mechanism</w:t>
        </w:r>
      </w:ins>
      <w:del w:id="347" w:author="Joycell Sundararaj - Chaucer" w:date="2026-09-29T23:08:00Z" w16du:dateUtc="2026-09-29T22:08:00Z">
        <w:r w:rsidRPr="004D5371" w:rsidDel="00C50FC6">
          <w:rPr>
            <w:sz w:val="20"/>
            <w:szCs w:val="20"/>
          </w:rPr>
          <w:delText>only</w:delText>
        </w:r>
      </w:del>
      <w:r w:rsidRPr="004D5371">
        <w:rPr>
          <w:sz w:val="20"/>
          <w:szCs w:val="20"/>
        </w:rPr>
        <w:t>.</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0AB582F9" w14:textId="77777777" w:rsidR="00820179" w:rsidRPr="004D5371" w:rsidRDefault="00820179">
      <w:pPr>
        <w:pStyle w:val="ListParagraph"/>
        <w:numPr>
          <w:ilvl w:val="0"/>
          <w:numId w:val="1"/>
        </w:numPr>
        <w:spacing w:after="70"/>
        <w:rPr>
          <w:sz w:val="20"/>
          <w:szCs w:val="20"/>
        </w:rPr>
      </w:pPr>
      <w:r w:rsidRPr="004D5371">
        <w:rPr>
          <w:sz w:val="20"/>
          <w:szCs w:val="20"/>
        </w:rPr>
        <w:t xml:space="preserve">APIM subnet NSG: allow inbound only from the Front Door Private Link path; deny direct internet inbound. Origin locked to the Organization’s Front Door instance (Private Link approval + </w:t>
      </w:r>
      <w:commentRangeStart w:id="348"/>
      <w:r w:rsidRPr="004D5371">
        <w:rPr>
          <w:sz w:val="20"/>
          <w:szCs w:val="20"/>
        </w:rPr>
        <w:t>X-Azure-FDID header verification</w:t>
      </w:r>
      <w:commentRangeEnd w:id="348"/>
      <w:r w:rsidR="00273EE2" w:rsidRPr="004D5371">
        <w:rPr>
          <w:rStyle w:val="CommentReference"/>
          <w:sz w:val="20"/>
          <w:szCs w:val="20"/>
        </w:rPr>
        <w:commentReference w:id="348"/>
      </w:r>
      <w:r w:rsidRPr="004D5371">
        <w:rPr>
          <w:sz w:val="20"/>
          <w:szCs w:val="20"/>
        </w:rPr>
        <w:t>).</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540A4037" w:rsidR="00820179" w:rsidRDefault="00820179" w:rsidP="00820179">
      <w:pPr>
        <w:spacing w:after="140"/>
      </w:pPr>
      <w:r>
        <w:rPr>
          <w:b/>
          <w:bCs/>
          <w:sz w:val="20"/>
          <w:szCs w:val="20"/>
        </w:rPr>
        <w:t xml:space="preserve">Flow 2: </w:t>
      </w:r>
      <w:r w:rsidR="00195DF6">
        <w:rPr>
          <w:b/>
          <w:bCs/>
          <w:sz w:val="20"/>
          <w:szCs w:val="20"/>
        </w:rPr>
        <w:t>I</w:t>
      </w:r>
      <w:r>
        <w:rPr>
          <w:b/>
          <w:bCs/>
          <w:sz w:val="20"/>
          <w:szCs w:val="20"/>
        </w:rPr>
        <w:t xml:space="preserve">nternal </w:t>
      </w:r>
      <w:r w:rsidR="00195DF6">
        <w:rPr>
          <w:b/>
          <w:bCs/>
          <w:sz w:val="20"/>
          <w:szCs w:val="20"/>
        </w:rPr>
        <w:t>I</w:t>
      </w:r>
      <w:r>
        <w:rPr>
          <w:b/>
          <w:bCs/>
          <w:sz w:val="20"/>
          <w:szCs w:val="20"/>
        </w:rPr>
        <w:t xml:space="preserve">nbound </w:t>
      </w:r>
    </w:p>
    <w:p w14:paraId="2309BC8F" w14:textId="77777777" w:rsidR="00820179" w:rsidRDefault="00820179" w:rsidP="00820179">
      <w:pPr>
        <w:spacing w:before="80" w:after="60"/>
        <w:jc w:val="center"/>
      </w:pPr>
      <w:r>
        <w:rPr>
          <w:noProof/>
        </w:rPr>
        <w:lastRenderedPageBreak/>
        <w:drawing>
          <wp:inline distT="0" distB="0" distL="0" distR="0" wp14:anchorId="18F7BF79" wp14:editId="7379464B">
            <wp:extent cx="5760720" cy="1053790"/>
            <wp:effectExtent l="0" t="0" r="0" b="0"/>
            <wp:docPr id="9602" name="Flow 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720" cy="1053790"/>
                    </a:xfrm>
                    <a:prstGeom prst="rect">
                      <a:avLst/>
                    </a:prstGeom>
                  </pic:spPr>
                </pic:pic>
              </a:graphicData>
            </a:graphic>
          </wp:inline>
        </w:drawing>
      </w:r>
    </w:p>
    <w:p w14:paraId="47938E51" w14:textId="66FD70DB" w:rsidR="00820179" w:rsidRPr="004D5371" w:rsidRDefault="00820179" w:rsidP="00820179">
      <w:pPr>
        <w:spacing w:after="140"/>
        <w:rPr>
          <w:sz w:val="20"/>
          <w:szCs w:val="20"/>
        </w:rPr>
      </w:pPr>
      <w:r w:rsidRPr="004D5371">
        <w:rPr>
          <w:sz w:val="20"/>
          <w:szCs w:val="20"/>
        </w:rPr>
        <w:t xml:space="preserve">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w:t>
      </w:r>
      <w:del w:id="349" w:author="Joycell Sundararaj - Chaucer" w:date="2026-09-29T23:16:00Z" w16du:dateUtc="2026-09-29T22:16:00Z">
        <w:r w:rsidRPr="004D5371" w:rsidDel="00A56708">
          <w:rPr>
            <w:sz w:val="20"/>
            <w:szCs w:val="20"/>
          </w:rPr>
          <w:delText>For on-premises sources, route propagation must be enabled so the return path stays symmetric.</w:delText>
        </w:r>
      </w:del>
    </w:p>
    <w:p w14:paraId="02C7A780" w14:textId="1754B826" w:rsidR="00820179" w:rsidRDefault="00820179" w:rsidP="00820179">
      <w:pPr>
        <w:spacing w:after="140"/>
      </w:pPr>
      <w:r>
        <w:rPr>
          <w:b/>
          <w:bCs/>
          <w:sz w:val="20"/>
          <w:szCs w:val="20"/>
        </w:rPr>
        <w:t xml:space="preserve">Flow 3: </w:t>
      </w:r>
      <w:r w:rsidR="00195DF6">
        <w:rPr>
          <w:b/>
          <w:bCs/>
          <w:sz w:val="20"/>
          <w:szCs w:val="20"/>
        </w:rPr>
        <w:t>O</w:t>
      </w:r>
      <w:r>
        <w:rPr>
          <w:b/>
          <w:bCs/>
          <w:sz w:val="20"/>
          <w:szCs w:val="20"/>
        </w:rPr>
        <w:t xml:space="preserve">utbound </w:t>
      </w:r>
    </w:p>
    <w:p w14:paraId="40718675" w14:textId="77777777" w:rsidR="00820179" w:rsidRDefault="00820179" w:rsidP="00820179">
      <w:pPr>
        <w:spacing w:before="80" w:after="60"/>
        <w:jc w:val="center"/>
      </w:pPr>
      <w:r>
        <w:rPr>
          <w:noProof/>
        </w:rPr>
        <w:drawing>
          <wp:inline distT="0" distB="0" distL="0" distR="0" wp14:anchorId="0E8A9413" wp14:editId="755F54DF">
            <wp:extent cx="5760720" cy="1053790"/>
            <wp:effectExtent l="0" t="0" r="0" b="0"/>
            <wp:docPr id="9603" name="Flow 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720" cy="1053790"/>
                    </a:xfrm>
                    <a:prstGeom prst="rect">
                      <a:avLst/>
                    </a:prstGeom>
                  </pic:spPr>
                </pic:pic>
              </a:graphicData>
            </a:graphic>
          </wp:inline>
        </w:drawing>
      </w:r>
    </w:p>
    <w:p w14:paraId="5E400FBF" w14:textId="2B87E161" w:rsidR="00820179" w:rsidRPr="004D5371" w:rsidRDefault="00820179" w:rsidP="00820179">
      <w:pPr>
        <w:spacing w:after="140"/>
        <w:rPr>
          <w:sz w:val="20"/>
          <w:szCs w:val="20"/>
        </w:rPr>
      </w:pPr>
      <w:r w:rsidRPr="004D5371">
        <w:rPr>
          <w:sz w:val="20"/>
          <w:szCs w:val="20"/>
        </w:rPr>
        <w:t xml:space="preserve">When APIM or a backend needs to call out, to a public SaaS provider such as Salesforce, or to any internet endpoint, that traffic must be inspected on the way out. </w:t>
      </w:r>
      <w:del w:id="350" w:author="Joycell Sundararaj - Chaucer" w:date="2026-09-29T23:16:00Z" w16du:dateUtc="2026-09-29T22:16:00Z">
        <w:r w:rsidRPr="004D5371" w:rsidDel="00B4372E">
          <w:rPr>
            <w:sz w:val="20"/>
            <w:szCs w:val="20"/>
          </w:rPr>
          <w:delText>A UDR on the APIM subnet with destination 0.0.0.0/0 and next hop set to the Palo Alto's internal load-balancer IP</w:delText>
        </w:r>
      </w:del>
      <w:ins w:id="351" w:author="Joycell Sundararaj - Chaucer" w:date="2026-09-29T23:16:00Z" w16du:dateUtc="2026-09-29T22:16:00Z">
        <w:r w:rsidR="00B4372E">
          <w:rPr>
            <w:sz w:val="20"/>
            <w:szCs w:val="20"/>
          </w:rPr>
          <w:t>Routing int</w:t>
        </w:r>
      </w:ins>
      <w:ins w:id="352" w:author="Joycell Sundararaj - Chaucer" w:date="2026-09-29T23:17:00Z" w16du:dateUtc="2026-09-29T22:17:00Z">
        <w:r w:rsidR="00B4372E">
          <w:rPr>
            <w:sz w:val="20"/>
            <w:szCs w:val="20"/>
          </w:rPr>
          <w:t>ent</w:t>
        </w:r>
      </w:ins>
      <w:r w:rsidRPr="004D5371">
        <w:rPr>
          <w:sz w:val="20"/>
          <w:szCs w:val="20"/>
        </w:rPr>
        <w:t xml:space="preserve"> forces all outbound data-plane traffic through the firewall, where egress policy and threat prevention apply. This is the flow that gives the Organization the outbound inspection and audit it runs the Palo Alto for in the first place.</w:t>
      </w:r>
    </w:p>
    <w:p w14:paraId="54F62711" w14:textId="214B6C1A" w:rsidR="00FD0E98" w:rsidRPr="00FD0E98" w:rsidRDefault="00FD0E98" w:rsidP="00FD0E98">
      <w:pPr>
        <w:pStyle w:val="ListParagraph"/>
        <w:numPr>
          <w:ilvl w:val="0"/>
          <w:numId w:val="1"/>
        </w:numPr>
        <w:spacing w:line="300" w:lineRule="atLeast"/>
        <w:rPr>
          <w:ins w:id="353" w:author="Puneet Kumar - Chaucer" w:date="2026-09-30T09:59:00Z" w16du:dateUtc="2026-09-30T08:59:00Z"/>
          <w:rFonts w:ascii="Segoe UI" w:eastAsia="Times New Roman" w:hAnsi="Segoe UI" w:cs="Segoe UI"/>
          <w:color w:val="auto"/>
        </w:rPr>
      </w:pPr>
      <w:ins w:id="354" w:author="Puneet Kumar - Chaucer" w:date="2026-09-30T09:59:00Z" w16du:dateUtc="2026-09-30T08:59:00Z">
        <w:r w:rsidRPr="002C2E4D">
          <w:rPr>
            <w:b/>
            <w:bCs/>
            <w:sz w:val="20"/>
            <w:szCs w:val="20"/>
            <w:rPrChange w:id="355" w:author="Puneet Kumar - Chaucer" w:date="2026-09-30T09:59:00Z" w16du:dateUtc="2026-09-30T08:59:00Z">
              <w:rPr>
                <w:rFonts w:ascii="Segoe UI" w:eastAsia="Times New Roman" w:hAnsi="Segoe UI" w:cs="Segoe UI"/>
                <w:color w:val="auto"/>
              </w:rPr>
            </w:rPrChange>
          </w:rPr>
          <w:t>Routing Intent</w:t>
        </w:r>
        <w:r w:rsidR="002C2E4D" w:rsidRPr="002C2E4D">
          <w:rPr>
            <w:sz w:val="20"/>
            <w:szCs w:val="20"/>
            <w:rPrChange w:id="356" w:author="Puneet Kumar - Chaucer" w:date="2026-09-30T09:59:00Z" w16du:dateUtc="2026-09-30T08:59:00Z">
              <w:rPr>
                <w:rFonts w:ascii="Segoe UI" w:eastAsia="Times New Roman" w:hAnsi="Segoe UI" w:cs="Segoe UI"/>
                <w:color w:val="auto"/>
              </w:rPr>
            </w:rPrChange>
          </w:rPr>
          <w:t xml:space="preserve">: </w:t>
        </w:r>
      </w:ins>
      <w:ins w:id="357" w:author="Puneet Kumar - Chaucer" w:date="2026-09-30T09:59:00Z">
        <w:r w:rsidR="002C2E4D" w:rsidRPr="002C2E4D">
          <w:rPr>
            <w:sz w:val="20"/>
            <w:szCs w:val="20"/>
            <w:rPrChange w:id="358" w:author="Puneet Kumar - Chaucer" w:date="2026-09-30T09:59:00Z" w16du:dateUtc="2026-09-30T08:59:00Z">
              <w:rPr>
                <w:rFonts w:ascii="Segoe UI" w:eastAsia="Times New Roman" w:hAnsi="Segoe UI" w:cs="Segoe UI"/>
                <w:color w:val="auto"/>
              </w:rPr>
            </w:rPrChange>
          </w:rPr>
          <w:t>Azure Routing Intent is enabled to direct APIM traffic through the central Palo Alto firewall, ensuring both north-south and east-west traffic flows are subject to centralized inspection, policy enforcement, and monitoring.</w:t>
        </w:r>
      </w:ins>
    </w:p>
    <w:p w14:paraId="5AA8E9AD" w14:textId="6F637115" w:rsidR="00820179" w:rsidRPr="004D5371" w:rsidRDefault="00820179">
      <w:pPr>
        <w:pStyle w:val="ListParagraph"/>
        <w:numPr>
          <w:ilvl w:val="0"/>
          <w:numId w:val="1"/>
        </w:numPr>
        <w:spacing w:after="70"/>
        <w:rPr>
          <w:del w:id="359" w:author="Puneet Kumar - Chaucer" w:date="2026-09-30T09:59:00Z" w16du:dateUtc="2026-09-30T08:59:00Z"/>
          <w:sz w:val="20"/>
          <w:szCs w:val="20"/>
        </w:rPr>
      </w:pPr>
      <w:del w:id="360" w:author="Puneet Kumar - Chaucer" w:date="2026-09-30T09:59:00Z" w16du:dateUtc="2026-09-30T08:59:00Z">
        <w:r w:rsidRPr="004D5371">
          <w:rPr>
            <w:b/>
            <w:bCs/>
            <w:sz w:val="20"/>
            <w:szCs w:val="20"/>
          </w:rPr>
          <w:delText>APIM subnet UDR:</w:delText>
        </w:r>
        <w:r w:rsidRPr="004D5371">
          <w:rPr>
            <w:sz w:val="20"/>
            <w:szCs w:val="20"/>
          </w:rPr>
          <w:delText xml:space="preserve"> 0.0.0.0/0 with next hop = Palo Alto internal LB IP (forced tunnelling).</w:delText>
        </w:r>
      </w:del>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78EBFB46"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w:t>
      </w:r>
      <w:del w:id="361" w:author="Joycell Sundararaj - Chaucer" w:date="2026-09-29T23:18:00Z" w16du:dateUtc="2026-09-29T22:18:00Z">
        <w:r w:rsidRPr="004D5371" w:rsidDel="002718B4">
          <w:rPr>
            <w:sz w:val="20"/>
            <w:szCs w:val="20"/>
          </w:rPr>
          <w:delText>, not the secret</w:delText>
        </w:r>
      </w:del>
      <w:r w:rsidRPr="004D5371">
        <w:rPr>
          <w:sz w:val="20"/>
          <w:szCs w:val="20"/>
        </w:rPr>
        <w:t>.</w:t>
      </w:r>
    </w:p>
    <w:p w14:paraId="0FB281D8" w14:textId="77777777" w:rsidR="00820179" w:rsidRDefault="00820179" w:rsidP="00820179">
      <w:pPr>
        <w:spacing w:after="140"/>
      </w:pPr>
      <w:r>
        <w:rPr>
          <w:b/>
          <w:bCs/>
          <w:sz w:val="20"/>
          <w:szCs w:val="20"/>
        </w:rPr>
        <w:t>Flow 4: APIM to private backends</w:t>
      </w:r>
    </w:p>
    <w:p w14:paraId="4E2BE5A7" w14:textId="77777777" w:rsidR="00820179" w:rsidRDefault="00820179" w:rsidP="00820179">
      <w:pPr>
        <w:spacing w:before="80" w:after="60"/>
        <w:jc w:val="center"/>
      </w:pPr>
      <w:r>
        <w:rPr>
          <w:noProof/>
        </w:rPr>
        <w:drawing>
          <wp:inline distT="0" distB="0" distL="0" distR="0" wp14:anchorId="6547E326" wp14:editId="11E217A0">
            <wp:extent cx="5760720" cy="1053790"/>
            <wp:effectExtent l="0" t="0" r="0" b="0"/>
            <wp:docPr id="9604" name="Flow 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0720" cy="1053790"/>
                    </a:xfrm>
                    <a:prstGeom prst="rect">
                      <a:avLst/>
                    </a:prstGeom>
                  </pic:spPr>
                </pic:pic>
              </a:graphicData>
            </a:graphic>
          </wp:inline>
        </w:drawing>
      </w:r>
    </w:p>
    <w:p w14:paraId="4FD08D6C" w14:textId="1BE04C86" w:rsidR="007D5D95" w:rsidRPr="007D5D95" w:rsidRDefault="00820179" w:rsidP="007D5D95">
      <w:pPr>
        <w:spacing w:after="140"/>
        <w:rPr>
          <w:ins w:id="362" w:author="Puneet Kumar - Chaucer" w:date="2026-09-30T09:34:00Z"/>
          <w:sz w:val="20"/>
          <w:szCs w:val="20"/>
        </w:rPr>
      </w:pPr>
      <w:r w:rsidRPr="004D5371">
        <w:rPr>
          <w:sz w:val="20"/>
          <w:szCs w:val="20"/>
        </w:rPr>
        <w:t xml:space="preserve">Calls from APIM to backends that live inside the Organization’s own network, integration services and Functions, or PaaS reached over Private Endpoint, stay on the private network. </w:t>
      </w:r>
      <w:del w:id="363" w:author="Joycell Sundararaj - Chaucer" w:date="2026-09-30T14:34:00Z" w16du:dateUtc="2026-09-30T13:34:00Z">
        <w:r w:rsidRPr="004D5371" w:rsidDel="008D3284">
          <w:rPr>
            <w:sz w:val="20"/>
            <w:szCs w:val="20"/>
          </w:rPr>
          <w:delText xml:space="preserve">These do not need to traverse the Palo Alto to reach the internet, since they never leave Azure's backbone. </w:delText>
        </w:r>
      </w:del>
      <w:del w:id="364" w:author="Puneet Kumar - Chaucer" w:date="2026-09-30T09:34:00Z" w16du:dateUtc="2026-09-30T08:34:00Z">
        <w:r w:rsidRPr="004D5371">
          <w:rPr>
            <w:sz w:val="20"/>
            <w:szCs w:val="20"/>
          </w:rPr>
          <w:delText>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delText>
        </w:r>
      </w:del>
      <w:ins w:id="365" w:author="Puneet Kumar - Chaucer" w:date="2026-09-30T09:34:00Z" w16du:dateUtc="2026-09-30T08:34:00Z">
        <w:r w:rsidR="007D5D95" w:rsidRPr="007D5D95">
          <w:rPr>
            <w:rFonts w:ascii="Segoe UI" w:eastAsia="Times New Roman" w:hAnsi="Segoe UI" w:cs="Segoe UI"/>
            <w:color w:val="auto"/>
          </w:rPr>
          <w:t xml:space="preserve"> </w:t>
        </w:r>
      </w:ins>
      <w:ins w:id="366" w:author="Puneet Kumar - Chaucer" w:date="2026-09-30T09:34:00Z">
        <w:r w:rsidR="007D5D95" w:rsidRPr="007D5D95">
          <w:rPr>
            <w:sz w:val="20"/>
            <w:szCs w:val="20"/>
          </w:rPr>
          <w:t>East-west traffic is routed through the central firewall using Azure Routing Intent. This ensures traffic between platform components is consistently subject to security inspection, policy enforcement, and monitoring before reaching its destination, providing a uniform security posture across the environment.</w:t>
        </w:r>
      </w:ins>
    </w:p>
    <w:p w14:paraId="05161BA0" w14:textId="0ECE5003" w:rsidR="00820179" w:rsidRPr="004D5371" w:rsidRDefault="00820179" w:rsidP="00820179">
      <w:pPr>
        <w:spacing w:after="140"/>
        <w:rPr>
          <w:sz w:val="20"/>
          <w:szCs w:val="20"/>
        </w:rPr>
      </w:pPr>
    </w:p>
    <w:p w14:paraId="48757AA5" w14:textId="77777777" w:rsidR="00820179" w:rsidRDefault="00820179" w:rsidP="00820179">
      <w:r>
        <w:br w:type="page"/>
      </w:r>
    </w:p>
    <w:p w14:paraId="0FBE3E37" w14:textId="1DF83BDD" w:rsidR="00A76098" w:rsidRDefault="00A76098" w:rsidP="00A76098">
      <w:pPr>
        <w:pStyle w:val="Heading2"/>
        <w:rPr>
          <w:del w:id="367" w:author="Nikhil Rokade - Chaucer" w:date="2026-09-30T14:34:00Z" w16du:dateUtc="2026-09-30T13:34:00Z"/>
          <w:rFonts w:asciiTheme="minorHAnsi" w:hAnsiTheme="minorHAnsi"/>
          <w:b w:val="0"/>
          <w:bCs w:val="0"/>
          <w:color w:val="1E2761"/>
          <w:sz w:val="24"/>
          <w:szCs w:val="24"/>
          <w:lang w:eastAsia="en-US"/>
        </w:rPr>
      </w:pPr>
      <w:bookmarkStart w:id="368" w:name="_Toc241523859"/>
      <w:bookmarkStart w:id="369" w:name="_Toc241523865"/>
      <w:del w:id="370" w:author="Nikhil Rokade - Chaucer" w:date="2026-09-30T14:34:00Z" w16du:dateUtc="2026-09-30T13:34:00Z">
        <w:r w:rsidRPr="009D524A">
          <w:rPr>
            <w:rFonts w:asciiTheme="minorHAnsi" w:hAnsiTheme="minorHAnsi"/>
            <w:b w:val="0"/>
            <w:bCs w:val="0"/>
            <w:color w:val="1E2761"/>
            <w:sz w:val="24"/>
            <w:szCs w:val="24"/>
            <w:lang w:eastAsia="en-US"/>
          </w:rPr>
          <w:lastRenderedPageBreak/>
          <w:delText>End-to-End Request Flow</w:delText>
        </w:r>
        <w:bookmarkEnd w:id="368"/>
      </w:del>
    </w:p>
    <w:p w14:paraId="10656E9E" w14:textId="571D3EA9" w:rsidR="00A76098" w:rsidRDefault="00A76098" w:rsidP="00A76098">
      <w:pPr>
        <w:spacing w:after="140"/>
        <w:rPr>
          <w:del w:id="371" w:author="Nikhil Rokade - Chaucer" w:date="2026-09-30T14:34:00Z" w16du:dateUtc="2026-09-30T13:34:00Z"/>
          <w:sz w:val="20"/>
          <w:szCs w:val="20"/>
        </w:rPr>
      </w:pPr>
      <w:del w:id="372" w:author="Nikhil Rokade - Chaucer" w:date="2026-09-30T14:34:00Z" w16du:dateUtc="2026-09-30T13:34:00Z">
        <w:r>
          <w:rPr>
            <w:sz w:val="20"/>
            <w:szCs w:val="20"/>
          </w:rPr>
          <w:delText>Bringing the parts together, a single call follows the same path from start to finish:</w:delText>
        </w:r>
      </w:del>
    </w:p>
    <w:p w14:paraId="1E516470" w14:textId="17F9CE23" w:rsidR="00A76098" w:rsidRPr="005D7A63" w:rsidRDefault="00A76098" w:rsidP="00A76098">
      <w:pPr>
        <w:pStyle w:val="ListParagraph"/>
        <w:numPr>
          <w:ilvl w:val="0"/>
          <w:numId w:val="31"/>
        </w:numPr>
        <w:spacing w:after="70"/>
        <w:rPr>
          <w:del w:id="373" w:author="Nikhil Rokade - Chaucer" w:date="2026-09-30T14:34:00Z" w16du:dateUtc="2026-09-30T13:34:00Z"/>
          <w:sz w:val="20"/>
          <w:szCs w:val="20"/>
        </w:rPr>
      </w:pPr>
      <w:del w:id="374" w:author="Nikhil Rokade - Chaucer" w:date="2026-09-30T14:34:00Z" w16du:dateUtc="2026-09-30T13:34:00Z">
        <w:r w:rsidRPr="005D7A63">
          <w:rPr>
            <w:sz w:val="20"/>
            <w:szCs w:val="20"/>
          </w:rPr>
          <w:delText>A consumer, internal or partner, sends the request to the published address.</w:delText>
        </w:r>
      </w:del>
    </w:p>
    <w:p w14:paraId="3386E9A4" w14:textId="6565C80A" w:rsidR="00A76098" w:rsidRPr="005D7A63" w:rsidRDefault="00A76098" w:rsidP="00A76098">
      <w:pPr>
        <w:pStyle w:val="ListParagraph"/>
        <w:numPr>
          <w:ilvl w:val="0"/>
          <w:numId w:val="31"/>
        </w:numPr>
        <w:spacing w:after="70"/>
        <w:rPr>
          <w:del w:id="375" w:author="Nikhil Rokade - Chaucer" w:date="2026-09-30T14:34:00Z" w16du:dateUtc="2026-09-30T13:34:00Z"/>
          <w:sz w:val="20"/>
          <w:szCs w:val="20"/>
        </w:rPr>
      </w:pPr>
      <w:del w:id="376" w:author="Nikhil Rokade - Chaucer" w:date="2026-09-30T14:34:00Z" w16du:dateUtc="2026-09-30T13:34:00Z">
        <w:r w:rsidRPr="005D7A63">
          <w:rPr>
            <w:sz w:val="20"/>
            <w:szCs w:val="20"/>
          </w:rPr>
          <w:delText>Azure Front Door receives it at the edge, applies the web application firewall and TLS, and forwards it over Private Link to the gateway. This is the only way in; nothing reaches the gateway directly.</w:delText>
        </w:r>
      </w:del>
    </w:p>
    <w:p w14:paraId="59BE00F5" w14:textId="0C8D1492" w:rsidR="00A76098" w:rsidRPr="005D7A63" w:rsidRDefault="00A76098" w:rsidP="00A76098">
      <w:pPr>
        <w:pStyle w:val="ListParagraph"/>
        <w:numPr>
          <w:ilvl w:val="0"/>
          <w:numId w:val="31"/>
        </w:numPr>
        <w:spacing w:after="70"/>
        <w:rPr>
          <w:del w:id="377" w:author="Nikhil Rokade - Chaucer" w:date="2026-09-30T14:34:00Z" w16du:dateUtc="2026-09-30T13:34:00Z"/>
          <w:sz w:val="20"/>
          <w:szCs w:val="20"/>
        </w:rPr>
      </w:pPr>
      <w:del w:id="378" w:author="Nikhil Rokade - Chaucer" w:date="2026-09-30T14:34:00Z" w16du:dateUtc="2026-09-30T13:34:00Z">
        <w:r w:rsidRPr="005D7A63">
          <w:rPr>
            <w:sz w:val="20"/>
            <w:szCs w:val="20"/>
          </w:rPr>
          <w:delText>The gateway authenticates and authorises the caller (checking the token with Entra ID), enforces rate limits and quotas, and validates the request.</w:delText>
        </w:r>
      </w:del>
    </w:p>
    <w:p w14:paraId="6937A2AC" w14:textId="1B5ACC27" w:rsidR="00A76098" w:rsidRPr="005D7A63" w:rsidRDefault="00A76098" w:rsidP="00A76098">
      <w:pPr>
        <w:pStyle w:val="ListParagraph"/>
        <w:numPr>
          <w:ilvl w:val="0"/>
          <w:numId w:val="31"/>
        </w:numPr>
        <w:spacing w:after="70"/>
        <w:rPr>
          <w:del w:id="379" w:author="Nikhil Rokade - Chaucer" w:date="2026-09-30T14:34:00Z" w16du:dateUtc="2026-09-30T13:34:00Z"/>
          <w:sz w:val="20"/>
          <w:szCs w:val="20"/>
        </w:rPr>
      </w:pPr>
      <w:del w:id="380" w:author="Nikhil Rokade - Chaucer" w:date="2026-09-30T14:34:00Z" w16du:dateUtc="2026-09-30T13:34:00Z">
        <w:r w:rsidRPr="005D7A63">
          <w:rPr>
            <w:sz w:val="20"/>
            <w:szCs w:val="20"/>
          </w:rPr>
          <w:delText>It then routes the call to the correct backend, applies any transformation, and returns the response, recording the call for observability on the way out.</w:delText>
        </w:r>
      </w:del>
    </w:p>
    <w:p w14:paraId="1668A15D" w14:textId="67A0744C" w:rsidR="00A76098" w:rsidRDefault="00A76098" w:rsidP="00A76098">
      <w:pPr>
        <w:spacing w:after="140"/>
        <w:rPr>
          <w:del w:id="381" w:author="Nikhil Rokade - Chaucer" w:date="2026-09-30T14:34:00Z" w16du:dateUtc="2026-09-30T13:34:00Z"/>
          <w:sz w:val="20"/>
          <w:szCs w:val="20"/>
        </w:rPr>
      </w:pPr>
      <w:del w:id="382" w:author="Nikhil Rokade - Chaucer" w:date="2026-09-30T14:34:00Z" w16du:dateUtc="2026-09-30T13:34:00Z">
        <w:r>
          <w:rPr>
            <w:sz w:val="20"/>
            <w:szCs w:val="20"/>
          </w:rPr>
          <w:delText xml:space="preserve">Because every API follows this one path, the same protections apply everywhere by default, rather than being added by hand for each new integration. The network detail behind this path, subnets, routing and egress, is in </w:delText>
        </w:r>
        <w:r w:rsidR="002D25EA">
          <w:fldChar w:fldCharType="begin"/>
        </w:r>
        <w:r w:rsidR="002D25EA">
          <w:delInstrText>HYPERLINK \l "_Toc241399555"</w:delInstrText>
        </w:r>
        <w:r w:rsidR="002D25EA">
          <w:fldChar w:fldCharType="separate"/>
        </w:r>
        <w:r w:rsidR="002D25EA">
          <w:rPr>
            <w:color w:val="0000FF"/>
            <w:u w:val="single"/>
          </w:rPr>
          <w:delText>section 6</w:delText>
        </w:r>
        <w:r w:rsidR="002D25EA">
          <w:fldChar w:fldCharType="end"/>
        </w:r>
        <w:r>
          <w:rPr>
            <w:sz w:val="20"/>
            <w:szCs w:val="20"/>
          </w:rPr>
          <w:delText xml:space="preserve">, and the security controls are in </w:delText>
        </w:r>
        <w:r>
          <w:fldChar w:fldCharType="begin"/>
        </w:r>
        <w:r>
          <w:delInstrText>HYPERLINK \l "_Toc241399558"</w:delInstrText>
        </w:r>
        <w:r>
          <w:fldChar w:fldCharType="separate"/>
        </w:r>
        <w:r>
          <w:rPr>
            <w:color w:val="0000FF"/>
            <w:u w:val="single"/>
          </w:rPr>
          <w:delText>section 8</w:delText>
        </w:r>
        <w:r>
          <w:fldChar w:fldCharType="end"/>
        </w:r>
        <w:r>
          <w:rPr>
            <w:sz w:val="20"/>
            <w:szCs w:val="20"/>
          </w:rPr>
          <w:delText>.</w:delText>
        </w:r>
      </w:del>
    </w:p>
    <w:p w14:paraId="7BB5CBBE" w14:textId="5E765C87" w:rsidR="009D524A" w:rsidRDefault="009D524A" w:rsidP="009D524A">
      <w:pPr>
        <w:pStyle w:val="Heading2"/>
        <w:rPr>
          <w:rFonts w:asciiTheme="minorHAnsi" w:hAnsiTheme="minorHAnsi"/>
          <w:b w:val="0"/>
          <w:bCs w:val="0"/>
          <w:color w:val="1E2761"/>
          <w:sz w:val="24"/>
          <w:szCs w:val="24"/>
          <w:lang w:eastAsia="en-US"/>
        </w:rPr>
      </w:pPr>
      <w:r w:rsidRPr="009D524A">
        <w:rPr>
          <w:rFonts w:asciiTheme="minorHAnsi" w:hAnsiTheme="minorHAnsi"/>
          <w:b w:val="0"/>
          <w:bCs w:val="0"/>
          <w:color w:val="1E2761"/>
          <w:sz w:val="24"/>
          <w:szCs w:val="24"/>
          <w:lang w:eastAsia="en-US"/>
        </w:rPr>
        <w:t>Configurations</w:t>
      </w:r>
      <w:bookmarkEnd w:id="369"/>
      <w:r w:rsidRPr="009D524A">
        <w:rPr>
          <w:rFonts w:asciiTheme="minorHAnsi" w:hAnsiTheme="minorHAnsi"/>
          <w:b w:val="0"/>
          <w:bCs w:val="0"/>
          <w:color w:val="1E2761"/>
          <w:sz w:val="24"/>
          <w:szCs w:val="24"/>
          <w:lang w:eastAsia="en-US"/>
        </w:rPr>
        <w:t xml:space="preserve"> </w:t>
      </w:r>
    </w:p>
    <w:p w14:paraId="12A5D184" w14:textId="530538B3" w:rsidR="009D524A" w:rsidRDefault="009D524A" w:rsidP="009D524A">
      <w:r w:rsidRPr="009D524A">
        <w:t xml:space="preserve">This </w:t>
      </w:r>
      <w:r>
        <w:t>section demonstrates sample configurations for Azure front door and APIM Instance</w:t>
      </w:r>
    </w:p>
    <w:p w14:paraId="088131AE" w14:textId="77777777" w:rsidR="00296A0D" w:rsidRPr="00296A0D" w:rsidRDefault="009D524A" w:rsidP="00296A0D">
      <w:pPr>
        <w:pStyle w:val="Heading3"/>
        <w:rPr>
          <w:ins w:id="383" w:author="Joycell Sundararaj - Chaucer" w:date="2026-09-29T23:27:00Z" w16du:dateUtc="2026-09-29T22:27:00Z"/>
          <w:rPrChange w:id="384" w:author="Joycell Sundararaj - Chaucer" w:date="2026-09-29T23:28:00Z" w16du:dateUtc="2026-09-29T22:28:00Z">
            <w:rPr>
              <w:ins w:id="385" w:author="Joycell Sundararaj - Chaucer" w:date="2026-09-29T23:27:00Z" w16du:dateUtc="2026-09-29T22:27:00Z"/>
              <w:lang w:val="en-US"/>
            </w:rPr>
          </w:rPrChange>
        </w:rPr>
      </w:pPr>
      <w:bookmarkStart w:id="386" w:name="_Toc241523866"/>
      <w:r w:rsidRPr="00296A0D">
        <w:rPr>
          <w:rPrChange w:id="387" w:author="Joycell Sundararaj - Chaucer" w:date="2026-09-29T23:28:00Z" w16du:dateUtc="2026-09-29T22:28:00Z">
            <w:rPr>
              <w:lang w:val="en-US"/>
            </w:rPr>
          </w:rPrChange>
        </w:rPr>
        <w:t xml:space="preserve">6.6.1 Azure </w:t>
      </w:r>
      <w:r w:rsidR="00296A0D" w:rsidRPr="00296A0D">
        <w:rPr>
          <w:rPrChange w:id="388" w:author="Joycell Sundararaj - Chaucer" w:date="2026-09-29T23:28:00Z" w16du:dateUtc="2026-09-29T22:28:00Z">
            <w:rPr>
              <w:lang w:val="en-US"/>
            </w:rPr>
          </w:rPrChange>
        </w:rPr>
        <w:t>F</w:t>
      </w:r>
      <w:r w:rsidRPr="00296A0D">
        <w:rPr>
          <w:rPrChange w:id="389" w:author="Joycell Sundararaj - Chaucer" w:date="2026-09-29T23:28:00Z" w16du:dateUtc="2026-09-29T22:28:00Z">
            <w:rPr>
              <w:lang w:val="en-US"/>
            </w:rPr>
          </w:rPrChange>
        </w:rPr>
        <w:t xml:space="preserve">ront </w:t>
      </w:r>
      <w:r w:rsidR="00296A0D" w:rsidRPr="00296A0D">
        <w:rPr>
          <w:rPrChange w:id="390" w:author="Joycell Sundararaj - Chaucer" w:date="2026-09-29T23:28:00Z" w16du:dateUtc="2026-09-29T22:28:00Z">
            <w:rPr>
              <w:lang w:val="en-US"/>
            </w:rPr>
          </w:rPrChange>
        </w:rPr>
        <w:t>D</w:t>
      </w:r>
      <w:r w:rsidRPr="00296A0D">
        <w:rPr>
          <w:rPrChange w:id="391" w:author="Joycell Sundararaj - Chaucer" w:date="2026-09-29T23:28:00Z" w16du:dateUtc="2026-09-29T22:28:00Z">
            <w:rPr>
              <w:lang w:val="en-US"/>
            </w:rPr>
          </w:rPrChange>
        </w:rPr>
        <w:t>oor</w:t>
      </w:r>
      <w:bookmarkEnd w:id="386"/>
    </w:p>
    <w:p w14:paraId="45EE1FC7" w14:textId="51502256" w:rsidR="00296A0D" w:rsidRPr="00296A0D" w:rsidDel="00296A0D" w:rsidRDefault="00296A0D" w:rsidP="00296A0D">
      <w:pPr>
        <w:pStyle w:val="Heading3"/>
        <w:rPr>
          <w:del w:id="392" w:author="Joycell Sundararaj - Chaucer" w:date="2026-09-29T23:28:00Z" w16du:dateUtc="2026-09-29T22:28:00Z"/>
          <w:rFonts w:ascii="Noe Text" w:eastAsia="Noe Text" w:hAnsi="Noe Text" w:cs="Noe Text"/>
          <w:b w:val="0"/>
          <w:bCs w:val="0"/>
          <w:color w:val="333333"/>
          <w:sz w:val="20"/>
          <w:szCs w:val="20"/>
          <w:rPrChange w:id="393" w:author="Joycell Sundararaj - Chaucer" w:date="2026-09-29T23:27:00Z" w16du:dateUtc="2026-09-29T22:27:00Z">
            <w:rPr>
              <w:del w:id="394" w:author="Joycell Sundararaj - Chaucer" w:date="2026-09-29T23:28:00Z" w16du:dateUtc="2026-09-29T22:28:00Z"/>
              <w:lang w:val="en-US"/>
            </w:rPr>
          </w:rPrChange>
        </w:rPr>
      </w:pPr>
    </w:p>
    <w:p w14:paraId="2AFBE8A1" w14:textId="5966B7A7" w:rsidR="008120BA" w:rsidRPr="004C0AA5" w:rsidRDefault="004C0AA5" w:rsidP="00296A0D">
      <w:pPr>
        <w:pStyle w:val="Heading3"/>
      </w:pPr>
      <w:r>
        <w:t>6.</w:t>
      </w:r>
      <w:r w:rsidR="00FF50B2">
        <w:t xml:space="preserve">6.2 APIM </w:t>
      </w:r>
      <w:r w:rsidR="008120BA" w:rsidRPr="004C0AA5">
        <w:t>Instance Composition</w:t>
      </w:r>
    </w:p>
    <w:p w14:paraId="2588897A" w14:textId="77777777" w:rsidR="008120BA" w:rsidRPr="00D74F37" w:rsidRDefault="008120BA" w:rsidP="008120BA">
      <w:pPr>
        <w:rPr>
          <w:sz w:val="20"/>
          <w:szCs w:val="20"/>
        </w:rPr>
      </w:pPr>
      <w:r w:rsidRPr="00D74F37">
        <w:rPr>
          <w:sz w:val="20"/>
          <w:szCs w:val="20"/>
        </w:rPr>
        <w:t>Following the APIM tier selection in Section 3.</w:t>
      </w:r>
      <w:r>
        <w:rPr>
          <w:sz w:val="20"/>
          <w:szCs w:val="20"/>
        </w:rPr>
        <w:t>4</w:t>
      </w:r>
      <w:r w:rsidRPr="00D74F37">
        <w:rPr>
          <w:sz w:val="20"/>
          <w:szCs w:val="20"/>
        </w:rPr>
        <w:t>, this section describes the proposed target configuration for the APIM platform, including service tier, regional deployment, network mode, custom domains, TLS, and identity. The values shown represent the target-state design; custom domains are illustrative, and regional and networking choices remain subject to alignment with Chaucer's landing zone and naming standards.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1450"/>
        <w:gridCol w:w="2126"/>
      </w:tblGrid>
      <w:tr w:rsidR="008120BA" w:rsidRPr="004D5371" w14:paraId="1DE6A447"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0EC30C" w14:textId="77777777" w:rsidR="008120BA" w:rsidRDefault="008120BA">
            <w:pPr>
              <w:rPr>
                <w:b/>
                <w:bCs/>
                <w:color w:val="000000" w:themeColor="text1"/>
                <w:sz w:val="20"/>
                <w:szCs w:val="20"/>
              </w:rPr>
            </w:pPr>
          </w:p>
          <w:p w14:paraId="0B5D5FE8" w14:textId="77777777" w:rsidR="008120BA" w:rsidRPr="004D5371" w:rsidRDefault="008120BA">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834F1C5" w14:textId="77777777" w:rsidR="008120BA" w:rsidRPr="004D5371" w:rsidRDefault="008120BA">
            <w:pPr>
              <w:rPr>
                <w:sz w:val="20"/>
                <w:szCs w:val="20"/>
              </w:rPr>
            </w:pPr>
            <w:r w:rsidRPr="004D5371">
              <w:rPr>
                <w:b/>
                <w:bCs/>
                <w:color w:val="000000" w:themeColor="text1"/>
                <w:sz w:val="20"/>
                <w:szCs w:val="20"/>
              </w:rPr>
              <w:t>Proposed value</w:t>
            </w:r>
          </w:p>
        </w:tc>
        <w:tc>
          <w:tcPr>
            <w:tcW w:w="14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2BDCA9" w14:textId="77777777" w:rsidR="008120BA" w:rsidRPr="004D5371" w:rsidRDefault="008120BA">
            <w:pPr>
              <w:rPr>
                <w:sz w:val="20"/>
                <w:szCs w:val="20"/>
              </w:rPr>
            </w:pPr>
            <w:r w:rsidRPr="004D5371">
              <w:rPr>
                <w:b/>
                <w:bCs/>
                <w:color w:val="000000" w:themeColor="text1"/>
                <w:sz w:val="20"/>
                <w:szCs w:val="20"/>
              </w:rPr>
              <w:t>Status</w:t>
            </w:r>
          </w:p>
        </w:tc>
        <w:tc>
          <w:tcPr>
            <w:tcW w:w="2126" w:type="dxa"/>
            <w:tcBorders>
              <w:bottom w:val="single" w:sz="12" w:space="0" w:color="000000" w:themeColor="text1"/>
            </w:tcBorders>
            <w:shd w:val="clear" w:color="auto" w:fill="C1CDEC" w:themeFill="accent1" w:themeFillTint="33"/>
          </w:tcPr>
          <w:p w14:paraId="27BD22A4" w14:textId="77777777" w:rsidR="008120BA" w:rsidRPr="004D5371" w:rsidRDefault="008120BA">
            <w:pPr>
              <w:rPr>
                <w:b/>
                <w:bCs/>
                <w:color w:val="000000" w:themeColor="text1"/>
                <w:sz w:val="20"/>
                <w:szCs w:val="20"/>
              </w:rPr>
            </w:pPr>
            <w:r w:rsidRPr="009815DF">
              <w:rPr>
                <w:b/>
                <w:bCs/>
                <w:color w:val="000000" w:themeColor="text1"/>
                <w:sz w:val="20"/>
                <w:szCs w:val="20"/>
              </w:rPr>
              <w:t>Technical Rationale</w:t>
            </w:r>
          </w:p>
        </w:tc>
      </w:tr>
      <w:tr w:rsidR="008120BA" w:rsidRPr="004D5371" w14:paraId="18D693F2" w14:textId="77777777">
        <w:tc>
          <w:tcPr>
            <w:tcW w:w="3100" w:type="dxa"/>
            <w:tcMar>
              <w:top w:w="70" w:type="dxa"/>
              <w:left w:w="100" w:type="dxa"/>
              <w:bottom w:w="70" w:type="dxa"/>
              <w:right w:w="100" w:type="dxa"/>
            </w:tcMar>
            <w:vAlign w:val="center"/>
          </w:tcPr>
          <w:p w14:paraId="34390233" w14:textId="77777777" w:rsidR="008120BA" w:rsidRPr="004D5371" w:rsidRDefault="008120BA">
            <w:pPr>
              <w:rPr>
                <w:sz w:val="20"/>
                <w:szCs w:val="20"/>
              </w:rPr>
            </w:pPr>
            <w:r w:rsidRPr="009815DF">
              <w:rPr>
                <w:sz w:val="20"/>
                <w:szCs w:val="20"/>
              </w:rPr>
              <w:t>Service Tier</w:t>
            </w:r>
          </w:p>
        </w:tc>
        <w:tc>
          <w:tcPr>
            <w:tcW w:w="3100" w:type="dxa"/>
            <w:tcMar>
              <w:top w:w="70" w:type="dxa"/>
              <w:left w:w="100" w:type="dxa"/>
              <w:bottom w:w="70" w:type="dxa"/>
              <w:right w:w="100" w:type="dxa"/>
            </w:tcMar>
            <w:vAlign w:val="center"/>
          </w:tcPr>
          <w:p w14:paraId="0A16202B" w14:textId="77777777" w:rsidR="008120BA" w:rsidRPr="004D5371" w:rsidRDefault="008120BA">
            <w:pPr>
              <w:rPr>
                <w:sz w:val="20"/>
                <w:szCs w:val="20"/>
              </w:rPr>
            </w:pPr>
            <w:r w:rsidRPr="009815DF">
              <w:rPr>
                <w:sz w:val="20"/>
                <w:szCs w:val="20"/>
              </w:rPr>
              <w:t>Premium v2</w:t>
            </w:r>
          </w:p>
        </w:tc>
        <w:tc>
          <w:tcPr>
            <w:tcW w:w="1450" w:type="dxa"/>
            <w:tcMar>
              <w:top w:w="70" w:type="dxa"/>
              <w:left w:w="100" w:type="dxa"/>
              <w:bottom w:w="70" w:type="dxa"/>
              <w:right w:w="100" w:type="dxa"/>
            </w:tcMar>
            <w:vAlign w:val="center"/>
          </w:tcPr>
          <w:p w14:paraId="0DDCC999" w14:textId="77777777" w:rsidR="008120BA" w:rsidRPr="004D5371" w:rsidRDefault="008120BA">
            <w:pPr>
              <w:rPr>
                <w:sz w:val="20"/>
                <w:szCs w:val="20"/>
              </w:rPr>
            </w:pPr>
            <w:r w:rsidRPr="004D5371">
              <w:rPr>
                <w:sz w:val="20"/>
                <w:szCs w:val="20"/>
              </w:rPr>
              <w:t>Proposed</w:t>
            </w:r>
          </w:p>
        </w:tc>
        <w:tc>
          <w:tcPr>
            <w:tcW w:w="2126" w:type="dxa"/>
          </w:tcPr>
          <w:p w14:paraId="6A2E99FE" w14:textId="77777777" w:rsidR="008120BA" w:rsidRPr="004D5371" w:rsidRDefault="008120BA">
            <w:pPr>
              <w:rPr>
                <w:sz w:val="20"/>
                <w:szCs w:val="20"/>
              </w:rPr>
            </w:pPr>
            <w:r w:rsidRPr="009815DF">
              <w:rPr>
                <w:sz w:val="20"/>
                <w:szCs w:val="20"/>
              </w:rPr>
              <w:t>Unlocks v2 architecture benefits</w:t>
            </w:r>
            <w:r>
              <w:rPr>
                <w:sz w:val="20"/>
                <w:szCs w:val="20"/>
              </w:rPr>
              <w:t>,</w:t>
            </w:r>
            <w:r w:rsidRPr="009815DF">
              <w:rPr>
                <w:sz w:val="20"/>
                <w:szCs w:val="20"/>
              </w:rPr>
              <w:t xml:space="preserve"> eliminates legacy cloud service (Classic) dependencies.</w:t>
            </w:r>
          </w:p>
        </w:tc>
      </w:tr>
      <w:tr w:rsidR="008120BA" w:rsidRPr="004D5371" w14:paraId="315200BC" w14:textId="77777777">
        <w:tc>
          <w:tcPr>
            <w:tcW w:w="3100" w:type="dxa"/>
            <w:tcMar>
              <w:top w:w="70" w:type="dxa"/>
              <w:left w:w="100" w:type="dxa"/>
              <w:bottom w:w="70" w:type="dxa"/>
              <w:right w:w="100" w:type="dxa"/>
            </w:tcMar>
            <w:vAlign w:val="center"/>
          </w:tcPr>
          <w:p w14:paraId="7AF66940" w14:textId="77777777" w:rsidR="008120BA" w:rsidRPr="004D5371" w:rsidRDefault="008120BA">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A30C13F" w14:textId="77777777" w:rsidR="008120BA" w:rsidRPr="004D5371" w:rsidRDefault="008120BA">
            <w:pPr>
              <w:rPr>
                <w:sz w:val="20"/>
                <w:szCs w:val="20"/>
              </w:rPr>
            </w:pPr>
            <w:r w:rsidRPr="004D5371">
              <w:rPr>
                <w:sz w:val="20"/>
                <w:szCs w:val="20"/>
              </w:rPr>
              <w:t>UK South</w:t>
            </w:r>
          </w:p>
        </w:tc>
        <w:tc>
          <w:tcPr>
            <w:tcW w:w="1450" w:type="dxa"/>
            <w:tcMar>
              <w:top w:w="70" w:type="dxa"/>
              <w:left w:w="100" w:type="dxa"/>
              <w:bottom w:w="70" w:type="dxa"/>
              <w:right w:w="100" w:type="dxa"/>
            </w:tcMar>
            <w:vAlign w:val="center"/>
          </w:tcPr>
          <w:p w14:paraId="1B72779D" w14:textId="77777777" w:rsidR="008120BA" w:rsidRPr="004D5371" w:rsidRDefault="008120BA">
            <w:pPr>
              <w:rPr>
                <w:sz w:val="20"/>
                <w:szCs w:val="20"/>
              </w:rPr>
            </w:pPr>
            <w:r>
              <w:rPr>
                <w:sz w:val="20"/>
                <w:szCs w:val="20"/>
              </w:rPr>
              <w:t xml:space="preserve">Strategic </w:t>
            </w:r>
          </w:p>
        </w:tc>
        <w:tc>
          <w:tcPr>
            <w:tcW w:w="2126" w:type="dxa"/>
          </w:tcPr>
          <w:p w14:paraId="116380D4" w14:textId="77777777" w:rsidR="008120BA" w:rsidRPr="004D5371" w:rsidRDefault="008120BA">
            <w:pPr>
              <w:rPr>
                <w:sz w:val="20"/>
                <w:szCs w:val="20"/>
              </w:rPr>
            </w:pPr>
            <w:r w:rsidRPr="009815DF">
              <w:rPr>
                <w:sz w:val="20"/>
                <w:szCs w:val="20"/>
              </w:rPr>
              <w:t xml:space="preserve">Deployed as </w:t>
            </w:r>
            <w:r>
              <w:rPr>
                <w:sz w:val="20"/>
                <w:szCs w:val="20"/>
              </w:rPr>
              <w:t>in</w:t>
            </w:r>
            <w:r w:rsidRPr="009815DF">
              <w:rPr>
                <w:sz w:val="20"/>
                <w:szCs w:val="20"/>
              </w:rPr>
              <w:t xml:space="preserve"> regional instances orchestrated via Azure Front Door.</w:t>
            </w:r>
          </w:p>
        </w:tc>
      </w:tr>
      <w:tr w:rsidR="008120BA" w:rsidRPr="004D5371" w14:paraId="38504970" w14:textId="77777777">
        <w:tc>
          <w:tcPr>
            <w:tcW w:w="3100" w:type="dxa"/>
            <w:tcMar>
              <w:top w:w="70" w:type="dxa"/>
              <w:left w:w="100" w:type="dxa"/>
              <w:bottom w:w="70" w:type="dxa"/>
              <w:right w:w="100" w:type="dxa"/>
            </w:tcMar>
            <w:vAlign w:val="center"/>
          </w:tcPr>
          <w:p w14:paraId="31F2FD38" w14:textId="77777777" w:rsidR="008120BA" w:rsidRPr="004D5371" w:rsidRDefault="008120BA">
            <w:pPr>
              <w:rPr>
                <w:sz w:val="20"/>
                <w:szCs w:val="20"/>
              </w:rPr>
            </w:pPr>
            <w:r w:rsidRPr="009815DF">
              <w:rPr>
                <w:sz w:val="20"/>
                <w:szCs w:val="20"/>
              </w:rPr>
              <w:t>Availability Zones</w:t>
            </w:r>
          </w:p>
        </w:tc>
        <w:tc>
          <w:tcPr>
            <w:tcW w:w="3100" w:type="dxa"/>
            <w:tcMar>
              <w:top w:w="70" w:type="dxa"/>
              <w:left w:w="100" w:type="dxa"/>
              <w:bottom w:w="70" w:type="dxa"/>
              <w:right w:w="100" w:type="dxa"/>
            </w:tcMar>
            <w:vAlign w:val="center"/>
          </w:tcPr>
          <w:p w14:paraId="51E92DC7" w14:textId="77777777" w:rsidR="008120BA" w:rsidRPr="004D5371" w:rsidRDefault="008120BA">
            <w:pPr>
              <w:rPr>
                <w:sz w:val="20"/>
                <w:szCs w:val="20"/>
              </w:rPr>
            </w:pPr>
            <w:r w:rsidRPr="009815DF">
              <w:rPr>
                <w:sz w:val="20"/>
                <w:szCs w:val="20"/>
              </w:rPr>
              <w:t>Zone-Redundant</w:t>
            </w:r>
            <w:r>
              <w:rPr>
                <w:sz w:val="20"/>
                <w:szCs w:val="20"/>
              </w:rPr>
              <w:t xml:space="preserve"> – 2 zone</w:t>
            </w:r>
          </w:p>
        </w:tc>
        <w:tc>
          <w:tcPr>
            <w:tcW w:w="1450" w:type="dxa"/>
            <w:tcMar>
              <w:top w:w="70" w:type="dxa"/>
              <w:left w:w="100" w:type="dxa"/>
              <w:bottom w:w="70" w:type="dxa"/>
              <w:right w:w="100" w:type="dxa"/>
            </w:tcMar>
            <w:vAlign w:val="center"/>
          </w:tcPr>
          <w:p w14:paraId="798DFC5D" w14:textId="77777777" w:rsidR="008120BA" w:rsidRDefault="008120BA">
            <w:pPr>
              <w:rPr>
                <w:sz w:val="20"/>
                <w:szCs w:val="20"/>
              </w:rPr>
            </w:pPr>
            <w:r w:rsidRPr="009815DF">
              <w:rPr>
                <w:sz w:val="20"/>
                <w:szCs w:val="20"/>
              </w:rPr>
              <w:t>Proposed</w:t>
            </w:r>
          </w:p>
        </w:tc>
        <w:tc>
          <w:tcPr>
            <w:tcW w:w="2126" w:type="dxa"/>
          </w:tcPr>
          <w:p w14:paraId="57176A27" w14:textId="77777777" w:rsidR="008120BA" w:rsidRPr="009815DF" w:rsidRDefault="008120BA">
            <w:pPr>
              <w:rPr>
                <w:sz w:val="20"/>
                <w:szCs w:val="20"/>
              </w:rPr>
            </w:pPr>
            <w:r w:rsidRPr="009815DF">
              <w:rPr>
                <w:sz w:val="20"/>
                <w:szCs w:val="20"/>
              </w:rPr>
              <w:t xml:space="preserve">Deployed across </w:t>
            </w:r>
            <w:r>
              <w:rPr>
                <w:sz w:val="20"/>
                <w:szCs w:val="20"/>
              </w:rPr>
              <w:t>2</w:t>
            </w:r>
            <w:r w:rsidRPr="009815DF">
              <w:rPr>
                <w:sz w:val="20"/>
                <w:szCs w:val="20"/>
              </w:rPr>
              <w:t xml:space="preserve"> Availability Zones within </w:t>
            </w:r>
            <w:r>
              <w:rPr>
                <w:sz w:val="20"/>
                <w:szCs w:val="20"/>
              </w:rPr>
              <w:t>single region.</w:t>
            </w:r>
          </w:p>
        </w:tc>
      </w:tr>
      <w:tr w:rsidR="008120BA" w:rsidRPr="004D5371" w14:paraId="11AEBBFE" w14:textId="77777777">
        <w:tc>
          <w:tcPr>
            <w:tcW w:w="3100" w:type="dxa"/>
            <w:tcMar>
              <w:top w:w="70" w:type="dxa"/>
              <w:left w:w="100" w:type="dxa"/>
              <w:bottom w:w="70" w:type="dxa"/>
              <w:right w:w="100" w:type="dxa"/>
            </w:tcMar>
            <w:vAlign w:val="center"/>
          </w:tcPr>
          <w:p w14:paraId="7B1E1D68" w14:textId="77777777" w:rsidR="008120BA" w:rsidRPr="004D5371" w:rsidRDefault="008120BA">
            <w:pPr>
              <w:rPr>
                <w:sz w:val="20"/>
                <w:szCs w:val="20"/>
              </w:rPr>
            </w:pPr>
            <w:r w:rsidRPr="009815DF">
              <w:rPr>
                <w:sz w:val="20"/>
                <w:szCs w:val="20"/>
              </w:rPr>
              <w:t>Networking Mode</w:t>
            </w:r>
          </w:p>
        </w:tc>
        <w:tc>
          <w:tcPr>
            <w:tcW w:w="3100" w:type="dxa"/>
            <w:tcMar>
              <w:top w:w="70" w:type="dxa"/>
              <w:left w:w="100" w:type="dxa"/>
              <w:bottom w:w="70" w:type="dxa"/>
              <w:right w:w="100" w:type="dxa"/>
            </w:tcMar>
            <w:vAlign w:val="center"/>
          </w:tcPr>
          <w:p w14:paraId="4D5B292C" w14:textId="77777777" w:rsidR="008120BA" w:rsidRPr="004D5371" w:rsidRDefault="008120BA">
            <w:pPr>
              <w:rPr>
                <w:sz w:val="20"/>
                <w:szCs w:val="20"/>
              </w:rPr>
            </w:pPr>
            <w:r w:rsidRPr="009815DF">
              <w:rPr>
                <w:sz w:val="20"/>
                <w:szCs w:val="20"/>
              </w:rPr>
              <w:t xml:space="preserve">VNet </w:t>
            </w:r>
            <w:r>
              <w:rPr>
                <w:sz w:val="20"/>
                <w:szCs w:val="20"/>
              </w:rPr>
              <w:t>Injection</w:t>
            </w:r>
            <w:r w:rsidRPr="009815DF">
              <w:rPr>
                <w:sz w:val="20"/>
                <w:szCs w:val="20"/>
              </w:rPr>
              <w:t xml:space="preserve"> &amp; Private Endpoints</w:t>
            </w:r>
          </w:p>
        </w:tc>
        <w:tc>
          <w:tcPr>
            <w:tcW w:w="1450" w:type="dxa"/>
            <w:tcMar>
              <w:top w:w="70" w:type="dxa"/>
              <w:left w:w="100" w:type="dxa"/>
              <w:bottom w:w="70" w:type="dxa"/>
              <w:right w:w="100" w:type="dxa"/>
            </w:tcMar>
            <w:vAlign w:val="center"/>
          </w:tcPr>
          <w:p w14:paraId="3D4769B5" w14:textId="77777777" w:rsidR="008120BA" w:rsidRPr="004D5371" w:rsidRDefault="008120BA">
            <w:pPr>
              <w:rPr>
                <w:sz w:val="20"/>
                <w:szCs w:val="20"/>
              </w:rPr>
            </w:pPr>
            <w:r w:rsidRPr="009815DF">
              <w:rPr>
                <w:sz w:val="20"/>
                <w:szCs w:val="20"/>
              </w:rPr>
              <w:t>Proposed</w:t>
            </w:r>
          </w:p>
        </w:tc>
        <w:tc>
          <w:tcPr>
            <w:tcW w:w="2126" w:type="dxa"/>
          </w:tcPr>
          <w:p w14:paraId="77AF0DBB" w14:textId="77777777" w:rsidR="008120BA" w:rsidRPr="004D5371" w:rsidRDefault="008120BA">
            <w:pPr>
              <w:rPr>
                <w:sz w:val="20"/>
                <w:szCs w:val="20"/>
              </w:rPr>
            </w:pPr>
            <w:r w:rsidRPr="009815DF">
              <w:rPr>
                <w:sz w:val="20"/>
                <w:szCs w:val="20"/>
              </w:rPr>
              <w:t>Standard v2 private networking pattern (Inbound via Private Endpoints</w:t>
            </w:r>
            <w:r>
              <w:rPr>
                <w:sz w:val="20"/>
                <w:szCs w:val="20"/>
              </w:rPr>
              <w:t>,</w:t>
            </w:r>
            <w:r w:rsidRPr="009815DF">
              <w:rPr>
                <w:sz w:val="20"/>
                <w:szCs w:val="20"/>
              </w:rPr>
              <w:t xml:space="preserve"> Outbound via VNet Integration subnet).</w:t>
            </w:r>
          </w:p>
        </w:tc>
      </w:tr>
      <w:tr w:rsidR="008120BA" w:rsidRPr="004D5371" w14:paraId="03275995" w14:textId="77777777">
        <w:tc>
          <w:tcPr>
            <w:tcW w:w="3100" w:type="dxa"/>
            <w:tcMar>
              <w:top w:w="70" w:type="dxa"/>
              <w:left w:w="100" w:type="dxa"/>
              <w:bottom w:w="70" w:type="dxa"/>
              <w:right w:w="100" w:type="dxa"/>
            </w:tcMar>
            <w:vAlign w:val="center"/>
          </w:tcPr>
          <w:p w14:paraId="776EB8E4" w14:textId="77777777" w:rsidR="008120BA" w:rsidRPr="004D5371" w:rsidRDefault="008120BA">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6DB7F6D1" w14:textId="77777777" w:rsidR="008120BA" w:rsidRPr="004D5371" w:rsidRDefault="008120BA">
            <w:pPr>
              <w:rPr>
                <w:sz w:val="20"/>
                <w:szCs w:val="20"/>
              </w:rPr>
            </w:pPr>
            <w:r w:rsidRPr="004D5371">
              <w:rPr>
                <w:sz w:val="20"/>
                <w:szCs w:val="20"/>
              </w:rPr>
              <w:t>api.organization.com (external), api-internal.organization.com (internal)</w:t>
            </w:r>
          </w:p>
        </w:tc>
        <w:tc>
          <w:tcPr>
            <w:tcW w:w="1450" w:type="dxa"/>
            <w:tcMar>
              <w:top w:w="70" w:type="dxa"/>
              <w:left w:w="100" w:type="dxa"/>
              <w:bottom w:w="70" w:type="dxa"/>
              <w:right w:w="100" w:type="dxa"/>
            </w:tcMar>
            <w:vAlign w:val="center"/>
          </w:tcPr>
          <w:p w14:paraId="458490A8" w14:textId="77777777" w:rsidR="008120BA" w:rsidRPr="004D5371" w:rsidRDefault="008120BA">
            <w:pPr>
              <w:rPr>
                <w:sz w:val="20"/>
                <w:szCs w:val="20"/>
              </w:rPr>
            </w:pPr>
            <w:r>
              <w:rPr>
                <w:sz w:val="20"/>
                <w:szCs w:val="20"/>
              </w:rPr>
              <w:t>Dummy</w:t>
            </w:r>
            <w:r w:rsidRPr="004D5371">
              <w:rPr>
                <w:sz w:val="20"/>
                <w:szCs w:val="20"/>
              </w:rPr>
              <w:t xml:space="preserve"> placeholder</w:t>
            </w:r>
          </w:p>
        </w:tc>
        <w:tc>
          <w:tcPr>
            <w:tcW w:w="2126" w:type="dxa"/>
          </w:tcPr>
          <w:p w14:paraId="09AE6A0E" w14:textId="77777777" w:rsidR="008120BA" w:rsidRPr="004D5371" w:rsidRDefault="008120BA">
            <w:pPr>
              <w:rPr>
                <w:sz w:val="20"/>
                <w:szCs w:val="20"/>
              </w:rPr>
            </w:pPr>
            <w:r w:rsidRPr="009815DF">
              <w:rPr>
                <w:sz w:val="20"/>
                <w:szCs w:val="20"/>
              </w:rPr>
              <w:t>Domain names map to Front Door (External) and Private IP / Internal DNS (Internal).</w:t>
            </w:r>
          </w:p>
        </w:tc>
      </w:tr>
      <w:tr w:rsidR="008120BA" w:rsidRPr="004D5371" w14:paraId="6D7AD7FF" w14:textId="77777777">
        <w:tc>
          <w:tcPr>
            <w:tcW w:w="3100" w:type="dxa"/>
            <w:tcMar>
              <w:top w:w="70" w:type="dxa"/>
              <w:left w:w="100" w:type="dxa"/>
              <w:bottom w:w="70" w:type="dxa"/>
              <w:right w:w="100" w:type="dxa"/>
            </w:tcMar>
            <w:vAlign w:val="center"/>
          </w:tcPr>
          <w:p w14:paraId="17A448FA" w14:textId="77777777" w:rsidR="008120BA" w:rsidRPr="004D5371" w:rsidRDefault="008120BA">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149059DE" w14:textId="77777777" w:rsidR="008120BA" w:rsidRPr="004D5371" w:rsidRDefault="008120BA">
            <w:pPr>
              <w:rPr>
                <w:sz w:val="20"/>
                <w:szCs w:val="20"/>
              </w:rPr>
            </w:pPr>
            <w:r w:rsidRPr="009815DF">
              <w:rPr>
                <w:sz w:val="20"/>
                <w:szCs w:val="20"/>
              </w:rPr>
              <w:t>TLS 1.2 Minimum</w:t>
            </w:r>
          </w:p>
        </w:tc>
        <w:tc>
          <w:tcPr>
            <w:tcW w:w="1450" w:type="dxa"/>
            <w:tcMar>
              <w:top w:w="70" w:type="dxa"/>
              <w:left w:w="100" w:type="dxa"/>
              <w:bottom w:w="70" w:type="dxa"/>
              <w:right w:w="100" w:type="dxa"/>
            </w:tcMar>
            <w:vAlign w:val="center"/>
          </w:tcPr>
          <w:p w14:paraId="00D4693A" w14:textId="77777777" w:rsidR="008120BA" w:rsidRPr="004D5371" w:rsidRDefault="008120BA">
            <w:pPr>
              <w:rPr>
                <w:sz w:val="20"/>
                <w:szCs w:val="20"/>
              </w:rPr>
            </w:pPr>
            <w:r w:rsidRPr="004D5371">
              <w:rPr>
                <w:sz w:val="20"/>
                <w:szCs w:val="20"/>
              </w:rPr>
              <w:t>Proposed standard</w:t>
            </w:r>
          </w:p>
        </w:tc>
        <w:tc>
          <w:tcPr>
            <w:tcW w:w="2126" w:type="dxa"/>
          </w:tcPr>
          <w:p w14:paraId="6FD585CC" w14:textId="77777777" w:rsidR="008120BA" w:rsidRPr="004D5371" w:rsidRDefault="008120BA">
            <w:pPr>
              <w:rPr>
                <w:sz w:val="20"/>
                <w:szCs w:val="20"/>
              </w:rPr>
            </w:pPr>
            <w:r w:rsidRPr="009815DF">
              <w:rPr>
                <w:sz w:val="20"/>
                <w:szCs w:val="20"/>
              </w:rPr>
              <w:t>Enforces TLS 1.2+ minimum across all endpoints</w:t>
            </w:r>
            <w:r>
              <w:rPr>
                <w:sz w:val="20"/>
                <w:szCs w:val="20"/>
              </w:rPr>
              <w:t>,</w:t>
            </w:r>
            <w:r w:rsidRPr="009815DF">
              <w:rPr>
                <w:sz w:val="20"/>
                <w:szCs w:val="20"/>
              </w:rPr>
              <w:t xml:space="preserve"> legacy </w:t>
            </w:r>
            <w:r w:rsidRPr="009815DF">
              <w:rPr>
                <w:sz w:val="20"/>
                <w:szCs w:val="20"/>
              </w:rPr>
              <w:lastRenderedPageBreak/>
              <w:t>ciphers disabled by policy.</w:t>
            </w:r>
          </w:p>
        </w:tc>
      </w:tr>
      <w:tr w:rsidR="008120BA" w:rsidRPr="004D5371" w14:paraId="132B8E4D" w14:textId="77777777">
        <w:tc>
          <w:tcPr>
            <w:tcW w:w="3100" w:type="dxa"/>
            <w:tcMar>
              <w:top w:w="70" w:type="dxa"/>
              <w:left w:w="100" w:type="dxa"/>
              <w:bottom w:w="70" w:type="dxa"/>
              <w:right w:w="100" w:type="dxa"/>
            </w:tcMar>
            <w:vAlign w:val="center"/>
          </w:tcPr>
          <w:p w14:paraId="1CBD44CE" w14:textId="77777777" w:rsidR="008120BA" w:rsidRPr="004D5371" w:rsidRDefault="008120BA">
            <w:pPr>
              <w:rPr>
                <w:sz w:val="20"/>
                <w:szCs w:val="20"/>
              </w:rPr>
            </w:pPr>
            <w:commentRangeStart w:id="395"/>
            <w:r w:rsidRPr="004D5371">
              <w:rPr>
                <w:sz w:val="20"/>
                <w:szCs w:val="20"/>
              </w:rPr>
              <w:lastRenderedPageBreak/>
              <w:t>Managed identity</w:t>
            </w:r>
          </w:p>
        </w:tc>
        <w:tc>
          <w:tcPr>
            <w:tcW w:w="3100" w:type="dxa"/>
            <w:tcMar>
              <w:top w:w="70" w:type="dxa"/>
              <w:left w:w="100" w:type="dxa"/>
              <w:bottom w:w="70" w:type="dxa"/>
              <w:right w:w="100" w:type="dxa"/>
            </w:tcMar>
            <w:vAlign w:val="center"/>
          </w:tcPr>
          <w:p w14:paraId="24054D5B" w14:textId="77777777" w:rsidR="008120BA" w:rsidRPr="004D5371" w:rsidRDefault="008120BA">
            <w:pPr>
              <w:rPr>
                <w:sz w:val="20"/>
                <w:szCs w:val="20"/>
              </w:rPr>
            </w:pPr>
            <w:r w:rsidRPr="009815DF">
              <w:rPr>
                <w:sz w:val="20"/>
                <w:szCs w:val="20"/>
              </w:rPr>
              <w:t>User-Assigned Managed Identity</w:t>
            </w:r>
            <w:commentRangeEnd w:id="395"/>
            <w:r w:rsidR="009A5509" w:rsidRPr="004D5371">
              <w:rPr>
                <w:rStyle w:val="CommentReference"/>
                <w:sz w:val="20"/>
                <w:szCs w:val="20"/>
              </w:rPr>
              <w:commentReference w:id="395"/>
            </w:r>
          </w:p>
        </w:tc>
        <w:tc>
          <w:tcPr>
            <w:tcW w:w="1450" w:type="dxa"/>
            <w:tcMar>
              <w:top w:w="70" w:type="dxa"/>
              <w:left w:w="100" w:type="dxa"/>
              <w:bottom w:w="70" w:type="dxa"/>
              <w:right w:w="100" w:type="dxa"/>
            </w:tcMar>
            <w:vAlign w:val="center"/>
          </w:tcPr>
          <w:p w14:paraId="7A757093" w14:textId="77777777" w:rsidR="008120BA" w:rsidRPr="004D5371" w:rsidRDefault="008120BA">
            <w:pPr>
              <w:rPr>
                <w:sz w:val="20"/>
                <w:szCs w:val="20"/>
              </w:rPr>
            </w:pPr>
            <w:r w:rsidRPr="004D5371">
              <w:rPr>
                <w:sz w:val="20"/>
                <w:szCs w:val="20"/>
              </w:rPr>
              <w:t>Proposed</w:t>
            </w:r>
          </w:p>
        </w:tc>
        <w:tc>
          <w:tcPr>
            <w:tcW w:w="2126" w:type="dxa"/>
          </w:tcPr>
          <w:p w14:paraId="066CB36A" w14:textId="77777777" w:rsidR="008120BA" w:rsidRPr="004D5371" w:rsidRDefault="008120BA">
            <w:pPr>
              <w:rPr>
                <w:sz w:val="20"/>
                <w:szCs w:val="20"/>
              </w:rPr>
            </w:pPr>
            <w:r w:rsidRPr="009815DF">
              <w:rPr>
                <w:sz w:val="20"/>
                <w:szCs w:val="20"/>
              </w:rPr>
              <w:t>Enables resilient, cross-resource access to Azure Key Vault and Azure Monitor without lifecycle coupling.</w:t>
            </w:r>
          </w:p>
        </w:tc>
      </w:tr>
      <w:tr w:rsidR="008120BA" w:rsidRPr="004D5371" w14:paraId="650220B6" w14:textId="77777777">
        <w:tc>
          <w:tcPr>
            <w:tcW w:w="3100" w:type="dxa"/>
            <w:tcMar>
              <w:top w:w="70" w:type="dxa"/>
              <w:left w:w="100" w:type="dxa"/>
              <w:bottom w:w="70" w:type="dxa"/>
              <w:right w:w="100" w:type="dxa"/>
            </w:tcMar>
            <w:vAlign w:val="center"/>
          </w:tcPr>
          <w:p w14:paraId="08FEDA92" w14:textId="77777777" w:rsidR="008120BA" w:rsidRPr="004D5371" w:rsidRDefault="008120BA">
            <w:pPr>
              <w:rPr>
                <w:sz w:val="20"/>
                <w:szCs w:val="20"/>
              </w:rPr>
            </w:pPr>
            <w:r w:rsidRPr="009815DF">
              <w:rPr>
                <w:sz w:val="20"/>
                <w:szCs w:val="20"/>
              </w:rPr>
              <w:t>Developer Portal</w:t>
            </w:r>
          </w:p>
        </w:tc>
        <w:tc>
          <w:tcPr>
            <w:tcW w:w="3100" w:type="dxa"/>
            <w:tcMar>
              <w:top w:w="70" w:type="dxa"/>
              <w:left w:w="100" w:type="dxa"/>
              <w:bottom w:w="70" w:type="dxa"/>
              <w:right w:w="100" w:type="dxa"/>
            </w:tcMar>
            <w:vAlign w:val="center"/>
          </w:tcPr>
          <w:p w14:paraId="3413C82A" w14:textId="77777777" w:rsidR="008120BA" w:rsidRPr="009815DF" w:rsidRDefault="008120BA">
            <w:pPr>
              <w:rPr>
                <w:sz w:val="20"/>
                <w:szCs w:val="20"/>
              </w:rPr>
            </w:pPr>
            <w:r w:rsidRPr="009815DF">
              <w:rPr>
                <w:sz w:val="20"/>
                <w:szCs w:val="20"/>
              </w:rPr>
              <w:t>Internal-Only</w:t>
            </w:r>
          </w:p>
        </w:tc>
        <w:tc>
          <w:tcPr>
            <w:tcW w:w="1450" w:type="dxa"/>
            <w:tcMar>
              <w:top w:w="70" w:type="dxa"/>
              <w:left w:w="100" w:type="dxa"/>
              <w:bottom w:w="70" w:type="dxa"/>
              <w:right w:w="100" w:type="dxa"/>
            </w:tcMar>
            <w:vAlign w:val="center"/>
          </w:tcPr>
          <w:p w14:paraId="75F2C4C7" w14:textId="77777777" w:rsidR="008120BA" w:rsidRPr="004D5371" w:rsidRDefault="008120BA">
            <w:pPr>
              <w:rPr>
                <w:sz w:val="20"/>
                <w:szCs w:val="20"/>
              </w:rPr>
            </w:pPr>
            <w:r w:rsidRPr="009815DF">
              <w:rPr>
                <w:sz w:val="20"/>
                <w:szCs w:val="20"/>
              </w:rPr>
              <w:t>Proposed</w:t>
            </w:r>
          </w:p>
        </w:tc>
        <w:tc>
          <w:tcPr>
            <w:tcW w:w="2126" w:type="dxa"/>
          </w:tcPr>
          <w:p w14:paraId="7D73F81B" w14:textId="72057DF8" w:rsidR="008120BA" w:rsidRPr="009815DF" w:rsidRDefault="008120BA">
            <w:pPr>
              <w:rPr>
                <w:sz w:val="20"/>
                <w:szCs w:val="20"/>
              </w:rPr>
            </w:pPr>
            <w:r w:rsidRPr="009815DF">
              <w:rPr>
                <w:sz w:val="20"/>
                <w:szCs w:val="20"/>
              </w:rPr>
              <w:t xml:space="preserve">Public </w:t>
            </w:r>
            <w:del w:id="396" w:author="Joycell Sundararaj - Chaucer" w:date="2026-09-29T23:31:00Z" w16du:dateUtc="2026-09-29T22:31:00Z">
              <w:r w:rsidRPr="009815DF" w:rsidDel="00C513F9">
                <w:rPr>
                  <w:sz w:val="20"/>
                  <w:szCs w:val="20"/>
                </w:rPr>
                <w:delText>developer portal</w:delText>
              </w:r>
            </w:del>
            <w:ins w:id="397" w:author="Joycell Sundararaj - Chaucer" w:date="2026-09-29T23:31:00Z" w16du:dateUtc="2026-09-29T22:31:00Z">
              <w:r w:rsidR="00C513F9">
                <w:rPr>
                  <w:sz w:val="20"/>
                  <w:szCs w:val="20"/>
                </w:rPr>
                <w:t>access</w:t>
              </w:r>
            </w:ins>
            <w:r w:rsidRPr="009815DF">
              <w:rPr>
                <w:sz w:val="20"/>
                <w:szCs w:val="20"/>
              </w:rPr>
              <w:t xml:space="preserve"> disabled</w:t>
            </w:r>
            <w:r>
              <w:rPr>
                <w:sz w:val="20"/>
                <w:szCs w:val="20"/>
              </w:rPr>
              <w:t>,</w:t>
            </w:r>
            <w:r w:rsidRPr="009815DF">
              <w:rPr>
                <w:sz w:val="20"/>
                <w:szCs w:val="20"/>
              </w:rPr>
              <w:t xml:space="preserve"> access restricted via internal VNet routing or Entra ID SSO.</w:t>
            </w:r>
          </w:p>
        </w:tc>
      </w:tr>
    </w:tbl>
    <w:p w14:paraId="1DADDE88" w14:textId="77777777" w:rsidR="008120BA" w:rsidRDefault="008120BA" w:rsidP="008120BA">
      <w:pPr>
        <w:spacing w:after="140"/>
        <w:rPr>
          <w:sz w:val="20"/>
          <w:szCs w:val="20"/>
        </w:rPr>
      </w:pPr>
    </w:p>
    <w:p w14:paraId="323EB6E9" w14:textId="77777777" w:rsidR="008120BA" w:rsidRDefault="008120BA" w:rsidP="008120BA">
      <w:pPr>
        <w:spacing w:after="140"/>
        <w:rPr>
          <w:sz w:val="20"/>
          <w:szCs w:val="20"/>
        </w:rPr>
      </w:pPr>
      <w:r>
        <w:rPr>
          <w:sz w:val="20"/>
          <w:szCs w:val="20"/>
        </w:rPr>
        <w:t xml:space="preserve">The service scales in units, each a fixed block of gateway capacity. Production runs zone-redundant across Availability Zones and adds units as sustained traffic requires, rather than over-provisioning up front the capacity and cost model behind this is in </w:t>
      </w:r>
      <w:hyperlink w:anchor="_Toc241399571" w:history="1">
        <w:r>
          <w:rPr>
            <w:color w:val="0000FF"/>
            <w:u w:val="single"/>
          </w:rPr>
          <w:t>section 15</w:t>
        </w:r>
      </w:hyperlink>
      <w:r>
        <w:rPr>
          <w:sz w:val="20"/>
          <w:szCs w:val="20"/>
        </w:rPr>
        <w:t xml:space="preserve">. The instance is deployed and changed only through code and pipelines, so its configuration is reproducible and auditable, as described in </w:t>
      </w:r>
      <w:hyperlink w:anchor="_Toc241399566" w:history="1">
        <w:r>
          <w:rPr>
            <w:color w:val="0000FF"/>
            <w:u w:val="single"/>
          </w:rPr>
          <w:t>section 13</w:t>
        </w:r>
      </w:hyperlink>
      <w:r>
        <w:rPr>
          <w:sz w:val="20"/>
          <w:szCs w:val="20"/>
        </w:rPr>
        <w:t>.</w:t>
      </w:r>
    </w:p>
    <w:p w14:paraId="05CF7097" w14:textId="7CF392DD" w:rsidR="009D524A" w:rsidRDefault="009D524A" w:rsidP="009D524A">
      <w:pPr>
        <w:pStyle w:val="Heading3"/>
      </w:pPr>
      <w:bookmarkStart w:id="398" w:name="_Toc241523868"/>
      <w:r>
        <w:t>6.6.3</w:t>
      </w:r>
      <w:r w:rsidRPr="009D524A">
        <w:t xml:space="preserve"> Routing and subnet design</w:t>
      </w:r>
      <w:bookmarkEnd w:id="398"/>
    </w:p>
    <w:p w14:paraId="6230E8B0" w14:textId="049627C1" w:rsidR="009D524A" w:rsidRPr="004D5371" w:rsidRDefault="009D524A" w:rsidP="009D524A">
      <w:pPr>
        <w:spacing w:after="140"/>
        <w:rPr>
          <w:sz w:val="20"/>
          <w:szCs w:val="20"/>
        </w:rPr>
      </w:pPr>
      <w:del w:id="399" w:author="Joycell Sundararaj - Chaucer" w:date="2026-09-29T23:33:00Z" w16du:dateUtc="2026-09-29T22:33:00Z">
        <w:r w:rsidRPr="004D5371" w:rsidDel="00C3016E">
          <w:rPr>
            <w:sz w:val="20"/>
            <w:szCs w:val="20"/>
          </w:rPr>
          <w:delText>Pulling the flows together, the concrete configuration is:</w:delText>
        </w:r>
      </w:del>
    </w:p>
    <w:tbl>
      <w:tblPr>
        <w:tblStyle w:val="TableGrid"/>
        <w:tblW w:w="0" w:type="auto"/>
        <w:tblLook w:val="04A0" w:firstRow="1" w:lastRow="0" w:firstColumn="1" w:lastColumn="0" w:noHBand="0" w:noVBand="1"/>
      </w:tblPr>
      <w:tblGrid>
        <w:gridCol w:w="2380"/>
        <w:gridCol w:w="2829"/>
        <w:gridCol w:w="3807"/>
      </w:tblGrid>
      <w:tr w:rsidR="009D524A" w14:paraId="16632032" w14:textId="77777777">
        <w:tc>
          <w:tcPr>
            <w:tcW w:w="2592" w:type="dxa"/>
            <w:tcBorders>
              <w:bottom w:val="single" w:sz="12" w:space="0" w:color="1A2B56" w:themeColor="accent1"/>
            </w:tcBorders>
            <w:shd w:val="clear" w:color="auto" w:fill="C1CDEC" w:themeFill="accent1" w:themeFillTint="33"/>
          </w:tcPr>
          <w:p w14:paraId="095B94E3" w14:textId="77777777" w:rsidR="009D524A" w:rsidRPr="001D18C7" w:rsidRDefault="009D524A">
            <w:pPr>
              <w:rPr>
                <w:b/>
                <w:bCs/>
                <w:kern w:val="0"/>
                <w:sz w:val="20"/>
                <w:szCs w:val="20"/>
                <w14:ligatures w14:val="none"/>
              </w:rPr>
            </w:pPr>
            <w:r w:rsidRPr="001D18C7">
              <w:rPr>
                <w:b/>
                <w:bCs/>
                <w:kern w:val="0"/>
                <w:sz w:val="20"/>
                <w:szCs w:val="20"/>
                <w14:ligatures w14:val="none"/>
              </w:rPr>
              <w:t>Path / Flow Type</w:t>
            </w:r>
          </w:p>
        </w:tc>
        <w:tc>
          <w:tcPr>
            <w:tcW w:w="3168" w:type="dxa"/>
            <w:tcBorders>
              <w:bottom w:val="single" w:sz="12" w:space="0" w:color="1A2B56" w:themeColor="accent1"/>
            </w:tcBorders>
            <w:shd w:val="clear" w:color="auto" w:fill="C1CDEC" w:themeFill="accent1" w:themeFillTint="33"/>
          </w:tcPr>
          <w:p w14:paraId="196B7FFD" w14:textId="77777777" w:rsidR="009D524A" w:rsidRPr="001D18C7" w:rsidRDefault="009D524A">
            <w:pPr>
              <w:rPr>
                <w:b/>
                <w:bCs/>
                <w:kern w:val="0"/>
                <w:sz w:val="20"/>
                <w:szCs w:val="20"/>
                <w14:ligatures w14:val="none"/>
              </w:rPr>
            </w:pPr>
            <w:r w:rsidRPr="001D18C7">
              <w:rPr>
                <w:b/>
                <w:bCs/>
                <w:kern w:val="0"/>
                <w:sz w:val="20"/>
                <w:szCs w:val="20"/>
                <w14:ligatures w14:val="none"/>
              </w:rPr>
              <w:t>Where enforced</w:t>
            </w:r>
          </w:p>
        </w:tc>
        <w:tc>
          <w:tcPr>
            <w:tcW w:w="4320" w:type="dxa"/>
            <w:tcBorders>
              <w:bottom w:val="single" w:sz="12" w:space="0" w:color="1A2B56" w:themeColor="accent1"/>
            </w:tcBorders>
            <w:shd w:val="clear" w:color="auto" w:fill="C1CDEC" w:themeFill="accent1" w:themeFillTint="33"/>
          </w:tcPr>
          <w:p w14:paraId="4C19D73D" w14:textId="77777777" w:rsidR="009D524A" w:rsidRPr="001D18C7" w:rsidRDefault="009D524A">
            <w:pPr>
              <w:rPr>
                <w:b/>
                <w:bCs/>
                <w:kern w:val="0"/>
                <w:sz w:val="20"/>
                <w:szCs w:val="20"/>
                <w14:ligatures w14:val="none"/>
              </w:rPr>
            </w:pPr>
            <w:r w:rsidRPr="001D18C7">
              <w:rPr>
                <w:b/>
                <w:bCs/>
                <w:kern w:val="0"/>
                <w:sz w:val="20"/>
                <w:szCs w:val="20"/>
                <w14:ligatures w14:val="none"/>
              </w:rPr>
              <w:t>Routing &amp; Security Policy Rule</w:t>
            </w:r>
          </w:p>
        </w:tc>
      </w:tr>
      <w:tr w:rsidR="009D524A" w14:paraId="629E5AFE" w14:textId="77777777">
        <w:tc>
          <w:tcPr>
            <w:tcW w:w="2592" w:type="dxa"/>
            <w:tcBorders>
              <w:top w:val="single" w:sz="12" w:space="0" w:color="1A2B56" w:themeColor="accent1"/>
            </w:tcBorders>
          </w:tcPr>
          <w:p w14:paraId="73D6DA41" w14:textId="77777777" w:rsidR="009D524A" w:rsidRPr="001D18C7" w:rsidRDefault="009D524A">
            <w:pPr>
              <w:rPr>
                <w:kern w:val="0"/>
                <w:sz w:val="20"/>
                <w:szCs w:val="20"/>
                <w14:ligatures w14:val="none"/>
              </w:rPr>
            </w:pPr>
            <w:r w:rsidRPr="001D18C7">
              <w:rPr>
                <w:kern w:val="0"/>
                <w:sz w:val="20"/>
                <w:szCs w:val="20"/>
                <w14:ligatures w14:val="none"/>
              </w:rPr>
              <w:t>External Inbound</w:t>
            </w:r>
          </w:p>
        </w:tc>
        <w:tc>
          <w:tcPr>
            <w:tcW w:w="3168" w:type="dxa"/>
            <w:tcBorders>
              <w:top w:val="single" w:sz="12" w:space="0" w:color="1A2B56" w:themeColor="accent1"/>
            </w:tcBorders>
          </w:tcPr>
          <w:p w14:paraId="147FE361" w14:textId="77777777" w:rsidR="009D524A" w:rsidRPr="001D18C7" w:rsidRDefault="009D524A">
            <w:pPr>
              <w:rPr>
                <w:kern w:val="0"/>
                <w:sz w:val="20"/>
                <w:szCs w:val="20"/>
                <w14:ligatures w14:val="none"/>
              </w:rPr>
            </w:pPr>
            <w:r w:rsidRPr="001D18C7">
              <w:rPr>
                <w:kern w:val="0"/>
                <w:sz w:val="20"/>
                <w:szCs w:val="20"/>
                <w14:ligatures w14:val="none"/>
              </w:rPr>
              <w:t>Front Door + WAF (Edge)</w:t>
            </w:r>
          </w:p>
        </w:tc>
        <w:tc>
          <w:tcPr>
            <w:tcW w:w="4320" w:type="dxa"/>
            <w:tcBorders>
              <w:top w:val="single" w:sz="12" w:space="0" w:color="1A2B56" w:themeColor="accent1"/>
            </w:tcBorders>
          </w:tcPr>
          <w:p w14:paraId="0942CC25" w14:textId="77777777" w:rsidR="009D524A" w:rsidRPr="001D18C7" w:rsidRDefault="009D524A">
            <w:pPr>
              <w:rPr>
                <w:kern w:val="0"/>
                <w:sz w:val="20"/>
                <w:szCs w:val="20"/>
                <w14:ligatures w14:val="none"/>
              </w:rPr>
            </w:pPr>
            <w:r w:rsidRPr="001D18C7">
              <w:rPr>
                <w:kern w:val="0"/>
                <w:sz w:val="20"/>
                <w:szCs w:val="20"/>
                <w14:ligatures w14:val="none"/>
              </w:rPr>
              <w:t>WAF inspection, TLS offloading, and DDoS mitigation at the edge. Front Door routes to APIM via Private Link Origin (Private Endpoint). Subnet NSG denies direct public internet ingress.</w:t>
            </w:r>
          </w:p>
        </w:tc>
      </w:tr>
      <w:tr w:rsidR="009D524A" w14:paraId="3BB7ACAA" w14:textId="77777777">
        <w:tc>
          <w:tcPr>
            <w:tcW w:w="2592" w:type="dxa"/>
          </w:tcPr>
          <w:p w14:paraId="70159AE9" w14:textId="77777777" w:rsidR="009D524A" w:rsidRPr="001D18C7" w:rsidRDefault="009D524A">
            <w:pPr>
              <w:rPr>
                <w:kern w:val="0"/>
                <w:sz w:val="20"/>
                <w:szCs w:val="20"/>
                <w14:ligatures w14:val="none"/>
              </w:rPr>
            </w:pPr>
            <w:r w:rsidRPr="001D18C7">
              <w:rPr>
                <w:kern w:val="0"/>
                <w:sz w:val="20"/>
                <w:szCs w:val="20"/>
                <w14:ligatures w14:val="none"/>
              </w:rPr>
              <w:t>Internal Inbound</w:t>
            </w:r>
          </w:p>
        </w:tc>
        <w:tc>
          <w:tcPr>
            <w:tcW w:w="3168" w:type="dxa"/>
          </w:tcPr>
          <w:p w14:paraId="07E4D848" w14:textId="77777777" w:rsidR="009D524A" w:rsidRPr="001D18C7" w:rsidRDefault="009D524A">
            <w:pPr>
              <w:rPr>
                <w:kern w:val="0"/>
                <w:sz w:val="20"/>
                <w:szCs w:val="20"/>
                <w14:ligatures w14:val="none"/>
              </w:rPr>
            </w:pPr>
            <w:r w:rsidRPr="001D18C7">
              <w:rPr>
                <w:kern w:val="0"/>
                <w:sz w:val="20"/>
                <w:szCs w:val="20"/>
                <w14:ligatures w14:val="none"/>
              </w:rPr>
              <w:t>APIM (Private Network)</w:t>
            </w:r>
          </w:p>
        </w:tc>
        <w:tc>
          <w:tcPr>
            <w:tcW w:w="4320" w:type="dxa"/>
          </w:tcPr>
          <w:p w14:paraId="7149EA8A" w14:textId="77777777" w:rsidR="009D524A" w:rsidRPr="001D18C7" w:rsidRDefault="009D524A">
            <w:pPr>
              <w:rPr>
                <w:kern w:val="0"/>
                <w:sz w:val="20"/>
                <w:szCs w:val="20"/>
                <w14:ligatures w14:val="none"/>
              </w:rPr>
            </w:pPr>
            <w:r w:rsidRPr="001D18C7">
              <w:rPr>
                <w:kern w:val="0"/>
                <w:sz w:val="20"/>
                <w:szCs w:val="20"/>
                <w14:ligatures w14:val="none"/>
              </w:rPr>
              <w:t>Reaches APIM internal gateway directly over VNet Peering or ExpressRoute. Authenticated and policy-checked at APIM without traversing the perimeter firewall.</w:t>
            </w:r>
          </w:p>
        </w:tc>
      </w:tr>
      <w:tr w:rsidR="009D524A" w14:paraId="50CD464F" w14:textId="77777777">
        <w:tc>
          <w:tcPr>
            <w:tcW w:w="2592" w:type="dxa"/>
          </w:tcPr>
          <w:p w14:paraId="1067CB67" w14:textId="77777777" w:rsidR="009D524A" w:rsidRPr="001D18C7" w:rsidRDefault="009D524A">
            <w:pPr>
              <w:rPr>
                <w:kern w:val="0"/>
                <w:sz w:val="20"/>
                <w:szCs w:val="20"/>
                <w14:ligatures w14:val="none"/>
              </w:rPr>
            </w:pPr>
            <w:r w:rsidRPr="001D18C7">
              <w:rPr>
                <w:kern w:val="0"/>
                <w:sz w:val="20"/>
                <w:szCs w:val="20"/>
                <w14:ligatures w14:val="none"/>
              </w:rPr>
              <w:t>Outbound to External 3rd Party</w:t>
            </w:r>
          </w:p>
        </w:tc>
        <w:tc>
          <w:tcPr>
            <w:tcW w:w="3168" w:type="dxa"/>
          </w:tcPr>
          <w:p w14:paraId="78F2F97E" w14:textId="3096EF3E" w:rsidR="009D524A" w:rsidRPr="001D18C7" w:rsidRDefault="009D524A">
            <w:pPr>
              <w:rPr>
                <w:kern w:val="0"/>
                <w:sz w:val="20"/>
                <w:szCs w:val="20"/>
                <w14:ligatures w14:val="none"/>
              </w:rPr>
            </w:pPr>
            <w:del w:id="400" w:author="Joycell Sundararaj - Chaucer" w:date="2026-09-29T23:33:00Z" w16du:dateUtc="2026-09-29T22:33:00Z">
              <w:r w:rsidRPr="001D18C7" w:rsidDel="0045341E">
                <w:rPr>
                  <w:kern w:val="0"/>
                  <w:sz w:val="20"/>
                  <w:szCs w:val="20"/>
                  <w14:ligatures w14:val="none"/>
                </w:rPr>
                <w:delText>APIM Subnet UDR</w:delText>
              </w:r>
            </w:del>
            <w:ins w:id="401" w:author="Joycell Sundararaj - Chaucer" w:date="2026-09-29T23:33:00Z" w16du:dateUtc="2026-09-29T22:33:00Z">
              <w:r w:rsidR="0045341E">
                <w:rPr>
                  <w:kern w:val="0"/>
                  <w:sz w:val="20"/>
                  <w:szCs w:val="20"/>
                  <w14:ligatures w14:val="none"/>
                </w:rPr>
                <w:t>Routing Intent</w:t>
              </w:r>
            </w:ins>
            <w:r w:rsidRPr="001D18C7">
              <w:rPr>
                <w:kern w:val="0"/>
                <w:sz w:val="20"/>
                <w:szCs w:val="20"/>
                <w14:ligatures w14:val="none"/>
              </w:rPr>
              <w:t xml:space="preserve"> + Palo Alto Firewall</w:t>
            </w:r>
          </w:p>
        </w:tc>
        <w:tc>
          <w:tcPr>
            <w:tcW w:w="4320" w:type="dxa"/>
          </w:tcPr>
          <w:p w14:paraId="1C5A5721" w14:textId="07D6C1BC" w:rsidR="009D524A" w:rsidRPr="001D18C7" w:rsidRDefault="009D524A">
            <w:pPr>
              <w:rPr>
                <w:kern w:val="0"/>
                <w:sz w:val="20"/>
                <w:szCs w:val="20"/>
                <w14:ligatures w14:val="none"/>
              </w:rPr>
            </w:pPr>
            <w:del w:id="402" w:author="Joycell Sundararaj - Chaucer" w:date="2026-09-29T23:33:00Z" w16du:dateUtc="2026-09-29T22:33:00Z">
              <w:r w:rsidRPr="001D18C7" w:rsidDel="0045341E">
                <w:rPr>
                  <w:kern w:val="0"/>
                  <w:sz w:val="20"/>
                  <w:szCs w:val="20"/>
                  <w14:ligatures w14:val="none"/>
                </w:rPr>
                <w:delText>0.0.0.0/0 (or third-party CIDRs) next hop =</w:delText>
              </w:r>
            </w:del>
            <w:ins w:id="403" w:author="Joycell Sundararaj - Chaucer" w:date="2026-09-29T23:33:00Z" w16du:dateUtc="2026-09-29T22:33:00Z">
              <w:r w:rsidR="0045341E">
                <w:rPr>
                  <w:kern w:val="0"/>
                  <w:sz w:val="20"/>
                  <w:szCs w:val="20"/>
                  <w14:ligatures w14:val="none"/>
                </w:rPr>
                <w:t xml:space="preserve">Routing Intent </w:t>
              </w:r>
            </w:ins>
            <w:ins w:id="404" w:author="Joycell Sundararaj - Chaucer" w:date="2026-09-29T23:34:00Z" w16du:dateUtc="2026-09-29T22:34:00Z">
              <w:r w:rsidR="0045341E">
                <w:rPr>
                  <w:kern w:val="0"/>
                  <w:sz w:val="20"/>
                  <w:szCs w:val="20"/>
                  <w14:ligatures w14:val="none"/>
                </w:rPr>
                <w:t>redirects outbound</w:t>
              </w:r>
            </w:ins>
            <w:ins w:id="405" w:author="Joycell Sundararaj - Chaucer" w:date="2026-09-29T23:33:00Z" w16du:dateUtc="2026-09-29T22:33:00Z">
              <w:r w:rsidR="0045341E">
                <w:rPr>
                  <w:kern w:val="0"/>
                  <w:sz w:val="20"/>
                  <w:szCs w:val="20"/>
                  <w14:ligatures w14:val="none"/>
                </w:rPr>
                <w:t xml:space="preserve"> traffic </w:t>
              </w:r>
            </w:ins>
            <w:ins w:id="406" w:author="Joycell Sundararaj - Chaucer" w:date="2026-09-29T23:34:00Z" w16du:dateUtc="2026-09-29T22:34:00Z">
              <w:r w:rsidR="0045341E">
                <w:rPr>
                  <w:kern w:val="0"/>
                  <w:sz w:val="20"/>
                  <w:szCs w:val="20"/>
                  <w14:ligatures w14:val="none"/>
                </w:rPr>
                <w:t>to</w:t>
              </w:r>
            </w:ins>
            <w:r w:rsidRPr="001D18C7">
              <w:rPr>
                <w:kern w:val="0"/>
                <w:sz w:val="20"/>
                <w:szCs w:val="20"/>
                <w14:ligatures w14:val="none"/>
              </w:rPr>
              <w:t xml:space="preserve"> Palo Alto firewall; egress inspection, domain filtering, and threat protection on the firewall.</w:t>
            </w:r>
          </w:p>
        </w:tc>
      </w:tr>
      <w:tr w:rsidR="009D524A" w14:paraId="243A4F81" w14:textId="77777777">
        <w:tc>
          <w:tcPr>
            <w:tcW w:w="2592" w:type="dxa"/>
          </w:tcPr>
          <w:p w14:paraId="6E0F1CD0" w14:textId="77777777" w:rsidR="009D524A" w:rsidRPr="001D18C7" w:rsidRDefault="009D524A">
            <w:pPr>
              <w:rPr>
                <w:kern w:val="0"/>
                <w:sz w:val="20"/>
                <w:szCs w:val="20"/>
                <w14:ligatures w14:val="none"/>
              </w:rPr>
            </w:pPr>
            <w:r w:rsidRPr="001D18C7">
              <w:rPr>
                <w:kern w:val="0"/>
                <w:sz w:val="20"/>
                <w:szCs w:val="20"/>
                <w14:ligatures w14:val="none"/>
              </w:rPr>
              <w:t>APIM to Private / Internal Backend</w:t>
            </w:r>
          </w:p>
        </w:tc>
        <w:tc>
          <w:tcPr>
            <w:tcW w:w="3168" w:type="dxa"/>
          </w:tcPr>
          <w:p w14:paraId="54D148C7" w14:textId="77777777" w:rsidR="009D524A" w:rsidRPr="001D18C7" w:rsidRDefault="009D524A">
            <w:pPr>
              <w:rPr>
                <w:kern w:val="0"/>
                <w:sz w:val="20"/>
                <w:szCs w:val="20"/>
                <w14:ligatures w14:val="none"/>
              </w:rPr>
            </w:pPr>
            <w:r w:rsidRPr="001D18C7">
              <w:rPr>
                <w:kern w:val="0"/>
                <w:sz w:val="20"/>
                <w:szCs w:val="20"/>
                <w14:ligatures w14:val="none"/>
              </w:rPr>
              <w:t>NSG + Private Endpoint</w:t>
            </w:r>
          </w:p>
        </w:tc>
        <w:tc>
          <w:tcPr>
            <w:tcW w:w="4320" w:type="dxa"/>
          </w:tcPr>
          <w:p w14:paraId="7BE1E5D0" w14:textId="21BD17C7" w:rsidR="009D524A" w:rsidRPr="001D18C7" w:rsidRDefault="009D524A">
            <w:pPr>
              <w:rPr>
                <w:kern w:val="0"/>
                <w:sz w:val="20"/>
                <w:szCs w:val="20"/>
                <w14:ligatures w14:val="none"/>
              </w:rPr>
            </w:pPr>
            <w:r w:rsidRPr="001D18C7">
              <w:rPr>
                <w:kern w:val="0"/>
                <w:sz w:val="20"/>
                <w:szCs w:val="20"/>
                <w14:ligatures w14:val="none"/>
              </w:rPr>
              <w:t>Private path stays strictly on the Azure backbone via Private Endpoints or VNet integration</w:t>
            </w:r>
            <w:del w:id="407" w:author="Joycell Sundararaj - Chaucer" w:date="2026-09-29T23:34:00Z" w16du:dateUtc="2026-09-29T22:34:00Z">
              <w:r w:rsidRPr="001D18C7" w:rsidDel="0045341E">
                <w:rPr>
                  <w:kern w:val="0"/>
                  <w:sz w:val="20"/>
                  <w:szCs w:val="20"/>
                  <w14:ligatures w14:val="none"/>
                </w:rPr>
                <w:delText>; does not traverse the firewall.</w:delText>
              </w:r>
            </w:del>
          </w:p>
        </w:tc>
      </w:tr>
      <w:tr w:rsidR="009D524A" w14:paraId="7B365E8B" w14:textId="77777777">
        <w:tc>
          <w:tcPr>
            <w:tcW w:w="2592" w:type="dxa"/>
          </w:tcPr>
          <w:p w14:paraId="6C08D3EA" w14:textId="77777777" w:rsidR="009D524A" w:rsidRPr="001D18C7" w:rsidRDefault="009D524A">
            <w:pPr>
              <w:rPr>
                <w:kern w:val="0"/>
                <w:sz w:val="20"/>
                <w:szCs w:val="20"/>
                <w14:ligatures w14:val="none"/>
              </w:rPr>
            </w:pPr>
            <w:r w:rsidRPr="001D18C7">
              <w:rPr>
                <w:kern w:val="0"/>
                <w:sz w:val="20"/>
                <w:szCs w:val="20"/>
                <w14:ligatures w14:val="none"/>
              </w:rPr>
              <w:t>Control Plane (Mandatory)</w:t>
            </w:r>
          </w:p>
        </w:tc>
        <w:tc>
          <w:tcPr>
            <w:tcW w:w="3168" w:type="dxa"/>
          </w:tcPr>
          <w:p w14:paraId="29B69FDC" w14:textId="77777777" w:rsidR="009D524A" w:rsidRPr="001D18C7" w:rsidRDefault="009D524A">
            <w:pPr>
              <w:rPr>
                <w:kern w:val="0"/>
                <w:sz w:val="20"/>
                <w:szCs w:val="20"/>
                <w14:ligatures w14:val="none"/>
              </w:rPr>
            </w:pPr>
            <w:r w:rsidRPr="001D18C7">
              <w:rPr>
                <w:kern w:val="0"/>
                <w:sz w:val="20"/>
                <w:szCs w:val="20"/>
                <w14:ligatures w14:val="none"/>
              </w:rPr>
              <w:t>APIM v2 Managed Platform</w:t>
            </w:r>
          </w:p>
        </w:tc>
        <w:tc>
          <w:tcPr>
            <w:tcW w:w="4320" w:type="dxa"/>
          </w:tcPr>
          <w:p w14:paraId="5E1F8B78" w14:textId="77777777" w:rsidR="009D524A" w:rsidRPr="001D18C7" w:rsidRDefault="009D524A">
            <w:pPr>
              <w:rPr>
                <w:kern w:val="0"/>
                <w:sz w:val="20"/>
                <w:szCs w:val="20"/>
                <w14:ligatures w14:val="none"/>
              </w:rPr>
            </w:pPr>
            <w:r w:rsidRPr="001D18C7">
              <w:rPr>
                <w:kern w:val="0"/>
                <w:sz w:val="20"/>
                <w:szCs w:val="20"/>
                <w14:ligatures w14:val="none"/>
              </w:rPr>
              <w:t>APIM Premium v2 native behaviour: control plane management traffic flows securely over internal Microsoft platform infrastructure. Inbound management ports and explicit Api Management UDRs are not required.</w:t>
            </w:r>
          </w:p>
        </w:tc>
      </w:tr>
      <w:tr w:rsidR="009D524A" w14:paraId="2E22C2E6" w14:textId="77777777">
        <w:tc>
          <w:tcPr>
            <w:tcW w:w="2592" w:type="dxa"/>
          </w:tcPr>
          <w:p w14:paraId="6FD60689" w14:textId="77777777" w:rsidR="009D524A" w:rsidRPr="001D18C7" w:rsidRDefault="009D524A">
            <w:pPr>
              <w:rPr>
                <w:kern w:val="0"/>
                <w:sz w:val="20"/>
                <w:szCs w:val="20"/>
                <w14:ligatures w14:val="none"/>
              </w:rPr>
            </w:pPr>
            <w:commentRangeStart w:id="408"/>
            <w:r w:rsidRPr="001D18C7">
              <w:rPr>
                <w:kern w:val="0"/>
                <w:sz w:val="20"/>
                <w:szCs w:val="20"/>
                <w14:ligatures w14:val="none"/>
              </w:rPr>
              <w:t>Platform Dependencies</w:t>
            </w:r>
          </w:p>
        </w:tc>
        <w:tc>
          <w:tcPr>
            <w:tcW w:w="3168" w:type="dxa"/>
          </w:tcPr>
          <w:p w14:paraId="1F3FA337" w14:textId="77777777" w:rsidR="00872241" w:rsidRPr="00872241" w:rsidRDefault="00872241" w:rsidP="00872241">
            <w:pPr>
              <w:rPr>
                <w:ins w:id="409" w:author="Puneet Kumar - Chaucer" w:date="2026-09-30T09:38:00Z"/>
                <w:sz w:val="20"/>
                <w:szCs w:val="20"/>
              </w:rPr>
            </w:pPr>
            <w:ins w:id="410" w:author="Puneet Kumar - Chaucer" w:date="2026-09-30T09:38:00Z">
              <w:r w:rsidRPr="00872241">
                <w:rPr>
                  <w:sz w:val="20"/>
                  <w:szCs w:val="20"/>
                </w:rPr>
                <w:t>Network Security Controls</w:t>
              </w:r>
            </w:ins>
          </w:p>
          <w:p w14:paraId="00C5A258" w14:textId="2A01B9BF" w:rsidR="009D524A" w:rsidRPr="001D18C7" w:rsidRDefault="009D524A">
            <w:pPr>
              <w:rPr>
                <w:kern w:val="0"/>
                <w:sz w:val="20"/>
                <w:szCs w:val="20"/>
                <w14:ligatures w14:val="none"/>
              </w:rPr>
            </w:pPr>
            <w:del w:id="411" w:author="Puneet Kumar - Chaucer" w:date="2026-09-30T09:38:00Z" w16du:dateUtc="2026-09-30T08:38:00Z">
              <w:r w:rsidRPr="001D18C7">
                <w:rPr>
                  <w:kern w:val="0"/>
                  <w:sz w:val="20"/>
                  <w:szCs w:val="20"/>
                  <w14:ligatures w14:val="none"/>
                </w:rPr>
                <w:delText>APIM Subnet UDR / NSG</w:delText>
              </w:r>
            </w:del>
          </w:p>
        </w:tc>
        <w:tc>
          <w:tcPr>
            <w:tcW w:w="4320" w:type="dxa"/>
          </w:tcPr>
          <w:p w14:paraId="777978EE" w14:textId="77777777" w:rsidR="002D7A3A" w:rsidRPr="002D7A3A" w:rsidRDefault="002D7A3A" w:rsidP="002D7A3A">
            <w:pPr>
              <w:rPr>
                <w:ins w:id="412" w:author="Puneet Kumar - Chaucer" w:date="2026-09-30T09:37:00Z"/>
                <w:sz w:val="20"/>
                <w:szCs w:val="20"/>
              </w:rPr>
            </w:pPr>
            <w:ins w:id="413" w:author="Puneet Kumar - Chaucer" w:date="2026-09-30T09:37:00Z">
              <w:r w:rsidRPr="002D7A3A">
                <w:rPr>
                  <w:sz w:val="20"/>
                  <w:szCs w:val="20"/>
                </w:rPr>
                <w:t>APIM Premium v2 relies on several Azure platform services, including Azure Monitor, Key Vault, and Storage. Connectivity to these services must be permitted through the organization's network security controls to support normal platform operation.</w:t>
              </w:r>
            </w:ins>
          </w:p>
          <w:p w14:paraId="38F1C517" w14:textId="14C227B1" w:rsidR="009D524A" w:rsidRPr="001D18C7" w:rsidRDefault="009D524A">
            <w:pPr>
              <w:rPr>
                <w:kern w:val="0"/>
                <w:sz w:val="20"/>
                <w:szCs w:val="20"/>
                <w14:ligatures w14:val="none"/>
              </w:rPr>
            </w:pPr>
            <w:del w:id="414" w:author="Puneet Kumar - Chaucer" w:date="2026-09-30T09:37:00Z" w16du:dateUtc="2026-09-30T08:37:00Z">
              <w:r w:rsidRPr="001D18C7">
                <w:rPr>
                  <w:kern w:val="0"/>
                  <w:sz w:val="20"/>
                  <w:szCs w:val="20"/>
                  <w14:ligatures w14:val="none"/>
                </w:rPr>
                <w:lastRenderedPageBreak/>
                <w:delText>Allow direct egress to Azure PaaS dependencies (Azure Monitor, Key Vault, Storage) by Service Tag or Private Endpoints.</w:delText>
              </w:r>
            </w:del>
            <w:commentRangeEnd w:id="408"/>
            <w:r w:rsidR="00506F87" w:rsidRPr="001D18C7">
              <w:rPr>
                <w:rStyle w:val="CommentReference"/>
                <w:kern w:val="0"/>
                <w:sz w:val="20"/>
                <w:szCs w:val="20"/>
                <w14:ligatures w14:val="none"/>
              </w:rPr>
              <w:commentReference w:id="408"/>
            </w:r>
          </w:p>
        </w:tc>
      </w:tr>
    </w:tbl>
    <w:p w14:paraId="069BB1B2" w14:textId="77777777" w:rsidR="009D524A" w:rsidRPr="004D5371" w:rsidRDefault="009D524A" w:rsidP="009D524A">
      <w:pPr>
        <w:spacing w:after="140"/>
        <w:rPr>
          <w:rFonts w:asciiTheme="minorHAnsi" w:hAnsiTheme="minorHAnsi"/>
          <w:sz w:val="20"/>
          <w:szCs w:val="20"/>
        </w:rPr>
      </w:pPr>
    </w:p>
    <w:p w14:paraId="1DFCBFB9" w14:textId="77777777" w:rsidR="009D524A" w:rsidRDefault="009D524A" w:rsidP="009D524A">
      <w:pPr>
        <w:rPr>
          <w:rFonts w:asciiTheme="minorHAnsi" w:hAnsiTheme="minorHAnsi"/>
          <w:b/>
          <w:bCs/>
          <w:sz w:val="20"/>
          <w:szCs w:val="20"/>
        </w:rPr>
      </w:pPr>
    </w:p>
    <w:p w14:paraId="0453EFAE" w14:textId="77777777" w:rsidR="009D524A" w:rsidRDefault="009D524A" w:rsidP="009D524A">
      <w:pPr>
        <w:rPr>
          <w:rFonts w:asciiTheme="minorHAnsi" w:hAnsiTheme="minorHAnsi"/>
          <w:b/>
          <w:bCs/>
          <w:sz w:val="20"/>
          <w:szCs w:val="20"/>
        </w:rPr>
      </w:pPr>
    </w:p>
    <w:p w14:paraId="231EA707" w14:textId="707FB6F9" w:rsidR="009D524A" w:rsidRPr="004D5371" w:rsidRDefault="00170216" w:rsidP="009D524A">
      <w:pPr>
        <w:rPr>
          <w:rFonts w:asciiTheme="minorHAnsi" w:hAnsiTheme="minorHAnsi"/>
          <w:b/>
          <w:bCs/>
          <w:sz w:val="20"/>
          <w:szCs w:val="20"/>
        </w:rPr>
      </w:pPr>
      <w:ins w:id="415" w:author="Joycell Sundararaj - Chaucer" w:date="2026-09-29T23:36:00Z" w16du:dateUtc="2026-09-29T22:36:00Z">
        <w:r>
          <w:rPr>
            <w:rFonts w:asciiTheme="minorHAnsi" w:hAnsiTheme="minorHAnsi"/>
            <w:b/>
            <w:bCs/>
            <w:sz w:val="20"/>
            <w:szCs w:val="20"/>
          </w:rPr>
          <w:t>Propo</w:t>
        </w:r>
      </w:ins>
      <w:ins w:id="416" w:author="Joycell Sundararaj - Chaucer" w:date="2026-09-29T23:37:00Z" w16du:dateUtc="2026-09-29T22:37:00Z">
        <w:r>
          <w:rPr>
            <w:rFonts w:asciiTheme="minorHAnsi" w:hAnsiTheme="minorHAnsi"/>
            <w:b/>
            <w:bCs/>
            <w:sz w:val="20"/>
            <w:szCs w:val="20"/>
          </w:rPr>
          <w:t xml:space="preserve">sed </w:t>
        </w:r>
      </w:ins>
      <w:r w:rsidR="009D524A" w:rsidRPr="004D5371">
        <w:rPr>
          <w:rFonts w:asciiTheme="minorHAnsi" w:hAnsiTheme="minorHAnsi"/>
          <w:b/>
          <w:bCs/>
          <w:sz w:val="20"/>
          <w:szCs w:val="20"/>
        </w:rPr>
        <w:t>Subnet sizing (to confirm against the landing zone)</w:t>
      </w:r>
    </w:p>
    <w:p w14:paraId="69FA6F96" w14:textId="77777777" w:rsidR="009D524A" w:rsidRPr="004D5371" w:rsidRDefault="009D524A" w:rsidP="009D524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9D524A" w:rsidRPr="004D5371" w14:paraId="5648024A"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97C899"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F78022"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FB5711"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9D524A" w:rsidRPr="004D5371" w14:paraId="7CB40C3C" w14:textId="77777777">
        <w:tc>
          <w:tcPr>
            <w:tcW w:w="3300" w:type="dxa"/>
            <w:tcMar>
              <w:top w:w="70" w:type="dxa"/>
              <w:left w:w="100" w:type="dxa"/>
              <w:bottom w:w="70" w:type="dxa"/>
              <w:right w:w="100" w:type="dxa"/>
            </w:tcMar>
            <w:vAlign w:val="center"/>
          </w:tcPr>
          <w:p w14:paraId="238CA5EE" w14:textId="5BE30C98" w:rsidR="009D524A" w:rsidRPr="004D5371" w:rsidRDefault="009D524A">
            <w:pPr>
              <w:rPr>
                <w:rFonts w:asciiTheme="minorHAnsi" w:hAnsiTheme="minorHAnsi"/>
                <w:sz w:val="20"/>
                <w:szCs w:val="20"/>
              </w:rPr>
            </w:pPr>
            <w:commentRangeStart w:id="417"/>
            <w:r w:rsidRPr="004D5371">
              <w:rPr>
                <w:rFonts w:asciiTheme="minorHAnsi" w:hAnsiTheme="minorHAnsi"/>
                <w:sz w:val="20"/>
                <w:szCs w:val="20"/>
              </w:rPr>
              <w:t>APIM delegated subnet (</w:t>
            </w:r>
            <w:del w:id="418" w:author="Puneet Kumar - Chaucer" w:date="2026-09-30T12:40:00Z" w16du:dateUtc="2026-09-30T11:40:00Z">
              <w:r w:rsidRPr="004D5371">
                <w:rPr>
                  <w:rFonts w:asciiTheme="minorHAnsi" w:hAnsiTheme="minorHAnsi"/>
                  <w:sz w:val="20"/>
                  <w:szCs w:val="20"/>
                </w:rPr>
                <w:delText xml:space="preserve">classic </w:delText>
              </w:r>
            </w:del>
            <w:r w:rsidRPr="004D5371">
              <w:rPr>
                <w:rFonts w:asciiTheme="minorHAnsi" w:hAnsiTheme="minorHAnsi"/>
                <w:sz w:val="20"/>
                <w:szCs w:val="20"/>
              </w:rPr>
              <w:t>Premium</w:t>
            </w:r>
            <w:ins w:id="419" w:author="Puneet Kumar - Chaucer" w:date="2026-09-30T12:40:00Z" w16du:dateUtc="2026-09-30T11:40:00Z">
              <w:r w:rsidR="00DF07CC">
                <w:rPr>
                  <w:rFonts w:asciiTheme="minorHAnsi" w:hAnsiTheme="minorHAnsi"/>
                  <w:sz w:val="20"/>
                  <w:szCs w:val="20"/>
                </w:rPr>
                <w:t xml:space="preserve"> V2</w:t>
              </w:r>
            </w:ins>
            <w:r w:rsidRPr="004D5371">
              <w:rPr>
                <w:rFonts w:asciiTheme="minorHAnsi" w:hAnsiTheme="minorHAnsi"/>
                <w:sz w:val="20"/>
                <w:szCs w:val="20"/>
              </w:rPr>
              <w:t>, VNet injection)</w:t>
            </w:r>
          </w:p>
        </w:tc>
        <w:tc>
          <w:tcPr>
            <w:tcW w:w="2900" w:type="dxa"/>
            <w:tcMar>
              <w:top w:w="70" w:type="dxa"/>
              <w:left w:w="100" w:type="dxa"/>
              <w:bottom w:w="70" w:type="dxa"/>
              <w:right w:w="100" w:type="dxa"/>
            </w:tcMar>
            <w:vAlign w:val="center"/>
          </w:tcPr>
          <w:p w14:paraId="65C65527" w14:textId="77777777" w:rsidR="009D524A" w:rsidRPr="004D5371" w:rsidRDefault="009D524A">
            <w:pPr>
              <w:rPr>
                <w:rFonts w:asciiTheme="minorHAnsi" w:hAnsiTheme="minorHAnsi"/>
                <w:sz w:val="20"/>
                <w:szCs w:val="20"/>
              </w:rPr>
            </w:pPr>
            <w:r w:rsidRPr="004D5371">
              <w:rPr>
                <w:rFonts w:asciiTheme="minorHAnsi" w:hAnsiTheme="minorHAnsi"/>
                <w:sz w:val="20"/>
                <w:szCs w:val="20"/>
              </w:rPr>
              <w:t>/27 (32 addresses) per region as an absolute floor; /26 recommended</w:t>
            </w:r>
          </w:p>
        </w:tc>
        <w:tc>
          <w:tcPr>
            <w:tcW w:w="3100" w:type="dxa"/>
            <w:tcMar>
              <w:top w:w="70" w:type="dxa"/>
              <w:left w:w="100" w:type="dxa"/>
              <w:bottom w:w="70" w:type="dxa"/>
              <w:right w:w="100" w:type="dxa"/>
            </w:tcMar>
            <w:vAlign w:val="center"/>
          </w:tcPr>
          <w:p w14:paraId="122A7AE4" w14:textId="77777777" w:rsidR="00ED3AD9" w:rsidRPr="00ED3AD9" w:rsidRDefault="00ED3AD9" w:rsidP="00ED3AD9">
            <w:pPr>
              <w:rPr>
                <w:ins w:id="420" w:author="Puneet Kumar - Chaucer" w:date="2026-09-30T12:41:00Z"/>
                <w:rFonts w:asciiTheme="minorHAnsi" w:hAnsiTheme="minorHAnsi"/>
                <w:sz w:val="20"/>
                <w:szCs w:val="20"/>
              </w:rPr>
            </w:pPr>
            <w:ins w:id="421" w:author="Puneet Kumar - Chaucer" w:date="2026-09-30T12:41:00Z">
              <w:r w:rsidRPr="00ED3AD9">
                <w:rPr>
                  <w:rFonts w:asciiTheme="minorHAnsi" w:hAnsiTheme="minorHAnsi"/>
                  <w:b/>
                  <w:bCs/>
                  <w:sz w:val="20"/>
                  <w:szCs w:val="20"/>
                </w:rPr>
                <w:t>APIM Premium v2</w:t>
              </w:r>
              <w:r w:rsidRPr="00ED3AD9">
                <w:rPr>
                  <w:rFonts w:asciiTheme="minorHAnsi" w:hAnsiTheme="minorHAnsi"/>
                  <w:sz w:val="20"/>
                  <w:szCs w:val="20"/>
                </w:rPr>
                <w:t xml:space="preserve"> consumes a portion of subnet address space for platform services and scaling operations. A </w:t>
              </w:r>
              <w:r w:rsidRPr="00ED3AD9">
                <w:rPr>
                  <w:rFonts w:asciiTheme="minorHAnsi" w:hAnsiTheme="minorHAnsi"/>
                  <w:b/>
                  <w:bCs/>
                  <w:sz w:val="20"/>
                  <w:szCs w:val="20"/>
                </w:rPr>
                <w:t>/26 subnet</w:t>
              </w:r>
              <w:r w:rsidRPr="00ED3AD9">
                <w:rPr>
                  <w:rFonts w:asciiTheme="minorHAnsi" w:hAnsiTheme="minorHAnsi"/>
                  <w:sz w:val="20"/>
                  <w:szCs w:val="20"/>
                </w:rPr>
                <w:t xml:space="preserve"> provides adequate capacity for future scale-out and is the recommended default, whereas a </w:t>
              </w:r>
              <w:r w:rsidRPr="00ED3AD9">
                <w:rPr>
                  <w:rFonts w:asciiTheme="minorHAnsi" w:hAnsiTheme="minorHAnsi"/>
                  <w:b/>
                  <w:bCs/>
                  <w:sz w:val="20"/>
                  <w:szCs w:val="20"/>
                </w:rPr>
                <w:t>/27 subnet</w:t>
              </w:r>
              <w:r w:rsidRPr="00ED3AD9">
                <w:rPr>
                  <w:rFonts w:asciiTheme="minorHAnsi" w:hAnsiTheme="minorHAnsi"/>
                  <w:sz w:val="20"/>
                  <w:szCs w:val="20"/>
                </w:rPr>
                <w:t xml:space="preserve"> offers limited growth headroom.</w:t>
              </w:r>
            </w:ins>
          </w:p>
          <w:p w14:paraId="04BDB421" w14:textId="699EF504" w:rsidR="009D524A" w:rsidRPr="004D5371" w:rsidRDefault="009D524A">
            <w:pPr>
              <w:rPr>
                <w:rFonts w:asciiTheme="minorHAnsi" w:hAnsiTheme="minorHAnsi"/>
                <w:sz w:val="20"/>
                <w:szCs w:val="20"/>
              </w:rPr>
            </w:pPr>
            <w:del w:id="422" w:author="Puneet Kumar - Chaucer" w:date="2026-09-30T12:40:00Z" w16du:dateUtc="2026-09-30T11:40:00Z">
              <w:r w:rsidRPr="004D5371">
                <w:rPr>
                  <w:rFonts w:asciiTheme="minorHAnsi" w:hAnsiTheme="minorHAnsi"/>
                  <w:sz w:val="20"/>
                  <w:szCs w:val="20"/>
                </w:rPr>
                <w:delText xml:space="preserve">Classic </w:delText>
              </w:r>
            </w:del>
            <w:del w:id="423" w:author="Puneet Kumar - Chaucer" w:date="2026-09-30T12:41:00Z" w16du:dateUtc="2026-09-30T11:41:00Z">
              <w:r w:rsidRPr="004D5371">
                <w:rPr>
                  <w:rFonts w:asciiTheme="minorHAnsi" w:hAnsiTheme="minorHAnsi"/>
                  <w:sz w:val="20"/>
                  <w:szCs w:val="20"/>
                </w:rPr>
                <w:delText>Premium reserves a block of addresses per scale unit and for platform use; a /27 leaves little headroom for adding units, so /26 is the safer planning default</w:delText>
              </w:r>
            </w:del>
            <w:commentRangeEnd w:id="417"/>
            <w:r w:rsidR="00180D8C" w:rsidRPr="004D5371">
              <w:rPr>
                <w:rStyle w:val="CommentReference"/>
                <w:rFonts w:asciiTheme="minorHAnsi" w:hAnsiTheme="minorHAnsi"/>
                <w:sz w:val="20"/>
                <w:szCs w:val="20"/>
              </w:rPr>
              <w:commentReference w:id="417"/>
            </w:r>
          </w:p>
        </w:tc>
      </w:tr>
      <w:tr w:rsidR="009D524A" w:rsidRPr="004D5371" w14:paraId="5504748B" w14:textId="77777777">
        <w:tc>
          <w:tcPr>
            <w:tcW w:w="3300" w:type="dxa"/>
            <w:tcMar>
              <w:top w:w="70" w:type="dxa"/>
              <w:left w:w="100" w:type="dxa"/>
              <w:bottom w:w="70" w:type="dxa"/>
              <w:right w:w="100" w:type="dxa"/>
            </w:tcMar>
            <w:vAlign w:val="center"/>
          </w:tcPr>
          <w:p w14:paraId="2246471F" w14:textId="77777777" w:rsidR="009D524A" w:rsidRPr="004D5371" w:rsidRDefault="009D524A">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7D232455" w14:textId="77777777" w:rsidR="009D524A" w:rsidRPr="004D5371" w:rsidRDefault="009D524A">
            <w:pPr>
              <w:rPr>
                <w:rFonts w:asciiTheme="minorHAnsi" w:hAnsiTheme="minorHAnsi"/>
                <w:sz w:val="20"/>
                <w:szCs w:val="20"/>
              </w:rPr>
            </w:pPr>
            <w:r w:rsidRPr="004D5371">
              <w:rPr>
                <w:rFonts w:asciiTheme="minorHAnsi" w:hAnsiTheme="minorHAnsi"/>
                <w:sz w:val="20"/>
                <w:szCs w:val="20"/>
              </w:rPr>
              <w:t>/26 recommended, /27 minimum</w:t>
            </w:r>
          </w:p>
        </w:tc>
        <w:tc>
          <w:tcPr>
            <w:tcW w:w="3100" w:type="dxa"/>
            <w:tcMar>
              <w:top w:w="70" w:type="dxa"/>
              <w:left w:w="100" w:type="dxa"/>
              <w:bottom w:w="70" w:type="dxa"/>
              <w:right w:w="100" w:type="dxa"/>
            </w:tcMar>
            <w:vAlign w:val="center"/>
          </w:tcPr>
          <w:p w14:paraId="4835DA4C" w14:textId="77777777" w:rsidR="009D524A" w:rsidRPr="004D5371" w:rsidRDefault="009D524A">
            <w:pPr>
              <w:rPr>
                <w:rFonts w:asciiTheme="minorHAnsi" w:hAnsiTheme="minorHAnsi"/>
                <w:sz w:val="20"/>
                <w:szCs w:val="20"/>
              </w:rPr>
            </w:pPr>
            <w:r w:rsidRPr="004D5371">
              <w:rPr>
                <w:rFonts w:asciiTheme="minorHAnsi" w:hAnsiTheme="minorHAnsi"/>
                <w:sz w:val="20"/>
                <w:szCs w:val="20"/>
              </w:rPr>
              <w:t>Autoscaling instances each consume an address</w:t>
            </w:r>
            <w:r>
              <w:rPr>
                <w:rFonts w:asciiTheme="minorHAnsi" w:hAnsiTheme="minorHAnsi"/>
                <w:sz w:val="20"/>
                <w:szCs w:val="20"/>
              </w:rPr>
              <w:t>,</w:t>
            </w:r>
            <w:r w:rsidRPr="004D5371">
              <w:rPr>
                <w:rFonts w:asciiTheme="minorHAnsi" w:hAnsiTheme="minorHAnsi"/>
                <w:sz w:val="20"/>
                <w:szCs w:val="20"/>
              </w:rPr>
              <w:t xml:space="preserve"> under sizing blocks scale-out under load</w:t>
            </w:r>
          </w:p>
        </w:tc>
      </w:tr>
      <w:tr w:rsidR="009D524A" w:rsidRPr="004D5371" w14:paraId="0463C5AE" w14:textId="77777777">
        <w:tc>
          <w:tcPr>
            <w:tcW w:w="3300" w:type="dxa"/>
            <w:tcMar>
              <w:top w:w="70" w:type="dxa"/>
              <w:left w:w="100" w:type="dxa"/>
              <w:bottom w:w="70" w:type="dxa"/>
              <w:right w:w="100" w:type="dxa"/>
            </w:tcMar>
            <w:vAlign w:val="center"/>
          </w:tcPr>
          <w:p w14:paraId="26F7D7A8" w14:textId="77777777" w:rsidR="009D524A" w:rsidRPr="004D5371" w:rsidRDefault="009D524A">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0D1915BC" w14:textId="77777777" w:rsidR="009D524A" w:rsidRPr="004D5371" w:rsidRDefault="009D524A">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16638EA3" w14:textId="77777777" w:rsidR="009D524A" w:rsidRPr="004D5371" w:rsidRDefault="009D524A">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9D524A" w:rsidRPr="004D5371" w14:paraId="48860501" w14:textId="77777777">
        <w:tc>
          <w:tcPr>
            <w:tcW w:w="3300" w:type="dxa"/>
            <w:tcMar>
              <w:top w:w="70" w:type="dxa"/>
              <w:left w:w="100" w:type="dxa"/>
              <w:bottom w:w="70" w:type="dxa"/>
              <w:right w:w="100" w:type="dxa"/>
            </w:tcMar>
            <w:vAlign w:val="center"/>
          </w:tcPr>
          <w:p w14:paraId="02A35C1D"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501164FA" w14:textId="77777777" w:rsidR="009D524A" w:rsidRPr="004D5371" w:rsidRDefault="009D524A">
            <w:pPr>
              <w:rPr>
                <w:rFonts w:asciiTheme="minorHAnsi" w:hAnsiTheme="minorHAnsi"/>
                <w:sz w:val="20"/>
                <w:szCs w:val="20"/>
              </w:rPr>
            </w:pPr>
            <w:r w:rsidRPr="004D5371">
              <w:rPr>
                <w:rFonts w:asciiTheme="minorHAnsi" w:hAnsiTheme="minorHAnsi"/>
                <w:sz w:val="20"/>
                <w:szCs w:val="20"/>
              </w:rPr>
              <w:t>/27 per subnet is usually sufficient</w:t>
            </w:r>
          </w:p>
        </w:tc>
        <w:tc>
          <w:tcPr>
            <w:tcW w:w="3100" w:type="dxa"/>
            <w:tcMar>
              <w:top w:w="70" w:type="dxa"/>
              <w:left w:w="100" w:type="dxa"/>
              <w:bottom w:w="70" w:type="dxa"/>
              <w:right w:w="100" w:type="dxa"/>
            </w:tcMar>
            <w:vAlign w:val="center"/>
          </w:tcPr>
          <w:p w14:paraId="465BBD9D" w14:textId="77777777" w:rsidR="009D524A" w:rsidRPr="004D5371" w:rsidRDefault="009D524A">
            <w:pPr>
              <w:rPr>
                <w:rFonts w:asciiTheme="minorHAnsi" w:hAnsiTheme="minorHAnsi"/>
                <w:sz w:val="20"/>
                <w:szCs w:val="20"/>
              </w:rPr>
            </w:pPr>
            <w:r w:rsidRPr="004D5371">
              <w:rPr>
                <w:rFonts w:asciiTheme="minorHAnsi" w:hAnsiTheme="minorHAnsi"/>
                <w:sz w:val="20"/>
                <w:szCs w:val="20"/>
              </w:rPr>
              <w:t>One address per Private Endpoint; size to the number of backend services expected, with headroom</w:t>
            </w:r>
          </w:p>
        </w:tc>
      </w:tr>
    </w:tbl>
    <w:p w14:paraId="587AD074" w14:textId="77777777" w:rsidR="009D524A" w:rsidRDefault="009D524A" w:rsidP="009D524A">
      <w:pPr>
        <w:rPr>
          <w:rFonts w:asciiTheme="minorHAnsi" w:hAnsiTheme="minorHAnsi"/>
          <w:b/>
          <w:bCs/>
          <w:sz w:val="20"/>
          <w:szCs w:val="20"/>
        </w:rPr>
      </w:pPr>
    </w:p>
    <w:p w14:paraId="7A9BCADA" w14:textId="77777777" w:rsidR="009D524A" w:rsidRPr="004D5371" w:rsidRDefault="009D524A" w:rsidP="009D524A">
      <w:pPr>
        <w:spacing w:after="140"/>
        <w:rPr>
          <w:rFonts w:asciiTheme="minorHAnsi" w:hAnsiTheme="minorHAnsi"/>
          <w:sz w:val="20"/>
          <w:szCs w:val="20"/>
        </w:rPr>
      </w:pPr>
      <w:del w:id="424" w:author="Puneet Kumar - Chaucer" w:date="2026-09-30T09:35:00Z" w16du:dateUtc="2026-09-30T08:35:00Z">
        <w:r w:rsidRPr="004D5371">
          <w:rPr>
            <w:rFonts w:asciiTheme="minorHAnsi" w:hAnsiTheme="minorHAnsi"/>
            <w:b/>
            <w:bCs/>
            <w:sz w:val="20"/>
            <w:szCs w:val="20"/>
          </w:rPr>
          <w:delText>The non-negotiable gate:</w:delText>
        </w:r>
        <w:r w:rsidRPr="004D5371">
          <w:rPr>
            <w:rFonts w:asciiTheme="minorHAnsi" w:hAnsiTheme="minorHAnsi"/>
            <w:sz w:val="20"/>
            <w:szCs w:val="20"/>
          </w:rPr>
          <w:delText xml:space="preserv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Api Management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9D524A" w:rsidRPr="004D5371" w14:paraId="78519EF8"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5C20FCC"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E4CFAA"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4FF7C55" w14:textId="77777777" w:rsidR="009D524A" w:rsidRPr="004D5371" w:rsidRDefault="009D524A">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9D524A" w:rsidRPr="004D5371" w14:paraId="5B0AFE56" w14:textId="77777777">
        <w:tc>
          <w:tcPr>
            <w:tcW w:w="2300" w:type="dxa"/>
            <w:tcMar>
              <w:top w:w="70" w:type="dxa"/>
              <w:left w:w="100" w:type="dxa"/>
              <w:bottom w:w="70" w:type="dxa"/>
              <w:right w:w="100" w:type="dxa"/>
            </w:tcMar>
          </w:tcPr>
          <w:p w14:paraId="6E4C84FB" w14:textId="089F4992" w:rsidR="009D524A" w:rsidRPr="004D5371" w:rsidRDefault="009D524A">
            <w:pPr>
              <w:rPr>
                <w:rFonts w:asciiTheme="minorHAnsi" w:hAnsiTheme="minorHAnsi"/>
                <w:sz w:val="20"/>
                <w:szCs w:val="20"/>
              </w:rPr>
            </w:pPr>
            <w:del w:id="425" w:author="Joycell Sundararaj - Chaucer" w:date="2026-09-29T23:39:00Z" w16du:dateUtc="2026-09-29T22:39:00Z">
              <w:r w:rsidRPr="004D5371" w:rsidDel="00232752">
                <w:rPr>
                  <w:rFonts w:asciiTheme="minorHAnsi" w:hAnsiTheme="minorHAnsi"/>
                  <w:sz w:val="20"/>
                  <w:szCs w:val="20"/>
                </w:rPr>
                <w:delText>UDR: control-plane bypass</w:delText>
              </w:r>
            </w:del>
          </w:p>
        </w:tc>
        <w:tc>
          <w:tcPr>
            <w:tcW w:w="5300" w:type="dxa"/>
            <w:tcMar>
              <w:top w:w="70" w:type="dxa"/>
              <w:left w:w="100" w:type="dxa"/>
              <w:bottom w:w="70" w:type="dxa"/>
              <w:right w:w="100" w:type="dxa"/>
            </w:tcMar>
          </w:tcPr>
          <w:p w14:paraId="089678D0" w14:textId="1F1F2370" w:rsidR="009D524A" w:rsidRPr="004D5371" w:rsidRDefault="009D524A">
            <w:pPr>
              <w:rPr>
                <w:rFonts w:asciiTheme="minorHAnsi" w:hAnsiTheme="minorHAnsi"/>
                <w:sz w:val="20"/>
                <w:szCs w:val="20"/>
              </w:rPr>
            </w:pPr>
            <w:del w:id="426" w:author="Joycell Sundararaj - Chaucer" w:date="2026-09-29T23:39:00Z" w16du:dateUtc="2026-09-29T22:39:00Z">
              <w:r w:rsidRPr="004D5371" w:rsidDel="00232752">
                <w:rPr>
                  <w:rFonts w:asciiTheme="minorHAnsi" w:hAnsiTheme="minorHAnsi"/>
                  <w:sz w:val="20"/>
                  <w:szCs w:val="20"/>
                </w:rPr>
                <w:delText>Route for Api Management service tag, next hop = Internet (MANDATORY: prevents the asymmetric-routing failure above)</w:delText>
              </w:r>
            </w:del>
          </w:p>
        </w:tc>
        <w:tc>
          <w:tcPr>
            <w:tcW w:w="1700" w:type="dxa"/>
            <w:tcMar>
              <w:top w:w="70" w:type="dxa"/>
              <w:left w:w="100" w:type="dxa"/>
              <w:bottom w:w="70" w:type="dxa"/>
              <w:right w:w="100" w:type="dxa"/>
            </w:tcMar>
          </w:tcPr>
          <w:p w14:paraId="0FA57F22" w14:textId="3078A358" w:rsidR="009D524A" w:rsidRPr="004D5371" w:rsidRDefault="009D524A">
            <w:pPr>
              <w:rPr>
                <w:rFonts w:asciiTheme="minorHAnsi" w:hAnsiTheme="minorHAnsi"/>
                <w:sz w:val="20"/>
                <w:szCs w:val="20"/>
              </w:rPr>
            </w:pPr>
            <w:del w:id="427" w:author="Joycell Sundararaj - Chaucer" w:date="2026-09-29T23:39:00Z" w16du:dateUtc="2026-09-29T22:39:00Z">
              <w:r w:rsidRPr="004D5371" w:rsidDel="00232752">
                <w:rPr>
                  <w:rFonts w:asciiTheme="minorHAnsi" w:hAnsiTheme="minorHAnsi"/>
                  <w:sz w:val="20"/>
                  <w:szCs w:val="20"/>
                </w:rPr>
                <w:delText>Network</w:delText>
              </w:r>
            </w:del>
          </w:p>
        </w:tc>
      </w:tr>
      <w:tr w:rsidR="009D524A" w:rsidRPr="004D5371" w14:paraId="5AE6BB28" w14:textId="77777777">
        <w:tc>
          <w:tcPr>
            <w:tcW w:w="2300" w:type="dxa"/>
            <w:tcMar>
              <w:top w:w="70" w:type="dxa"/>
              <w:left w:w="100" w:type="dxa"/>
              <w:bottom w:w="70" w:type="dxa"/>
              <w:right w:w="100" w:type="dxa"/>
            </w:tcMar>
          </w:tcPr>
          <w:p w14:paraId="4FCC11EB" w14:textId="5F01B80C" w:rsidR="009D524A" w:rsidRPr="004D5371" w:rsidRDefault="009D524A">
            <w:pPr>
              <w:rPr>
                <w:rFonts w:asciiTheme="minorHAnsi" w:hAnsiTheme="minorHAnsi"/>
                <w:sz w:val="20"/>
                <w:szCs w:val="20"/>
              </w:rPr>
            </w:pPr>
            <w:del w:id="428" w:author="Joycell Sundararaj - Chaucer" w:date="2026-09-29T23:39:00Z" w16du:dateUtc="2026-09-29T22:39:00Z">
              <w:r w:rsidRPr="004D5371" w:rsidDel="00232752">
                <w:rPr>
                  <w:rFonts w:asciiTheme="minorHAnsi" w:hAnsiTheme="minorHAnsi"/>
                  <w:sz w:val="20"/>
                  <w:szCs w:val="20"/>
                </w:rPr>
                <w:lastRenderedPageBreak/>
                <w:delText>UDR: egress</w:delText>
              </w:r>
            </w:del>
          </w:p>
        </w:tc>
        <w:tc>
          <w:tcPr>
            <w:tcW w:w="5300" w:type="dxa"/>
            <w:tcMar>
              <w:top w:w="70" w:type="dxa"/>
              <w:left w:w="100" w:type="dxa"/>
              <w:bottom w:w="70" w:type="dxa"/>
              <w:right w:w="100" w:type="dxa"/>
            </w:tcMar>
          </w:tcPr>
          <w:p w14:paraId="62D834B1" w14:textId="6E2D6828" w:rsidR="009D524A" w:rsidRPr="004D5371" w:rsidRDefault="009D524A">
            <w:pPr>
              <w:rPr>
                <w:rFonts w:asciiTheme="minorHAnsi" w:hAnsiTheme="minorHAnsi"/>
                <w:sz w:val="20"/>
                <w:szCs w:val="20"/>
              </w:rPr>
            </w:pPr>
            <w:del w:id="429" w:author="Joycell Sundararaj - Chaucer" w:date="2026-09-29T23:39:00Z" w16du:dateUtc="2026-09-29T22:39:00Z">
              <w:r w:rsidRPr="004D5371" w:rsidDel="00232752">
                <w:rPr>
                  <w:rFonts w:asciiTheme="minorHAnsi" w:hAnsiTheme="minorHAnsi"/>
                  <w:sz w:val="20"/>
                  <w:szCs w:val="20"/>
                </w:rPr>
                <w:delText>Route for outbound-to-external traffic → Palo Alto for egress inspection and URL filtering (third-party destinations)</w:delText>
              </w:r>
            </w:del>
          </w:p>
        </w:tc>
        <w:tc>
          <w:tcPr>
            <w:tcW w:w="1700" w:type="dxa"/>
            <w:tcMar>
              <w:top w:w="70" w:type="dxa"/>
              <w:left w:w="100" w:type="dxa"/>
              <w:bottom w:w="70" w:type="dxa"/>
              <w:right w:w="100" w:type="dxa"/>
            </w:tcMar>
          </w:tcPr>
          <w:p w14:paraId="1B6A5FB7" w14:textId="61D61D42" w:rsidR="009D524A" w:rsidRPr="004D5371" w:rsidRDefault="009D524A">
            <w:pPr>
              <w:rPr>
                <w:rFonts w:asciiTheme="minorHAnsi" w:hAnsiTheme="minorHAnsi"/>
                <w:sz w:val="20"/>
                <w:szCs w:val="20"/>
              </w:rPr>
            </w:pPr>
            <w:del w:id="430" w:author="Joycell Sundararaj - Chaucer" w:date="2026-09-29T23:39:00Z" w16du:dateUtc="2026-09-29T22:39:00Z">
              <w:r w:rsidRPr="004D5371" w:rsidDel="00232752">
                <w:rPr>
                  <w:rFonts w:asciiTheme="minorHAnsi" w:hAnsiTheme="minorHAnsi"/>
                  <w:sz w:val="20"/>
                  <w:szCs w:val="20"/>
                </w:rPr>
                <w:delText>Network</w:delText>
              </w:r>
            </w:del>
          </w:p>
        </w:tc>
      </w:tr>
      <w:tr w:rsidR="009D524A" w:rsidRPr="004D5371" w14:paraId="503FA7FA" w14:textId="77777777">
        <w:tc>
          <w:tcPr>
            <w:tcW w:w="2300" w:type="dxa"/>
            <w:tcMar>
              <w:top w:w="70" w:type="dxa"/>
              <w:left w:w="100" w:type="dxa"/>
              <w:bottom w:w="70" w:type="dxa"/>
              <w:right w:w="100" w:type="dxa"/>
            </w:tcMar>
          </w:tcPr>
          <w:p w14:paraId="60A6D8E7" w14:textId="1945FF6C" w:rsidR="009D524A" w:rsidRPr="004D5371" w:rsidRDefault="009D524A">
            <w:pPr>
              <w:rPr>
                <w:rFonts w:asciiTheme="minorHAnsi" w:hAnsiTheme="minorHAnsi"/>
                <w:sz w:val="20"/>
                <w:szCs w:val="20"/>
              </w:rPr>
            </w:pPr>
            <w:del w:id="431" w:author="Joycell Sundararaj - Chaucer" w:date="2026-09-29T23:39:00Z" w16du:dateUtc="2026-09-29T22:39:00Z">
              <w:r w:rsidRPr="004D5371" w:rsidDel="00232752">
                <w:rPr>
                  <w:rFonts w:asciiTheme="minorHAnsi" w:hAnsiTheme="minorHAnsi"/>
                  <w:sz w:val="20"/>
                  <w:szCs w:val="20"/>
                </w:rPr>
                <w:delText>UDR: east-west (optional)</w:delText>
              </w:r>
            </w:del>
          </w:p>
        </w:tc>
        <w:tc>
          <w:tcPr>
            <w:tcW w:w="5300" w:type="dxa"/>
            <w:tcMar>
              <w:top w:w="70" w:type="dxa"/>
              <w:left w:w="100" w:type="dxa"/>
              <w:bottom w:w="70" w:type="dxa"/>
              <w:right w:w="100" w:type="dxa"/>
            </w:tcMar>
          </w:tcPr>
          <w:p w14:paraId="7BDBFAEB" w14:textId="42502FC9" w:rsidR="009D524A" w:rsidRPr="004D5371" w:rsidRDefault="009D524A">
            <w:pPr>
              <w:rPr>
                <w:rFonts w:asciiTheme="minorHAnsi" w:hAnsiTheme="minorHAnsi"/>
                <w:sz w:val="20"/>
                <w:szCs w:val="20"/>
              </w:rPr>
            </w:pPr>
            <w:del w:id="432" w:author="Joycell Sundararaj - Chaucer" w:date="2026-09-29T23:39:00Z" w16du:dateUtc="2026-09-29T22:39:00Z">
              <w:r w:rsidRPr="004D5371" w:rsidDel="00232752">
                <w:rPr>
                  <w:rFonts w:asciiTheme="minorHAnsi" w:hAnsiTheme="minorHAnsi"/>
                  <w:sz w:val="20"/>
                  <w:szCs w:val="20"/>
                </w:rPr>
                <w:delText>/32 route to the firewall only if policy requires PE traffic to be inspected; otherwise, Private Endpoint + NSG is the default and east-west does not traverse the NVA</w:delText>
              </w:r>
            </w:del>
          </w:p>
        </w:tc>
        <w:tc>
          <w:tcPr>
            <w:tcW w:w="1700" w:type="dxa"/>
            <w:tcMar>
              <w:top w:w="70" w:type="dxa"/>
              <w:left w:w="100" w:type="dxa"/>
              <w:bottom w:w="70" w:type="dxa"/>
              <w:right w:w="100" w:type="dxa"/>
            </w:tcMar>
          </w:tcPr>
          <w:p w14:paraId="413603E1" w14:textId="5FFE8564" w:rsidR="009D524A" w:rsidRPr="004D5371" w:rsidRDefault="009D524A">
            <w:pPr>
              <w:rPr>
                <w:rFonts w:asciiTheme="minorHAnsi" w:hAnsiTheme="minorHAnsi"/>
                <w:sz w:val="20"/>
                <w:szCs w:val="20"/>
              </w:rPr>
            </w:pPr>
            <w:del w:id="433" w:author="Joycell Sundararaj - Chaucer" w:date="2026-09-29T23:39:00Z" w16du:dateUtc="2026-09-29T22:39:00Z">
              <w:r w:rsidRPr="004D5371" w:rsidDel="00232752">
                <w:rPr>
                  <w:rFonts w:asciiTheme="minorHAnsi" w:hAnsiTheme="minorHAnsi"/>
                  <w:sz w:val="20"/>
                  <w:szCs w:val="20"/>
                </w:rPr>
                <w:delText>Network + Security</w:delText>
              </w:r>
            </w:del>
          </w:p>
        </w:tc>
      </w:tr>
      <w:tr w:rsidR="009D524A" w:rsidRPr="004D5371" w14:paraId="4899C093" w14:textId="77777777">
        <w:tc>
          <w:tcPr>
            <w:tcW w:w="2300" w:type="dxa"/>
            <w:tcMar>
              <w:top w:w="70" w:type="dxa"/>
              <w:left w:w="100" w:type="dxa"/>
              <w:bottom w:w="70" w:type="dxa"/>
              <w:right w:w="100" w:type="dxa"/>
            </w:tcMar>
          </w:tcPr>
          <w:p w14:paraId="351C0879" w14:textId="00A7553E" w:rsidR="009D524A" w:rsidRPr="004D5371" w:rsidRDefault="009D524A">
            <w:pPr>
              <w:rPr>
                <w:rFonts w:asciiTheme="minorHAnsi" w:hAnsiTheme="minorHAnsi"/>
                <w:sz w:val="20"/>
                <w:szCs w:val="20"/>
              </w:rPr>
            </w:pPr>
            <w:del w:id="434" w:author="Joycell Sundararaj - Chaucer" w:date="2026-09-29T23:39:00Z" w16du:dateUtc="2026-09-29T22:39:00Z">
              <w:r w:rsidRPr="004D5371" w:rsidDel="00232752">
                <w:rPr>
                  <w:rFonts w:asciiTheme="minorHAnsi" w:hAnsiTheme="minorHAnsi"/>
                  <w:sz w:val="20"/>
                  <w:szCs w:val="20"/>
                </w:rPr>
                <w:delText>NSG: management</w:delText>
              </w:r>
            </w:del>
          </w:p>
        </w:tc>
        <w:tc>
          <w:tcPr>
            <w:tcW w:w="5300" w:type="dxa"/>
            <w:tcMar>
              <w:top w:w="70" w:type="dxa"/>
              <w:left w:w="100" w:type="dxa"/>
              <w:bottom w:w="70" w:type="dxa"/>
              <w:right w:w="100" w:type="dxa"/>
            </w:tcMar>
          </w:tcPr>
          <w:p w14:paraId="0F7DDDF4" w14:textId="08109EC3" w:rsidR="009D524A" w:rsidRPr="004D5371" w:rsidRDefault="009D524A">
            <w:pPr>
              <w:rPr>
                <w:rFonts w:asciiTheme="minorHAnsi" w:hAnsiTheme="minorHAnsi"/>
                <w:sz w:val="20"/>
                <w:szCs w:val="20"/>
              </w:rPr>
            </w:pPr>
            <w:del w:id="435" w:author="Joycell Sundararaj - Chaucer" w:date="2026-09-29T23:39:00Z" w16du:dateUtc="2026-09-29T22:39:00Z">
              <w:r w:rsidRPr="004D5371" w:rsidDel="00232752">
                <w:rPr>
                  <w:rFonts w:asciiTheme="minorHAnsi" w:hAnsiTheme="minorHAnsi"/>
                  <w:sz w:val="20"/>
                  <w:szCs w:val="20"/>
                </w:rPr>
                <w:delText>Allow inbound TCP 3443 from the Api Management service tag only (use the service tag, not hard-coded IPs, which change)</w:delText>
              </w:r>
            </w:del>
          </w:p>
        </w:tc>
        <w:tc>
          <w:tcPr>
            <w:tcW w:w="1700" w:type="dxa"/>
            <w:tcMar>
              <w:top w:w="70" w:type="dxa"/>
              <w:left w:w="100" w:type="dxa"/>
              <w:bottom w:w="70" w:type="dxa"/>
              <w:right w:w="100" w:type="dxa"/>
            </w:tcMar>
          </w:tcPr>
          <w:p w14:paraId="6AB8A4DE" w14:textId="2D649E10" w:rsidR="009D524A" w:rsidRPr="004D5371" w:rsidRDefault="009D524A">
            <w:pPr>
              <w:rPr>
                <w:rFonts w:asciiTheme="minorHAnsi" w:hAnsiTheme="minorHAnsi"/>
                <w:sz w:val="20"/>
                <w:szCs w:val="20"/>
              </w:rPr>
            </w:pPr>
            <w:del w:id="436" w:author="Joycell Sundararaj - Chaucer" w:date="2026-09-29T23:39:00Z" w16du:dateUtc="2026-09-29T22:39:00Z">
              <w:r w:rsidRPr="004D5371" w:rsidDel="00232752">
                <w:rPr>
                  <w:rFonts w:asciiTheme="minorHAnsi" w:hAnsiTheme="minorHAnsi"/>
                  <w:sz w:val="20"/>
                  <w:szCs w:val="20"/>
                </w:rPr>
                <w:delText>Network</w:delText>
              </w:r>
            </w:del>
          </w:p>
        </w:tc>
      </w:tr>
      <w:tr w:rsidR="009D524A" w:rsidRPr="004D5371" w14:paraId="60DD7B1E" w14:textId="77777777">
        <w:tc>
          <w:tcPr>
            <w:tcW w:w="2300" w:type="dxa"/>
            <w:tcMar>
              <w:top w:w="70" w:type="dxa"/>
              <w:left w:w="100" w:type="dxa"/>
              <w:bottom w:w="70" w:type="dxa"/>
              <w:right w:w="100" w:type="dxa"/>
            </w:tcMar>
          </w:tcPr>
          <w:p w14:paraId="4D7D9EC5" w14:textId="77777777" w:rsidR="009D524A" w:rsidRPr="004D5371" w:rsidRDefault="009D524A">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6740BD76" w14:textId="77777777" w:rsidR="009D524A" w:rsidRPr="004D5371" w:rsidRDefault="009D524A">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39B1462A"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9FB3F07" w14:textId="77777777">
        <w:tc>
          <w:tcPr>
            <w:tcW w:w="2300" w:type="dxa"/>
            <w:tcMar>
              <w:top w:w="70" w:type="dxa"/>
              <w:left w:w="100" w:type="dxa"/>
              <w:bottom w:w="70" w:type="dxa"/>
              <w:right w:w="100" w:type="dxa"/>
            </w:tcMar>
          </w:tcPr>
          <w:p w14:paraId="2BC92124" w14:textId="220F9719" w:rsidR="009D524A" w:rsidRPr="004D5371" w:rsidRDefault="009D524A">
            <w:pPr>
              <w:rPr>
                <w:rFonts w:asciiTheme="minorHAnsi" w:hAnsiTheme="minorHAnsi"/>
                <w:sz w:val="20"/>
                <w:szCs w:val="20"/>
              </w:rPr>
            </w:pPr>
            <w:del w:id="437" w:author="Joycell Sundararaj - Chaucer" w:date="2026-09-29T23:39:00Z" w16du:dateUtc="2026-09-29T22:39:00Z">
              <w:r w:rsidRPr="004D5371" w:rsidDel="00307CE6">
                <w:rPr>
                  <w:rFonts w:asciiTheme="minorHAnsi" w:hAnsiTheme="minorHAnsi"/>
                  <w:sz w:val="20"/>
                  <w:szCs w:val="20"/>
                </w:rPr>
                <w:delText>NSG: load balancer</w:delText>
              </w:r>
            </w:del>
          </w:p>
        </w:tc>
        <w:tc>
          <w:tcPr>
            <w:tcW w:w="5300" w:type="dxa"/>
            <w:tcMar>
              <w:top w:w="70" w:type="dxa"/>
              <w:left w:w="100" w:type="dxa"/>
              <w:bottom w:w="70" w:type="dxa"/>
              <w:right w:w="100" w:type="dxa"/>
            </w:tcMar>
          </w:tcPr>
          <w:p w14:paraId="5E09237D" w14:textId="7200C196" w:rsidR="009D524A" w:rsidRPr="004D5371" w:rsidRDefault="009D524A">
            <w:pPr>
              <w:rPr>
                <w:rFonts w:asciiTheme="minorHAnsi" w:hAnsiTheme="minorHAnsi"/>
                <w:sz w:val="20"/>
                <w:szCs w:val="20"/>
              </w:rPr>
            </w:pPr>
            <w:del w:id="438" w:author="Joycell Sundararaj - Chaucer" w:date="2026-09-29T23:39:00Z" w16du:dateUtc="2026-09-29T22:39:00Z">
              <w:r w:rsidRPr="004D5371" w:rsidDel="00307CE6">
                <w:rPr>
                  <w:rFonts w:asciiTheme="minorHAnsi" w:hAnsiTheme="minorHAnsi"/>
                  <w:sz w:val="20"/>
                  <w:szCs w:val="20"/>
                </w:rPr>
                <w:delText>Allow inbound from the Azure</w:delText>
              </w:r>
              <w:r w:rsidDel="00307CE6">
                <w:rPr>
                  <w:rFonts w:asciiTheme="minorHAnsi" w:hAnsiTheme="minorHAnsi"/>
                  <w:sz w:val="20"/>
                  <w:szCs w:val="20"/>
                </w:rPr>
                <w:delText xml:space="preserve"> </w:delText>
              </w:r>
              <w:r w:rsidRPr="004D5371" w:rsidDel="00307CE6">
                <w:rPr>
                  <w:rFonts w:asciiTheme="minorHAnsi" w:hAnsiTheme="minorHAnsi"/>
                  <w:sz w:val="20"/>
                  <w:szCs w:val="20"/>
                </w:rPr>
                <w:delText>Load</w:delText>
              </w:r>
              <w:r w:rsidDel="00307CE6">
                <w:rPr>
                  <w:rFonts w:asciiTheme="minorHAnsi" w:hAnsiTheme="minorHAnsi"/>
                  <w:sz w:val="20"/>
                  <w:szCs w:val="20"/>
                </w:rPr>
                <w:delText xml:space="preserve"> </w:delText>
              </w:r>
              <w:r w:rsidRPr="004D5371" w:rsidDel="00307CE6">
                <w:rPr>
                  <w:rFonts w:asciiTheme="minorHAnsi" w:hAnsiTheme="minorHAnsi"/>
                  <w:sz w:val="20"/>
                  <w:szCs w:val="20"/>
                </w:rPr>
                <w:delText>Balancer service tag</w:delText>
              </w:r>
            </w:del>
          </w:p>
        </w:tc>
        <w:tc>
          <w:tcPr>
            <w:tcW w:w="1700" w:type="dxa"/>
            <w:tcMar>
              <w:top w:w="70" w:type="dxa"/>
              <w:left w:w="100" w:type="dxa"/>
              <w:bottom w:w="70" w:type="dxa"/>
              <w:right w:w="100" w:type="dxa"/>
            </w:tcMar>
          </w:tcPr>
          <w:p w14:paraId="1FA36235" w14:textId="533345F5" w:rsidR="009D524A" w:rsidRPr="004D5371" w:rsidRDefault="009D524A">
            <w:pPr>
              <w:rPr>
                <w:rFonts w:asciiTheme="minorHAnsi" w:hAnsiTheme="minorHAnsi"/>
                <w:sz w:val="20"/>
                <w:szCs w:val="20"/>
              </w:rPr>
            </w:pPr>
            <w:del w:id="439" w:author="Joycell Sundararaj - Chaucer" w:date="2026-09-29T23:39:00Z" w16du:dateUtc="2026-09-29T22:39:00Z">
              <w:r w:rsidRPr="004D5371" w:rsidDel="00307CE6">
                <w:rPr>
                  <w:rFonts w:asciiTheme="minorHAnsi" w:hAnsiTheme="minorHAnsi"/>
                  <w:sz w:val="20"/>
                  <w:szCs w:val="20"/>
                </w:rPr>
                <w:delText>Network</w:delText>
              </w:r>
            </w:del>
          </w:p>
        </w:tc>
      </w:tr>
      <w:tr w:rsidR="009D524A" w:rsidRPr="004D5371" w14:paraId="04131FD9" w14:textId="77777777">
        <w:tc>
          <w:tcPr>
            <w:tcW w:w="2300" w:type="dxa"/>
            <w:tcMar>
              <w:top w:w="70" w:type="dxa"/>
              <w:left w:w="100" w:type="dxa"/>
              <w:bottom w:w="70" w:type="dxa"/>
              <w:right w:w="100" w:type="dxa"/>
            </w:tcMar>
          </w:tcPr>
          <w:p w14:paraId="16ADDD17" w14:textId="77777777" w:rsidR="009D524A" w:rsidRPr="004D5371" w:rsidRDefault="009D524A">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27078443" w14:textId="77777777" w:rsidR="009D524A" w:rsidRPr="004D5371" w:rsidRDefault="009D524A">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6669CE10"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57747717" w14:textId="77777777">
        <w:tc>
          <w:tcPr>
            <w:tcW w:w="2300" w:type="dxa"/>
            <w:tcMar>
              <w:top w:w="70" w:type="dxa"/>
              <w:left w:w="100" w:type="dxa"/>
              <w:bottom w:w="70" w:type="dxa"/>
              <w:right w:w="100" w:type="dxa"/>
            </w:tcMar>
          </w:tcPr>
          <w:p w14:paraId="6CB967C0" w14:textId="77777777" w:rsidR="009D524A" w:rsidRPr="004D5371" w:rsidRDefault="009D524A">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1FCE1921" w14:textId="77777777" w:rsidR="009D524A" w:rsidRPr="004D5371" w:rsidRDefault="009D524A">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40A6BB83" w14:textId="77777777" w:rsidR="009D524A" w:rsidRPr="004D5371" w:rsidRDefault="009D524A">
            <w:pPr>
              <w:rPr>
                <w:rFonts w:asciiTheme="minorHAnsi" w:hAnsiTheme="minorHAnsi"/>
                <w:sz w:val="20"/>
                <w:szCs w:val="20"/>
              </w:rPr>
            </w:pPr>
            <w:r w:rsidRPr="004D5371">
              <w:rPr>
                <w:rFonts w:asciiTheme="minorHAnsi" w:hAnsiTheme="minorHAnsi"/>
                <w:sz w:val="20"/>
                <w:szCs w:val="20"/>
              </w:rPr>
              <w:t>Platform + Network</w:t>
            </w:r>
          </w:p>
        </w:tc>
      </w:tr>
      <w:tr w:rsidR="009D524A" w:rsidRPr="004D5371" w14:paraId="121FA1DE" w14:textId="77777777">
        <w:tc>
          <w:tcPr>
            <w:tcW w:w="2300" w:type="dxa"/>
            <w:tcMar>
              <w:top w:w="70" w:type="dxa"/>
              <w:left w:w="100" w:type="dxa"/>
              <w:bottom w:w="70" w:type="dxa"/>
              <w:right w:w="100" w:type="dxa"/>
            </w:tcMar>
          </w:tcPr>
          <w:p w14:paraId="2A0999C7" w14:textId="77777777" w:rsidR="009D524A" w:rsidRPr="004D5371" w:rsidRDefault="009D524A">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4D5D3AC3" w14:textId="77777777" w:rsidR="009D524A" w:rsidRPr="004D5371" w:rsidRDefault="009D524A">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0CA43205"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r w:rsidR="009D524A" w:rsidRPr="004D5371" w14:paraId="0FA03771" w14:textId="77777777">
        <w:tc>
          <w:tcPr>
            <w:tcW w:w="2300" w:type="dxa"/>
            <w:tcMar>
              <w:top w:w="70" w:type="dxa"/>
              <w:left w:w="100" w:type="dxa"/>
              <w:bottom w:w="70" w:type="dxa"/>
              <w:right w:w="100" w:type="dxa"/>
            </w:tcMar>
          </w:tcPr>
          <w:p w14:paraId="62917007" w14:textId="77777777" w:rsidR="009D524A" w:rsidRPr="004D5371" w:rsidRDefault="009D524A">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0083A718" w14:textId="77777777" w:rsidR="009D524A" w:rsidRPr="004D5371" w:rsidRDefault="009D524A">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55AE026F" w14:textId="77777777" w:rsidR="009D524A" w:rsidRPr="004D5371" w:rsidRDefault="009D524A">
            <w:pPr>
              <w:rPr>
                <w:rFonts w:asciiTheme="minorHAnsi" w:hAnsiTheme="minorHAnsi"/>
                <w:sz w:val="20"/>
                <w:szCs w:val="20"/>
              </w:rPr>
            </w:pPr>
            <w:r w:rsidRPr="004D5371">
              <w:rPr>
                <w:rFonts w:asciiTheme="minorHAnsi" w:hAnsiTheme="minorHAnsi"/>
                <w:sz w:val="20"/>
                <w:szCs w:val="20"/>
              </w:rPr>
              <w:t>Network</w:t>
            </w:r>
          </w:p>
        </w:tc>
      </w:tr>
    </w:tbl>
    <w:p w14:paraId="107BA433" w14:textId="77777777" w:rsidR="009D524A" w:rsidRPr="004D5371" w:rsidRDefault="009D524A" w:rsidP="009D524A">
      <w:pPr>
        <w:spacing w:after="140"/>
        <w:rPr>
          <w:del w:id="440" w:author="Puneet Kumar - Chaucer" w:date="2026-09-30T09:35:00Z" w16du:dateUtc="2026-09-30T08:35:00Z"/>
          <w:rFonts w:asciiTheme="minorHAnsi" w:hAnsiTheme="minorHAnsi"/>
          <w:sz w:val="20"/>
          <w:szCs w:val="20"/>
        </w:rPr>
      </w:pPr>
      <w:del w:id="441" w:author="Puneet Kumar - Chaucer" w:date="2026-09-30T09:35:00Z" w16du:dateUtc="2026-09-30T08:35:00Z">
        <w:r w:rsidRPr="00721F98">
          <w:rPr>
            <w:rFonts w:asciiTheme="minorHAnsi" w:hAnsiTheme="minorHAnsi"/>
            <w:b/>
            <w:bCs/>
            <w:sz w:val="20"/>
            <w:szCs w:val="20"/>
          </w:rPr>
          <w:delText>IP plan (placeholder for the network team).</w:delText>
        </w:r>
        <w:r w:rsidRPr="004D5371">
          <w:rPr>
            <w:rFonts w:asciiTheme="minorHAnsi" w:hAnsiTheme="minorHAnsi"/>
            <w:sz w:val="20"/>
            <w:szCs w:val="20"/>
          </w:rPr>
          <w:delText xml:space="preserve">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9D524A" w:rsidRPr="004D5371" w14:paraId="48580571" w14:textId="77777777">
        <w:trPr>
          <w:tblHeader/>
          <w:del w:id="442" w:author="Puneet Kumar - Chaucer" w:date="2026-09-30T09:35:00Z"/>
        </w:trPr>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256EA34" w14:textId="77777777" w:rsidR="009D524A" w:rsidRPr="004D5371" w:rsidRDefault="009D524A">
            <w:pPr>
              <w:rPr>
                <w:del w:id="443" w:author="Puneet Kumar - Chaucer" w:date="2026-09-30T09:35:00Z" w16du:dateUtc="2026-09-30T08:35:00Z"/>
                <w:rFonts w:asciiTheme="minorHAnsi" w:hAnsiTheme="minorHAnsi"/>
                <w:sz w:val="20"/>
                <w:szCs w:val="20"/>
              </w:rPr>
            </w:pPr>
            <w:del w:id="444" w:author="Puneet Kumar - Chaucer" w:date="2026-09-30T09:35:00Z" w16du:dateUtc="2026-09-30T08:35:00Z">
              <w:r w:rsidRPr="004D5371">
                <w:rPr>
                  <w:rFonts w:asciiTheme="minorHAnsi" w:hAnsiTheme="minorHAnsi"/>
                  <w:b/>
                  <w:bCs/>
                  <w:color w:val="000000" w:themeColor="text1"/>
                  <w:sz w:val="20"/>
                  <w:szCs w:val="20"/>
                </w:rPr>
                <w:delText>Subnet (indicative name)</w:delText>
              </w:r>
            </w:del>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63B724" w14:textId="77777777" w:rsidR="009D524A" w:rsidRPr="004D5371" w:rsidRDefault="009D524A">
            <w:pPr>
              <w:rPr>
                <w:del w:id="445" w:author="Puneet Kumar - Chaucer" w:date="2026-09-30T09:35:00Z" w16du:dateUtc="2026-09-30T08:35:00Z"/>
                <w:rFonts w:asciiTheme="minorHAnsi" w:hAnsiTheme="minorHAnsi"/>
                <w:sz w:val="20"/>
                <w:szCs w:val="20"/>
              </w:rPr>
            </w:pPr>
            <w:del w:id="446" w:author="Puneet Kumar - Chaucer" w:date="2026-09-30T09:35:00Z" w16du:dateUtc="2026-09-30T08:35:00Z">
              <w:r w:rsidRPr="004D5371">
                <w:rPr>
                  <w:rFonts w:asciiTheme="minorHAnsi" w:hAnsiTheme="minorHAnsi"/>
                  <w:b/>
                  <w:bCs/>
                  <w:color w:val="000000" w:themeColor="text1"/>
                  <w:sz w:val="20"/>
                  <w:szCs w:val="20"/>
                </w:rPr>
                <w:delText>Purpose</w:delText>
              </w:r>
            </w:del>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75A970" w14:textId="77777777" w:rsidR="009D524A" w:rsidRPr="004D5371" w:rsidRDefault="009D524A">
            <w:pPr>
              <w:rPr>
                <w:del w:id="447" w:author="Puneet Kumar - Chaucer" w:date="2026-09-30T09:35:00Z" w16du:dateUtc="2026-09-30T08:35:00Z"/>
                <w:rFonts w:asciiTheme="minorHAnsi" w:hAnsiTheme="minorHAnsi"/>
                <w:sz w:val="20"/>
                <w:szCs w:val="20"/>
              </w:rPr>
            </w:pPr>
            <w:del w:id="448" w:author="Puneet Kumar - Chaucer" w:date="2026-09-30T09:35:00Z" w16du:dateUtc="2026-09-30T08:35:00Z">
              <w:r w:rsidRPr="004D5371">
                <w:rPr>
                  <w:rFonts w:asciiTheme="minorHAnsi" w:hAnsiTheme="minorHAnsi"/>
                  <w:b/>
                  <w:bCs/>
                  <w:color w:val="000000" w:themeColor="text1"/>
                  <w:sz w:val="20"/>
                  <w:szCs w:val="20"/>
                </w:rPr>
                <w:delText>Suggested size</w:delText>
              </w:r>
            </w:del>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BF1DA7F" w14:textId="77777777" w:rsidR="009D524A" w:rsidRPr="004D5371" w:rsidRDefault="009D524A">
            <w:pPr>
              <w:rPr>
                <w:del w:id="449" w:author="Puneet Kumar - Chaucer" w:date="2026-09-30T09:35:00Z" w16du:dateUtc="2026-09-30T08:35:00Z"/>
                <w:rFonts w:asciiTheme="minorHAnsi" w:hAnsiTheme="minorHAnsi"/>
                <w:sz w:val="20"/>
                <w:szCs w:val="20"/>
              </w:rPr>
            </w:pPr>
            <w:del w:id="450" w:author="Puneet Kumar - Chaucer" w:date="2026-09-30T09:35:00Z" w16du:dateUtc="2026-09-30T08:35:00Z">
              <w:r w:rsidRPr="004D5371">
                <w:rPr>
                  <w:rFonts w:asciiTheme="minorHAnsi" w:hAnsiTheme="minorHAnsi"/>
                  <w:b/>
                  <w:bCs/>
                  <w:color w:val="000000" w:themeColor="text1"/>
                  <w:sz w:val="20"/>
                  <w:szCs w:val="20"/>
                </w:rPr>
                <w:delText>Address range</w:delText>
              </w:r>
            </w:del>
          </w:p>
        </w:tc>
      </w:tr>
      <w:tr w:rsidR="009D524A" w:rsidRPr="004D5371" w14:paraId="2445C17E" w14:textId="77777777">
        <w:trPr>
          <w:del w:id="451" w:author="Puneet Kumar - Chaucer" w:date="2026-09-30T09:35:00Z"/>
        </w:trPr>
        <w:tc>
          <w:tcPr>
            <w:tcW w:w="2500" w:type="dxa"/>
            <w:tcMar>
              <w:top w:w="70" w:type="dxa"/>
              <w:left w:w="100" w:type="dxa"/>
              <w:bottom w:w="70" w:type="dxa"/>
              <w:right w:w="100" w:type="dxa"/>
            </w:tcMar>
          </w:tcPr>
          <w:p w14:paraId="73D58894" w14:textId="77777777" w:rsidR="009D524A" w:rsidRPr="004D5371" w:rsidRDefault="009D524A">
            <w:pPr>
              <w:rPr>
                <w:del w:id="452" w:author="Puneet Kumar - Chaucer" w:date="2026-09-30T09:35:00Z" w16du:dateUtc="2026-09-30T08:35:00Z"/>
                <w:rFonts w:asciiTheme="minorHAnsi" w:hAnsiTheme="minorHAnsi"/>
                <w:sz w:val="20"/>
                <w:szCs w:val="20"/>
              </w:rPr>
            </w:pPr>
            <w:del w:id="453" w:author="Puneet Kumar - Chaucer" w:date="2026-09-30T09:35:00Z" w16du:dateUtc="2026-09-30T08:35:00Z">
              <w:r w:rsidRPr="004D5371">
                <w:rPr>
                  <w:rFonts w:asciiTheme="minorHAnsi" w:hAnsiTheme="minorHAnsi"/>
                  <w:sz w:val="20"/>
                  <w:szCs w:val="20"/>
                </w:rPr>
                <w:delText>snet-apim-prod-uksouth</w:delText>
              </w:r>
            </w:del>
          </w:p>
        </w:tc>
        <w:tc>
          <w:tcPr>
            <w:tcW w:w="3200" w:type="dxa"/>
            <w:tcMar>
              <w:top w:w="70" w:type="dxa"/>
              <w:left w:w="100" w:type="dxa"/>
              <w:bottom w:w="70" w:type="dxa"/>
              <w:right w:w="100" w:type="dxa"/>
            </w:tcMar>
          </w:tcPr>
          <w:p w14:paraId="61E58F5F" w14:textId="77777777" w:rsidR="009D524A" w:rsidRPr="004D5371" w:rsidRDefault="009D524A">
            <w:pPr>
              <w:rPr>
                <w:del w:id="454" w:author="Puneet Kumar - Chaucer" w:date="2026-09-30T09:35:00Z" w16du:dateUtc="2026-09-30T08:35:00Z"/>
                <w:rFonts w:asciiTheme="minorHAnsi" w:hAnsiTheme="minorHAnsi"/>
                <w:sz w:val="20"/>
                <w:szCs w:val="20"/>
              </w:rPr>
            </w:pPr>
            <w:del w:id="455" w:author="Puneet Kumar - Chaucer" w:date="2026-09-30T09:35:00Z" w16du:dateUtc="2026-09-30T08:35:00Z">
              <w:r w:rsidRPr="004D5371">
                <w:rPr>
                  <w:rFonts w:asciiTheme="minorHAnsi" w:hAnsiTheme="minorHAnsi"/>
                  <w:sz w:val="20"/>
                  <w:szCs w:val="20"/>
                </w:rPr>
                <w:delText>APIM injection (internal mode), UK South</w:delText>
              </w:r>
            </w:del>
          </w:p>
        </w:tc>
        <w:tc>
          <w:tcPr>
            <w:tcW w:w="1600" w:type="dxa"/>
            <w:tcMar>
              <w:top w:w="70" w:type="dxa"/>
              <w:left w:w="100" w:type="dxa"/>
              <w:bottom w:w="70" w:type="dxa"/>
              <w:right w:w="100" w:type="dxa"/>
            </w:tcMar>
          </w:tcPr>
          <w:p w14:paraId="3EBA2839" w14:textId="77777777" w:rsidR="009D524A" w:rsidRPr="004D5371" w:rsidRDefault="009D524A">
            <w:pPr>
              <w:rPr>
                <w:del w:id="456" w:author="Puneet Kumar - Chaucer" w:date="2026-09-30T09:35:00Z" w16du:dateUtc="2026-09-30T08:35:00Z"/>
                <w:rFonts w:asciiTheme="minorHAnsi" w:hAnsiTheme="minorHAnsi"/>
                <w:sz w:val="20"/>
                <w:szCs w:val="20"/>
              </w:rPr>
            </w:pPr>
            <w:del w:id="457" w:author="Puneet Kumar - Chaucer" w:date="2026-09-30T09:35:00Z" w16du:dateUtc="2026-09-30T08:35:00Z">
              <w:r w:rsidRPr="004D5371">
                <w:rPr>
                  <w:rFonts w:asciiTheme="minorHAnsi" w:hAnsiTheme="minorHAnsi"/>
                  <w:sz w:val="20"/>
                  <w:szCs w:val="20"/>
                </w:rPr>
                <w:delText>/26 (default)</w:delText>
              </w:r>
            </w:del>
          </w:p>
        </w:tc>
        <w:tc>
          <w:tcPr>
            <w:tcW w:w="2000" w:type="dxa"/>
            <w:tcMar>
              <w:top w:w="70" w:type="dxa"/>
              <w:left w:w="100" w:type="dxa"/>
              <w:bottom w:w="70" w:type="dxa"/>
              <w:right w:w="100" w:type="dxa"/>
            </w:tcMar>
          </w:tcPr>
          <w:p w14:paraId="06A5DE17" w14:textId="77777777" w:rsidR="009D524A" w:rsidRPr="004D5371" w:rsidRDefault="009D524A">
            <w:pPr>
              <w:rPr>
                <w:del w:id="458" w:author="Puneet Kumar - Chaucer" w:date="2026-09-30T09:35:00Z" w16du:dateUtc="2026-09-30T08:35:00Z"/>
                <w:rFonts w:asciiTheme="minorHAnsi" w:hAnsiTheme="minorHAnsi"/>
                <w:sz w:val="20"/>
                <w:szCs w:val="20"/>
              </w:rPr>
            </w:pPr>
            <w:del w:id="459" w:author="Puneet Kumar - Chaucer" w:date="2026-09-30T09:35:00Z" w16du:dateUtc="2026-09-30T08:35:00Z">
              <w:r w:rsidRPr="004D5371">
                <w:rPr>
                  <w:rFonts w:asciiTheme="minorHAnsi" w:hAnsiTheme="minorHAnsi"/>
                  <w:sz w:val="20"/>
                  <w:szCs w:val="20"/>
                </w:rPr>
                <w:delText>To confirm vs IPAM</w:delText>
              </w:r>
            </w:del>
          </w:p>
        </w:tc>
      </w:tr>
      <w:tr w:rsidR="009D524A" w:rsidRPr="004D5371" w14:paraId="4C50041B" w14:textId="77777777">
        <w:trPr>
          <w:del w:id="460" w:author="Puneet Kumar - Chaucer" w:date="2026-09-30T09:35:00Z"/>
        </w:trPr>
        <w:tc>
          <w:tcPr>
            <w:tcW w:w="2500" w:type="dxa"/>
            <w:tcMar>
              <w:top w:w="70" w:type="dxa"/>
              <w:left w:w="100" w:type="dxa"/>
              <w:bottom w:w="70" w:type="dxa"/>
              <w:right w:w="100" w:type="dxa"/>
            </w:tcMar>
          </w:tcPr>
          <w:p w14:paraId="231CCDE6" w14:textId="77777777" w:rsidR="009D524A" w:rsidRPr="004D5371" w:rsidRDefault="009D524A">
            <w:pPr>
              <w:rPr>
                <w:del w:id="461" w:author="Puneet Kumar - Chaucer" w:date="2026-09-30T09:35:00Z" w16du:dateUtc="2026-09-30T08:35:00Z"/>
                <w:rFonts w:asciiTheme="minorHAnsi" w:hAnsiTheme="minorHAnsi"/>
                <w:sz w:val="20"/>
                <w:szCs w:val="20"/>
              </w:rPr>
            </w:pPr>
            <w:del w:id="462" w:author="Puneet Kumar - Chaucer" w:date="2026-09-30T09:35:00Z" w16du:dateUtc="2026-09-30T08:35:00Z">
              <w:r w:rsidRPr="004D5371">
                <w:rPr>
                  <w:rFonts w:asciiTheme="minorHAnsi" w:hAnsiTheme="minorHAnsi"/>
                  <w:sz w:val="20"/>
                  <w:szCs w:val="20"/>
                </w:rPr>
                <w:delText>snet-apim-prod-ukwest</w:delText>
              </w:r>
            </w:del>
          </w:p>
        </w:tc>
        <w:tc>
          <w:tcPr>
            <w:tcW w:w="3200" w:type="dxa"/>
            <w:tcMar>
              <w:top w:w="70" w:type="dxa"/>
              <w:left w:w="100" w:type="dxa"/>
              <w:bottom w:w="70" w:type="dxa"/>
              <w:right w:w="100" w:type="dxa"/>
            </w:tcMar>
          </w:tcPr>
          <w:p w14:paraId="2313C334" w14:textId="77777777" w:rsidR="009D524A" w:rsidRPr="004D5371" w:rsidRDefault="009D524A">
            <w:pPr>
              <w:rPr>
                <w:del w:id="463" w:author="Puneet Kumar - Chaucer" w:date="2026-09-30T09:35:00Z" w16du:dateUtc="2026-09-30T08:35:00Z"/>
                <w:rFonts w:asciiTheme="minorHAnsi" w:hAnsiTheme="minorHAnsi"/>
                <w:sz w:val="20"/>
                <w:szCs w:val="20"/>
              </w:rPr>
            </w:pPr>
            <w:del w:id="464" w:author="Puneet Kumar - Chaucer" w:date="2026-09-30T09:35:00Z" w16du:dateUtc="2026-09-30T08:35:00Z">
              <w:r w:rsidRPr="004D5371">
                <w:rPr>
                  <w:rFonts w:asciiTheme="minorHAnsi" w:hAnsiTheme="minorHAnsi"/>
                  <w:sz w:val="20"/>
                  <w:szCs w:val="20"/>
                </w:rPr>
                <w:delText>APIM injection (internal mode), UK West</w:delText>
              </w:r>
            </w:del>
          </w:p>
        </w:tc>
        <w:tc>
          <w:tcPr>
            <w:tcW w:w="1600" w:type="dxa"/>
            <w:tcMar>
              <w:top w:w="70" w:type="dxa"/>
              <w:left w:w="100" w:type="dxa"/>
              <w:bottom w:w="70" w:type="dxa"/>
              <w:right w:w="100" w:type="dxa"/>
            </w:tcMar>
          </w:tcPr>
          <w:p w14:paraId="483462C7" w14:textId="77777777" w:rsidR="009D524A" w:rsidRPr="004D5371" w:rsidRDefault="009D524A">
            <w:pPr>
              <w:rPr>
                <w:del w:id="465" w:author="Puneet Kumar - Chaucer" w:date="2026-09-30T09:35:00Z" w16du:dateUtc="2026-09-30T08:35:00Z"/>
                <w:rFonts w:asciiTheme="minorHAnsi" w:hAnsiTheme="minorHAnsi"/>
                <w:sz w:val="20"/>
                <w:szCs w:val="20"/>
              </w:rPr>
            </w:pPr>
            <w:del w:id="466" w:author="Puneet Kumar - Chaucer" w:date="2026-09-30T09:35:00Z" w16du:dateUtc="2026-09-30T08:35:00Z">
              <w:r w:rsidRPr="004D5371">
                <w:rPr>
                  <w:rFonts w:asciiTheme="minorHAnsi" w:hAnsiTheme="minorHAnsi"/>
                  <w:sz w:val="20"/>
                  <w:szCs w:val="20"/>
                </w:rPr>
                <w:delText>/26 (default)</w:delText>
              </w:r>
            </w:del>
          </w:p>
        </w:tc>
        <w:tc>
          <w:tcPr>
            <w:tcW w:w="2000" w:type="dxa"/>
            <w:tcMar>
              <w:top w:w="70" w:type="dxa"/>
              <w:left w:w="100" w:type="dxa"/>
              <w:bottom w:w="70" w:type="dxa"/>
              <w:right w:w="100" w:type="dxa"/>
            </w:tcMar>
          </w:tcPr>
          <w:p w14:paraId="1CBE51AC" w14:textId="77777777" w:rsidR="009D524A" w:rsidRPr="004D5371" w:rsidRDefault="009D524A">
            <w:pPr>
              <w:rPr>
                <w:del w:id="467" w:author="Puneet Kumar - Chaucer" w:date="2026-09-30T09:35:00Z" w16du:dateUtc="2026-09-30T08:35:00Z"/>
                <w:rFonts w:asciiTheme="minorHAnsi" w:hAnsiTheme="minorHAnsi"/>
                <w:sz w:val="20"/>
                <w:szCs w:val="20"/>
              </w:rPr>
            </w:pPr>
            <w:del w:id="468" w:author="Puneet Kumar - Chaucer" w:date="2026-09-30T09:35:00Z" w16du:dateUtc="2026-09-30T08:35:00Z">
              <w:r w:rsidRPr="004D5371">
                <w:rPr>
                  <w:rFonts w:asciiTheme="minorHAnsi" w:hAnsiTheme="minorHAnsi"/>
                  <w:sz w:val="20"/>
                  <w:szCs w:val="20"/>
                </w:rPr>
                <w:delText>To confirm vs IPAM</w:delText>
              </w:r>
            </w:del>
          </w:p>
        </w:tc>
      </w:tr>
      <w:tr w:rsidR="009D524A" w:rsidRPr="004D5371" w14:paraId="258BF93A" w14:textId="77777777">
        <w:trPr>
          <w:del w:id="469" w:author="Puneet Kumar - Chaucer" w:date="2026-09-30T09:35:00Z"/>
        </w:trPr>
        <w:tc>
          <w:tcPr>
            <w:tcW w:w="2500" w:type="dxa"/>
            <w:tcMar>
              <w:top w:w="70" w:type="dxa"/>
              <w:left w:w="100" w:type="dxa"/>
              <w:bottom w:w="70" w:type="dxa"/>
              <w:right w:w="100" w:type="dxa"/>
            </w:tcMar>
          </w:tcPr>
          <w:p w14:paraId="34BA6ABB" w14:textId="77777777" w:rsidR="009D524A" w:rsidRPr="004D5371" w:rsidRDefault="009D524A">
            <w:pPr>
              <w:rPr>
                <w:del w:id="470" w:author="Puneet Kumar - Chaucer" w:date="2026-09-30T09:35:00Z" w16du:dateUtc="2026-09-30T08:35:00Z"/>
                <w:rFonts w:asciiTheme="minorHAnsi" w:hAnsiTheme="minorHAnsi"/>
                <w:sz w:val="20"/>
                <w:szCs w:val="20"/>
              </w:rPr>
            </w:pPr>
            <w:del w:id="471" w:author="Puneet Kumar - Chaucer" w:date="2026-09-30T09:35:00Z" w16du:dateUtc="2026-09-30T08:35:00Z">
              <w:r w:rsidRPr="004D5371">
                <w:rPr>
                  <w:rFonts w:asciiTheme="minorHAnsi" w:hAnsiTheme="minorHAnsi"/>
                  <w:sz w:val="20"/>
                  <w:szCs w:val="20"/>
                </w:rPr>
                <w:delText>snet-pe-backends-*</w:delText>
              </w:r>
            </w:del>
          </w:p>
        </w:tc>
        <w:tc>
          <w:tcPr>
            <w:tcW w:w="3200" w:type="dxa"/>
            <w:tcMar>
              <w:top w:w="70" w:type="dxa"/>
              <w:left w:w="100" w:type="dxa"/>
              <w:bottom w:w="70" w:type="dxa"/>
              <w:right w:w="100" w:type="dxa"/>
            </w:tcMar>
          </w:tcPr>
          <w:p w14:paraId="6E9D697D" w14:textId="77777777" w:rsidR="009D524A" w:rsidRPr="004D5371" w:rsidRDefault="009D524A">
            <w:pPr>
              <w:rPr>
                <w:del w:id="472" w:author="Puneet Kumar - Chaucer" w:date="2026-09-30T09:35:00Z" w16du:dateUtc="2026-09-30T08:35:00Z"/>
                <w:rFonts w:asciiTheme="minorHAnsi" w:hAnsiTheme="minorHAnsi"/>
                <w:sz w:val="20"/>
                <w:szCs w:val="20"/>
              </w:rPr>
            </w:pPr>
            <w:del w:id="473" w:author="Puneet Kumar - Chaucer" w:date="2026-09-30T09:35:00Z" w16du:dateUtc="2026-09-30T08:35:00Z">
              <w:r w:rsidRPr="004D5371">
                <w:rPr>
                  <w:rFonts w:asciiTheme="minorHAnsi" w:hAnsiTheme="minorHAnsi"/>
                  <w:sz w:val="20"/>
                  <w:szCs w:val="20"/>
                </w:rPr>
                <w:delText>Private Endpoints for integration services, Functions and Service Bus</w:delText>
              </w:r>
            </w:del>
          </w:p>
        </w:tc>
        <w:tc>
          <w:tcPr>
            <w:tcW w:w="1600" w:type="dxa"/>
            <w:tcMar>
              <w:top w:w="70" w:type="dxa"/>
              <w:left w:w="100" w:type="dxa"/>
              <w:bottom w:w="70" w:type="dxa"/>
              <w:right w:w="100" w:type="dxa"/>
            </w:tcMar>
          </w:tcPr>
          <w:p w14:paraId="27E4CD48" w14:textId="77777777" w:rsidR="009D524A" w:rsidRPr="004D5371" w:rsidRDefault="009D524A">
            <w:pPr>
              <w:rPr>
                <w:del w:id="474" w:author="Puneet Kumar - Chaucer" w:date="2026-09-30T09:35:00Z" w16du:dateUtc="2026-09-30T08:35:00Z"/>
                <w:rFonts w:asciiTheme="minorHAnsi" w:hAnsiTheme="minorHAnsi"/>
                <w:sz w:val="20"/>
                <w:szCs w:val="20"/>
              </w:rPr>
            </w:pPr>
            <w:del w:id="475" w:author="Puneet Kumar - Chaucer" w:date="2026-09-30T09:35:00Z" w16du:dateUtc="2026-09-30T08:35:00Z">
              <w:r w:rsidRPr="004D5371">
                <w:rPr>
                  <w:rFonts w:asciiTheme="minorHAnsi" w:hAnsiTheme="minorHAnsi"/>
                  <w:sz w:val="20"/>
                  <w:szCs w:val="20"/>
                </w:rPr>
                <w:delText>/26</w:delText>
              </w:r>
            </w:del>
          </w:p>
        </w:tc>
        <w:tc>
          <w:tcPr>
            <w:tcW w:w="2000" w:type="dxa"/>
            <w:tcMar>
              <w:top w:w="70" w:type="dxa"/>
              <w:left w:w="100" w:type="dxa"/>
              <w:bottom w:w="70" w:type="dxa"/>
              <w:right w:w="100" w:type="dxa"/>
            </w:tcMar>
          </w:tcPr>
          <w:p w14:paraId="0FA41A27" w14:textId="77777777" w:rsidR="009D524A" w:rsidRPr="004D5371" w:rsidRDefault="009D524A">
            <w:pPr>
              <w:rPr>
                <w:del w:id="476" w:author="Puneet Kumar - Chaucer" w:date="2026-09-30T09:35:00Z" w16du:dateUtc="2026-09-30T08:35:00Z"/>
                <w:rFonts w:asciiTheme="minorHAnsi" w:hAnsiTheme="minorHAnsi"/>
                <w:sz w:val="20"/>
                <w:szCs w:val="20"/>
              </w:rPr>
            </w:pPr>
            <w:del w:id="477" w:author="Puneet Kumar - Chaucer" w:date="2026-09-30T09:35:00Z" w16du:dateUtc="2026-09-30T08:35:00Z">
              <w:r w:rsidRPr="004D5371">
                <w:rPr>
                  <w:rFonts w:asciiTheme="minorHAnsi" w:hAnsiTheme="minorHAnsi"/>
                  <w:sz w:val="20"/>
                  <w:szCs w:val="20"/>
                </w:rPr>
                <w:delText>To confirm vs IPAM</w:delText>
              </w:r>
            </w:del>
          </w:p>
        </w:tc>
      </w:tr>
      <w:tr w:rsidR="009D524A" w:rsidRPr="004D5371" w14:paraId="09CF8748" w14:textId="77777777">
        <w:trPr>
          <w:del w:id="478" w:author="Puneet Kumar - Chaucer" w:date="2026-09-30T09:35:00Z"/>
        </w:trPr>
        <w:tc>
          <w:tcPr>
            <w:tcW w:w="2500" w:type="dxa"/>
            <w:tcMar>
              <w:top w:w="70" w:type="dxa"/>
              <w:left w:w="100" w:type="dxa"/>
              <w:bottom w:w="70" w:type="dxa"/>
              <w:right w:w="100" w:type="dxa"/>
            </w:tcMar>
          </w:tcPr>
          <w:p w14:paraId="05E4DC3F" w14:textId="77777777" w:rsidR="009D524A" w:rsidRPr="004D5371" w:rsidRDefault="009D524A">
            <w:pPr>
              <w:rPr>
                <w:del w:id="479" w:author="Puneet Kumar - Chaucer" w:date="2026-09-30T09:35:00Z" w16du:dateUtc="2026-09-30T08:35:00Z"/>
                <w:rFonts w:asciiTheme="minorHAnsi" w:hAnsiTheme="minorHAnsi"/>
                <w:sz w:val="20"/>
                <w:szCs w:val="20"/>
              </w:rPr>
            </w:pPr>
            <w:del w:id="480" w:author="Puneet Kumar - Chaucer" w:date="2026-09-30T09:35:00Z" w16du:dateUtc="2026-09-30T08:35:00Z">
              <w:r w:rsidRPr="004D5371">
                <w:rPr>
                  <w:rFonts w:asciiTheme="minorHAnsi" w:hAnsiTheme="minorHAnsi"/>
                  <w:sz w:val="20"/>
                  <w:szCs w:val="20"/>
                </w:rPr>
                <w:delText>snet-frontdoor-pl-*</w:delText>
              </w:r>
            </w:del>
          </w:p>
        </w:tc>
        <w:tc>
          <w:tcPr>
            <w:tcW w:w="3200" w:type="dxa"/>
            <w:tcMar>
              <w:top w:w="70" w:type="dxa"/>
              <w:left w:w="100" w:type="dxa"/>
              <w:bottom w:w="70" w:type="dxa"/>
              <w:right w:w="100" w:type="dxa"/>
            </w:tcMar>
          </w:tcPr>
          <w:p w14:paraId="37E21CE0" w14:textId="77777777" w:rsidR="009D524A" w:rsidRPr="004D5371" w:rsidRDefault="009D524A">
            <w:pPr>
              <w:rPr>
                <w:del w:id="481" w:author="Puneet Kumar - Chaucer" w:date="2026-09-30T09:35:00Z" w16du:dateUtc="2026-09-30T08:35:00Z"/>
                <w:rFonts w:asciiTheme="minorHAnsi" w:hAnsiTheme="minorHAnsi"/>
                <w:sz w:val="20"/>
                <w:szCs w:val="20"/>
              </w:rPr>
            </w:pPr>
            <w:del w:id="482" w:author="Puneet Kumar - Chaucer" w:date="2026-09-30T09:35:00Z" w16du:dateUtc="2026-09-30T08:35:00Z">
              <w:r w:rsidRPr="004D5371">
                <w:rPr>
                  <w:rFonts w:asciiTheme="minorHAnsi" w:hAnsiTheme="minorHAnsi"/>
                  <w:sz w:val="20"/>
                  <w:szCs w:val="20"/>
                </w:rPr>
                <w:delText>Front Door Private Link</w:delText>
              </w:r>
            </w:del>
          </w:p>
        </w:tc>
        <w:tc>
          <w:tcPr>
            <w:tcW w:w="1600" w:type="dxa"/>
            <w:tcMar>
              <w:top w:w="70" w:type="dxa"/>
              <w:left w:w="100" w:type="dxa"/>
              <w:bottom w:w="70" w:type="dxa"/>
              <w:right w:w="100" w:type="dxa"/>
            </w:tcMar>
          </w:tcPr>
          <w:p w14:paraId="787A9BDB" w14:textId="77777777" w:rsidR="009D524A" w:rsidRPr="004D5371" w:rsidRDefault="009D524A">
            <w:pPr>
              <w:rPr>
                <w:del w:id="483" w:author="Puneet Kumar - Chaucer" w:date="2026-09-30T09:35:00Z" w16du:dateUtc="2026-09-30T08:35:00Z"/>
                <w:rFonts w:asciiTheme="minorHAnsi" w:hAnsiTheme="minorHAnsi"/>
                <w:sz w:val="20"/>
                <w:szCs w:val="20"/>
              </w:rPr>
            </w:pPr>
            <w:del w:id="484" w:author="Puneet Kumar - Chaucer" w:date="2026-09-30T09:35:00Z" w16du:dateUtc="2026-09-30T08:35:00Z">
              <w:r w:rsidRPr="004D5371">
                <w:rPr>
                  <w:rFonts w:asciiTheme="minorHAnsi" w:hAnsiTheme="minorHAnsi"/>
                  <w:sz w:val="20"/>
                  <w:szCs w:val="20"/>
                </w:rPr>
                <w:delText>/27</w:delText>
              </w:r>
            </w:del>
          </w:p>
        </w:tc>
        <w:tc>
          <w:tcPr>
            <w:tcW w:w="2000" w:type="dxa"/>
            <w:tcMar>
              <w:top w:w="70" w:type="dxa"/>
              <w:left w:w="100" w:type="dxa"/>
              <w:bottom w:w="70" w:type="dxa"/>
              <w:right w:w="100" w:type="dxa"/>
            </w:tcMar>
          </w:tcPr>
          <w:p w14:paraId="12BA22A3" w14:textId="77777777" w:rsidR="009D524A" w:rsidRPr="004D5371" w:rsidRDefault="009D524A">
            <w:pPr>
              <w:rPr>
                <w:del w:id="485" w:author="Puneet Kumar - Chaucer" w:date="2026-09-30T09:35:00Z" w16du:dateUtc="2026-09-30T08:35:00Z"/>
                <w:rFonts w:asciiTheme="minorHAnsi" w:hAnsiTheme="minorHAnsi"/>
                <w:sz w:val="20"/>
                <w:szCs w:val="20"/>
              </w:rPr>
            </w:pPr>
            <w:del w:id="486" w:author="Puneet Kumar - Chaucer" w:date="2026-09-30T09:35:00Z" w16du:dateUtc="2026-09-30T08:35:00Z">
              <w:r w:rsidRPr="004D5371">
                <w:rPr>
                  <w:rFonts w:asciiTheme="minorHAnsi" w:hAnsiTheme="minorHAnsi"/>
                  <w:sz w:val="20"/>
                  <w:szCs w:val="20"/>
                </w:rPr>
                <w:delText>To confirm vs IPAM</w:delText>
              </w:r>
            </w:del>
          </w:p>
        </w:tc>
      </w:tr>
      <w:tr w:rsidR="009D524A" w:rsidRPr="004D5371" w14:paraId="173AD90B" w14:textId="77777777">
        <w:trPr>
          <w:trHeight w:val="22"/>
          <w:del w:id="487" w:author="Puneet Kumar - Chaucer" w:date="2026-09-30T09:35:00Z"/>
        </w:trPr>
        <w:tc>
          <w:tcPr>
            <w:tcW w:w="2500" w:type="dxa"/>
            <w:tcMar>
              <w:top w:w="70" w:type="dxa"/>
              <w:left w:w="100" w:type="dxa"/>
              <w:bottom w:w="70" w:type="dxa"/>
              <w:right w:w="100" w:type="dxa"/>
            </w:tcMar>
          </w:tcPr>
          <w:p w14:paraId="7985943E" w14:textId="77777777" w:rsidR="009D524A" w:rsidRPr="004D5371" w:rsidRDefault="009D524A">
            <w:pPr>
              <w:rPr>
                <w:del w:id="488" w:author="Puneet Kumar - Chaucer" w:date="2026-09-30T09:35:00Z" w16du:dateUtc="2026-09-30T08:35:00Z"/>
                <w:rFonts w:asciiTheme="minorHAnsi" w:hAnsiTheme="minorHAnsi"/>
                <w:sz w:val="20"/>
                <w:szCs w:val="20"/>
              </w:rPr>
            </w:pPr>
            <w:del w:id="489" w:author="Puneet Kumar - Chaucer" w:date="2026-09-30T09:35:00Z" w16du:dateUtc="2026-09-30T08:35:00Z">
              <w:r w:rsidRPr="004D5371">
                <w:rPr>
                  <w:rFonts w:asciiTheme="minorHAnsi" w:hAnsiTheme="minorHAnsi"/>
                  <w:sz w:val="20"/>
                  <w:szCs w:val="20"/>
                </w:rPr>
                <w:delText>hub firewall subnets</w:delText>
              </w:r>
            </w:del>
          </w:p>
        </w:tc>
        <w:tc>
          <w:tcPr>
            <w:tcW w:w="3200" w:type="dxa"/>
            <w:tcMar>
              <w:top w:w="70" w:type="dxa"/>
              <w:left w:w="100" w:type="dxa"/>
              <w:bottom w:w="70" w:type="dxa"/>
              <w:right w:w="100" w:type="dxa"/>
            </w:tcMar>
          </w:tcPr>
          <w:p w14:paraId="14950C7B" w14:textId="77777777" w:rsidR="009D524A" w:rsidRPr="004D5371" w:rsidRDefault="009D524A">
            <w:pPr>
              <w:rPr>
                <w:del w:id="490" w:author="Puneet Kumar - Chaucer" w:date="2026-09-30T09:35:00Z" w16du:dateUtc="2026-09-30T08:35:00Z"/>
                <w:rFonts w:asciiTheme="minorHAnsi" w:hAnsiTheme="minorHAnsi"/>
                <w:sz w:val="20"/>
                <w:szCs w:val="20"/>
              </w:rPr>
            </w:pPr>
            <w:del w:id="491" w:author="Puneet Kumar - Chaucer" w:date="2026-09-30T09:35:00Z" w16du:dateUtc="2026-09-30T08:35:00Z">
              <w:r w:rsidRPr="004D5371">
                <w:rPr>
                  <w:rFonts w:asciiTheme="minorHAnsi" w:hAnsiTheme="minorHAnsi"/>
                  <w:sz w:val="20"/>
                  <w:szCs w:val="20"/>
                </w:rPr>
                <w:delText>Palo Alto NVA (trust / untrust / mgmt)</w:delText>
              </w:r>
            </w:del>
          </w:p>
        </w:tc>
        <w:tc>
          <w:tcPr>
            <w:tcW w:w="1600" w:type="dxa"/>
            <w:tcMar>
              <w:top w:w="70" w:type="dxa"/>
              <w:left w:w="100" w:type="dxa"/>
              <w:bottom w:w="70" w:type="dxa"/>
              <w:right w:w="100" w:type="dxa"/>
            </w:tcMar>
          </w:tcPr>
          <w:p w14:paraId="350C8B33" w14:textId="77777777" w:rsidR="009D524A" w:rsidRPr="004D5371" w:rsidRDefault="009D524A">
            <w:pPr>
              <w:rPr>
                <w:del w:id="492" w:author="Puneet Kumar - Chaucer" w:date="2026-09-30T09:35:00Z" w16du:dateUtc="2026-09-30T08:35:00Z"/>
                <w:rFonts w:asciiTheme="minorHAnsi" w:hAnsiTheme="minorHAnsi"/>
                <w:sz w:val="20"/>
                <w:szCs w:val="20"/>
              </w:rPr>
            </w:pPr>
            <w:del w:id="493" w:author="Puneet Kumar - Chaucer" w:date="2026-09-30T09:35:00Z" w16du:dateUtc="2026-09-30T08:35:00Z">
              <w:r w:rsidRPr="004D5371">
                <w:rPr>
                  <w:rFonts w:asciiTheme="minorHAnsi" w:hAnsiTheme="minorHAnsi"/>
                  <w:sz w:val="20"/>
                  <w:szCs w:val="20"/>
                </w:rPr>
                <w:delText>Per vendor guidance</w:delText>
              </w:r>
            </w:del>
          </w:p>
        </w:tc>
        <w:tc>
          <w:tcPr>
            <w:tcW w:w="2000" w:type="dxa"/>
            <w:tcMar>
              <w:top w:w="70" w:type="dxa"/>
              <w:left w:w="100" w:type="dxa"/>
              <w:bottom w:w="70" w:type="dxa"/>
              <w:right w:w="100" w:type="dxa"/>
            </w:tcMar>
          </w:tcPr>
          <w:p w14:paraId="3D44E610" w14:textId="77777777" w:rsidR="009D524A" w:rsidRPr="004D5371" w:rsidRDefault="009D524A">
            <w:pPr>
              <w:rPr>
                <w:del w:id="494" w:author="Puneet Kumar - Chaucer" w:date="2026-09-30T09:35:00Z" w16du:dateUtc="2026-09-30T08:35:00Z"/>
                <w:rFonts w:asciiTheme="minorHAnsi" w:hAnsiTheme="minorHAnsi"/>
                <w:sz w:val="20"/>
                <w:szCs w:val="20"/>
              </w:rPr>
            </w:pPr>
            <w:del w:id="495" w:author="Puneet Kumar - Chaucer" w:date="2026-09-30T09:35:00Z" w16du:dateUtc="2026-09-30T08:35:00Z">
              <w:r w:rsidRPr="004D5371">
                <w:rPr>
                  <w:rFonts w:asciiTheme="minorHAnsi" w:hAnsiTheme="minorHAnsi"/>
                  <w:sz w:val="20"/>
                  <w:szCs w:val="20"/>
                </w:rPr>
                <w:delText>Owned by Network</w:delText>
              </w:r>
            </w:del>
          </w:p>
        </w:tc>
      </w:tr>
    </w:tbl>
    <w:p w14:paraId="47A53DAF" w14:textId="77777777" w:rsidR="009D524A" w:rsidRDefault="009D524A" w:rsidP="009D524A">
      <w:pPr>
        <w:spacing w:after="60"/>
      </w:pPr>
    </w:p>
    <w:p w14:paraId="6D3B8A86" w14:textId="69876851" w:rsidR="002D25EA" w:rsidRPr="007F1FDD" w:rsidRDefault="002D25EA" w:rsidP="007F1FDD">
      <w:pPr>
        <w:pStyle w:val="Heading1"/>
        <w:pageBreakBefore/>
        <w:spacing w:after="0"/>
        <w:ind w:left="426"/>
        <w:rPr>
          <w:rFonts w:asciiTheme="minorHAnsi" w:hAnsiTheme="minorHAnsi"/>
          <w:b w:val="0"/>
          <w:bCs w:val="0"/>
          <w:lang w:eastAsia="en-US"/>
        </w:rPr>
      </w:pPr>
      <w:bookmarkStart w:id="496" w:name="_Toc241523871"/>
      <w:r w:rsidRPr="007F1FDD">
        <w:rPr>
          <w:rFonts w:asciiTheme="minorHAnsi" w:hAnsiTheme="minorHAnsi"/>
          <w:b w:val="0"/>
          <w:bCs w:val="0"/>
          <w:lang w:eastAsia="en-US"/>
        </w:rPr>
        <w:lastRenderedPageBreak/>
        <w:t>Security</w:t>
      </w:r>
      <w:r w:rsidR="00071842">
        <w:rPr>
          <w:rFonts w:asciiTheme="minorHAnsi" w:hAnsiTheme="minorHAnsi"/>
          <w:b w:val="0"/>
          <w:bCs w:val="0"/>
          <w:lang w:eastAsia="en-US"/>
        </w:rPr>
        <w:t xml:space="preserve"> and Authentication</w:t>
      </w:r>
      <w:r w:rsidRPr="007F1FDD">
        <w:rPr>
          <w:rFonts w:asciiTheme="minorHAnsi" w:hAnsiTheme="minorHAnsi"/>
          <w:b w:val="0"/>
          <w:bCs w:val="0"/>
          <w:lang w:eastAsia="en-US"/>
        </w:rPr>
        <w:t xml:space="preserve"> Design</w:t>
      </w:r>
      <w:bookmarkEnd w:id="496"/>
    </w:p>
    <w:p w14:paraId="58A64151" w14:textId="77777777" w:rsidR="005F006A" w:rsidRPr="005F006A" w:rsidRDefault="005F006A" w:rsidP="005F006A">
      <w:pPr>
        <w:spacing w:after="140"/>
        <w:rPr>
          <w:sz w:val="20"/>
          <w:szCs w:val="20"/>
          <w:lang w:val="en-IN"/>
        </w:rPr>
      </w:pPr>
      <w:r w:rsidRPr="005F006A">
        <w:rPr>
          <w:sz w:val="20"/>
          <w:szCs w:val="20"/>
          <w:lang w:val="en-IN"/>
        </w:rPr>
        <w:t>Security is the foundational principle of this architecture. Access is explicitly validated at every hop and never assumed based on network location or prior perimeter checks—traffic originating from within the internal network is subject to the exact same verification standard as external requests.</w:t>
      </w:r>
    </w:p>
    <w:p w14:paraId="7D24B862" w14:textId="0A78BA86" w:rsidR="005F006A" w:rsidRPr="005F006A" w:rsidRDefault="005F006A" w:rsidP="005F006A">
      <w:pPr>
        <w:spacing w:after="140"/>
        <w:rPr>
          <w:sz w:val="20"/>
          <w:szCs w:val="20"/>
          <w:lang w:val="en-IN"/>
        </w:rPr>
      </w:pPr>
      <w:r w:rsidRPr="005F006A">
        <w:rPr>
          <w:sz w:val="20"/>
          <w:szCs w:val="20"/>
          <w:lang w:val="en-IN"/>
        </w:rPr>
        <w:t xml:space="preserve">A single security control failure must never expose a backend service. Each request passes through a mandatory, ordered sequence of </w:t>
      </w:r>
      <w:r w:rsidR="006E4EEE" w:rsidRPr="005F006A">
        <w:rPr>
          <w:sz w:val="20"/>
          <w:szCs w:val="20"/>
          <w:lang w:val="en-IN"/>
        </w:rPr>
        <w:t>defence</w:t>
      </w:r>
      <w:r w:rsidRPr="005F006A">
        <w:rPr>
          <w:sz w:val="20"/>
          <w:szCs w:val="20"/>
          <w:lang w:val="en-IN"/>
        </w:rPr>
        <w:t>-in-depth controls before reaching downstream targets:</w:t>
      </w:r>
    </w:p>
    <w:p w14:paraId="04C28064"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Perimeter &amp; Edge Protection:</w:t>
      </w:r>
      <w:r w:rsidRPr="005F006A">
        <w:rPr>
          <w:sz w:val="20"/>
          <w:szCs w:val="20"/>
          <w:lang w:val="en-IN"/>
        </w:rPr>
        <w:t xml:space="preserve"> Mitigates volumetric attacks and inspects web application firewalls (WAF).</w:t>
      </w:r>
    </w:p>
    <w:p w14:paraId="34C4285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Identity &amp; Access Management:</w:t>
      </w:r>
      <w:r w:rsidRPr="005F006A">
        <w:rPr>
          <w:sz w:val="20"/>
          <w:szCs w:val="20"/>
          <w:lang w:val="en-IN"/>
        </w:rPr>
        <w:t xml:space="preserve"> Validates caller identity (Microsoft Entra ID / OAuth 2.0 / Mutual TLS).</w:t>
      </w:r>
    </w:p>
    <w:p w14:paraId="644B5070" w14:textId="77777777" w:rsidR="005F006A" w:rsidRPr="005F006A" w:rsidRDefault="005F006A" w:rsidP="005F006A">
      <w:pPr>
        <w:numPr>
          <w:ilvl w:val="0"/>
          <w:numId w:val="25"/>
        </w:numPr>
        <w:spacing w:after="140"/>
        <w:rPr>
          <w:sz w:val="20"/>
          <w:szCs w:val="20"/>
          <w:lang w:val="en-IN"/>
        </w:rPr>
      </w:pPr>
      <w:r w:rsidRPr="005F006A">
        <w:rPr>
          <w:b/>
          <w:bCs/>
          <w:sz w:val="20"/>
          <w:szCs w:val="20"/>
          <w:lang w:val="en-IN"/>
        </w:rPr>
        <w:t>Gateway Policy Enforcement:</w:t>
      </w:r>
      <w:r w:rsidRPr="005F006A">
        <w:rPr>
          <w:sz w:val="20"/>
          <w:szCs w:val="20"/>
          <w:lang w:val="en-IN"/>
        </w:rPr>
        <w:t xml:space="preserve"> Applies schema validation, scope authorization, rate limits, and throttling.</w:t>
      </w:r>
    </w:p>
    <w:p w14:paraId="412C3538" w14:textId="08111B54" w:rsidR="005F006A" w:rsidRPr="005F006A" w:rsidRDefault="005F006A" w:rsidP="002D25EA">
      <w:pPr>
        <w:numPr>
          <w:ilvl w:val="0"/>
          <w:numId w:val="25"/>
        </w:numPr>
        <w:spacing w:after="140"/>
        <w:rPr>
          <w:sz w:val="20"/>
          <w:szCs w:val="20"/>
          <w:lang w:val="en-IN"/>
        </w:rPr>
      </w:pPr>
      <w:r w:rsidRPr="005F006A">
        <w:rPr>
          <w:b/>
          <w:bCs/>
          <w:sz w:val="20"/>
          <w:szCs w:val="20"/>
          <w:lang w:val="en-IN"/>
        </w:rPr>
        <w:t>Isolated Network Routing:</w:t>
      </w:r>
      <w:r w:rsidRPr="005F006A">
        <w:rPr>
          <w:sz w:val="20"/>
          <w:szCs w:val="20"/>
          <w:lang w:val="en-IN"/>
        </w:rPr>
        <w:t xml:space="preserve"> Ensures traffic travels strictly via Private Endpoints and internal VNet injection.</w:t>
      </w:r>
    </w:p>
    <w:p w14:paraId="61469CA6" w14:textId="77777777" w:rsidR="002D25EA" w:rsidRDefault="002D25EA" w:rsidP="002D25EA">
      <w:pPr>
        <w:spacing w:after="140"/>
      </w:pPr>
    </w:p>
    <w:p w14:paraId="62AEB654" w14:textId="77777777" w:rsidR="002F328B" w:rsidRDefault="002F328B" w:rsidP="002F328B">
      <w:pPr>
        <w:pStyle w:val="Heading2"/>
        <w:rPr>
          <w:rFonts w:asciiTheme="minorHAnsi" w:hAnsiTheme="minorHAnsi"/>
          <w:b w:val="0"/>
          <w:bCs w:val="0"/>
          <w:color w:val="1E2761"/>
          <w:sz w:val="24"/>
          <w:szCs w:val="24"/>
          <w:lang w:eastAsia="en-US"/>
        </w:rPr>
      </w:pPr>
      <w:bookmarkStart w:id="497" w:name="_Toc241523852"/>
      <w:bookmarkStart w:id="498" w:name="_Toc241523872"/>
      <w:r w:rsidRPr="00263D69">
        <w:rPr>
          <w:rFonts w:asciiTheme="minorHAnsi" w:hAnsiTheme="minorHAnsi"/>
          <w:b w:val="0"/>
          <w:bCs w:val="0"/>
          <w:color w:val="1E2761"/>
          <w:sz w:val="24"/>
          <w:szCs w:val="24"/>
          <w:lang w:eastAsia="en-US"/>
        </w:rPr>
        <w:t>Security</w:t>
      </w:r>
    </w:p>
    <w:p w14:paraId="6395934C" w14:textId="77777777" w:rsidR="002F328B" w:rsidRDefault="002F328B" w:rsidP="002F328B">
      <w:pPr>
        <w:spacing w:after="140"/>
        <w:rPr>
          <w:sz w:val="20"/>
          <w:szCs w:val="20"/>
        </w:rPr>
      </w:pPr>
      <w:r>
        <w:rPr>
          <w:sz w:val="20"/>
          <w:szCs w:val="20"/>
        </w:rPr>
        <w:t xml:space="preserve">The access models in sections </w:t>
      </w:r>
      <w:hyperlink w:anchor="_Toc241523850" w:history="1">
        <w:r>
          <w:rPr>
            <w:color w:val="0000FF"/>
            <w:sz w:val="20"/>
            <w:szCs w:val="20"/>
            <w:u w:val="single"/>
          </w:rPr>
          <w:t>5.3</w:t>
        </w:r>
      </w:hyperlink>
      <w:r>
        <w:rPr>
          <w:sz w:val="20"/>
          <w:szCs w:val="20"/>
        </w:rPr>
        <w:t xml:space="preserve"> and </w:t>
      </w:r>
      <w:hyperlink w:anchor="_Toc241523851" w:history="1">
        <w:r>
          <w:rPr>
            <w:color w:val="0000FF"/>
            <w:sz w:val="20"/>
            <w:szCs w:val="20"/>
            <w:u w:val="single"/>
          </w:rPr>
          <w:t>5.4</w:t>
        </w:r>
      </w:hyperlink>
      <w:r>
        <w:rPr>
          <w:sz w:val="20"/>
          <w:szCs w:val="20"/>
        </w:rPr>
        <w:t xml:space="preserve"> rely on four security pillars applied consistently across the platform:</w:t>
      </w:r>
    </w:p>
    <w:p w14:paraId="7C40C231" w14:textId="77777777" w:rsidR="002F328B" w:rsidRDefault="002F328B" w:rsidP="002F328B">
      <w:pPr>
        <w:rPr>
          <w:lang w:eastAsia="en-US"/>
        </w:rPr>
      </w:pPr>
      <w:r>
        <w:rPr>
          <w:noProof/>
          <w:lang w:eastAsia="en-US"/>
        </w:rPr>
        <w:drawing>
          <wp:inline distT="0" distB="0" distL="0" distR="0" wp14:anchorId="5B66CE1B" wp14:editId="27DF7AB7">
            <wp:extent cx="5773706" cy="1841500"/>
            <wp:effectExtent l="0" t="0" r="0" b="6350"/>
            <wp:docPr id="957396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92061" cy="1847354"/>
                    </a:xfrm>
                    <a:prstGeom prst="rect">
                      <a:avLst/>
                    </a:prstGeom>
                    <a:noFill/>
                  </pic:spPr>
                </pic:pic>
              </a:graphicData>
            </a:graphic>
          </wp:inline>
        </w:drawing>
      </w:r>
    </w:p>
    <w:p w14:paraId="7F414A8C" w14:textId="77777777" w:rsidR="00253C05" w:rsidRPr="004D5371" w:rsidRDefault="00253C05" w:rsidP="00253C05">
      <w:pPr>
        <w:rPr>
          <w:b/>
          <w:bCs/>
          <w:sz w:val="20"/>
          <w:szCs w:val="20"/>
        </w:rPr>
      </w:pPr>
      <w:r w:rsidRPr="004D5371">
        <w:rPr>
          <w:b/>
          <w:bCs/>
          <w:sz w:val="20"/>
          <w:szCs w:val="20"/>
        </w:rPr>
        <w:t>Security architecture: defence in depth at a glance</w:t>
      </w:r>
    </w:p>
    <w:p w14:paraId="3196B586" w14:textId="77777777" w:rsidR="00E60746" w:rsidRPr="00E60746" w:rsidRDefault="00E60746" w:rsidP="00E60746">
      <w:pPr>
        <w:spacing w:after="140"/>
        <w:rPr>
          <w:ins w:id="499" w:author="Joycell Sundararaj - Chaucer" w:date="2026-09-30T11:13:00Z"/>
          <w:sz w:val="20"/>
          <w:szCs w:val="20"/>
        </w:rPr>
      </w:pPr>
      <w:ins w:id="500" w:author="Joycell Sundararaj - Chaucer" w:date="2026-09-30T11:13:00Z">
        <w:r w:rsidRPr="00E60746">
          <w:rPr>
            <w:sz w:val="20"/>
            <w:szCs w:val="20"/>
          </w:rPr>
          <w:t>The diagram below illustrates the defence-in-depth model for a private-mode APIM deployment protected by an edge security service. Requests traverse multiple control layers before reaching backend services, with each layer applying a specific security function. Security is achieved through the combined operation of all layers rather than reliance on any single control.</w:t>
        </w:r>
      </w:ins>
    </w:p>
    <w:p w14:paraId="06D5D98B" w14:textId="7CCF23A0" w:rsidR="00253C05" w:rsidRPr="004D5371" w:rsidDel="00E60746" w:rsidRDefault="00253C05" w:rsidP="00253C05">
      <w:pPr>
        <w:spacing w:after="140"/>
        <w:rPr>
          <w:del w:id="501" w:author="Joycell Sundararaj - Chaucer" w:date="2026-09-30T11:13:00Z" w16du:dateUtc="2026-09-30T10:13:00Z"/>
          <w:sz w:val="20"/>
          <w:szCs w:val="20"/>
        </w:rPr>
      </w:pPr>
      <w:del w:id="502" w:author="Joycell Sundararaj - Chaucer" w:date="2026-09-30T11:13:00Z" w16du:dateUtc="2026-09-30T10:13:00Z">
        <w:r w:rsidRPr="004D5371" w:rsidDel="00E60746">
          <w:rPr>
            <w:sz w:val="20"/>
            <w:szCs w:val="20"/>
          </w:rPr>
          <w:delTex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delText>
        </w:r>
      </w:del>
    </w:p>
    <w:p w14:paraId="55076690" w14:textId="77777777" w:rsidR="00253C05" w:rsidRDefault="00253C05" w:rsidP="00253C05">
      <w:pPr>
        <w:spacing w:before="80" w:after="120"/>
        <w:jc w:val="center"/>
      </w:pPr>
      <w:r>
        <w:rPr>
          <w:noProof/>
        </w:rPr>
        <w:lastRenderedPageBreak/>
        <w:drawing>
          <wp:inline distT="0" distB="0" distL="0" distR="0" wp14:anchorId="015A5533" wp14:editId="01832B4C">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0720" cy="5206805"/>
                    </a:xfrm>
                    <a:prstGeom prst="rect">
                      <a:avLst/>
                    </a:prstGeom>
                  </pic:spPr>
                </pic:pic>
              </a:graphicData>
            </a:graphic>
          </wp:inline>
        </w:drawing>
      </w:r>
    </w:p>
    <w:p w14:paraId="17F67D94" w14:textId="77777777" w:rsidR="00253C05" w:rsidRPr="004D5371" w:rsidRDefault="00253C05" w:rsidP="00253C05">
      <w:pPr>
        <w:rPr>
          <w:b/>
          <w:bCs/>
          <w:sz w:val="20"/>
          <w:szCs w:val="20"/>
        </w:rPr>
      </w:pPr>
      <w:r w:rsidRPr="004D5371">
        <w:rPr>
          <w:b/>
          <w:bCs/>
          <w:sz w:val="20"/>
          <w:szCs w:val="20"/>
        </w:rPr>
        <w:t xml:space="preserve">Security </w:t>
      </w:r>
      <w:commentRangeStart w:id="503"/>
      <w:r w:rsidRPr="004D5371">
        <w:rPr>
          <w:b/>
          <w:bCs/>
          <w:sz w:val="20"/>
          <w:szCs w:val="20"/>
        </w:rPr>
        <w:t xml:space="preserve">design principles </w:t>
      </w:r>
      <w:commentRangeEnd w:id="503"/>
      <w:r w:rsidRPr="004D5371">
        <w:rPr>
          <w:rStyle w:val="CommentReference"/>
          <w:b/>
          <w:bCs/>
          <w:sz w:val="20"/>
          <w:szCs w:val="20"/>
        </w:rPr>
        <w:commentReference w:id="503"/>
      </w:r>
    </w:p>
    <w:p w14:paraId="663C5361" w14:textId="77777777" w:rsidR="00253C05" w:rsidRPr="005F006A" w:rsidRDefault="00253C05" w:rsidP="00253C05">
      <w:pPr>
        <w:spacing w:after="140"/>
        <w:rPr>
          <w:sz w:val="20"/>
          <w:szCs w:val="20"/>
          <w:lang w:val="en-IN"/>
        </w:rPr>
      </w:pPr>
      <w:r w:rsidRPr="005F006A">
        <w:rPr>
          <w:sz w:val="20"/>
          <w:szCs w:val="20"/>
          <w:lang w:val="en-IN"/>
        </w:rPr>
        <w:t>The controls detailed in this section enforce seven foundational security principles across the platform:</w:t>
      </w:r>
    </w:p>
    <w:p w14:paraId="3357AE6B"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Verify Explicitly (Zero-Trust):</w:t>
      </w:r>
      <w:r w:rsidRPr="005F006A">
        <w:rPr>
          <w:sz w:val="20"/>
          <w:szCs w:val="20"/>
          <w:lang w:val="en-IN"/>
        </w:rPr>
        <w:t xml:space="preserve"> Validate every hop independently; no request is trusted simply because it originates from within the corporate network.</w:t>
      </w:r>
    </w:p>
    <w:p w14:paraId="45CB1437" w14:textId="48282A79" w:rsidR="00253C05" w:rsidRPr="005F006A" w:rsidRDefault="006C083D" w:rsidP="00253C05">
      <w:pPr>
        <w:numPr>
          <w:ilvl w:val="0"/>
          <w:numId w:val="26"/>
        </w:numPr>
        <w:spacing w:after="140"/>
        <w:rPr>
          <w:sz w:val="20"/>
          <w:szCs w:val="20"/>
          <w:lang w:val="en-IN"/>
        </w:rPr>
      </w:pPr>
      <w:r>
        <w:rPr>
          <w:b/>
          <w:bCs/>
          <w:sz w:val="20"/>
          <w:szCs w:val="20"/>
          <w:lang w:val="en-IN"/>
        </w:rPr>
        <w:t>D</w:t>
      </w:r>
      <w:r w:rsidR="00253C05" w:rsidRPr="005F006A">
        <w:rPr>
          <w:b/>
          <w:bCs/>
          <w:sz w:val="20"/>
          <w:szCs w:val="20"/>
          <w:lang w:val="en-IN"/>
        </w:rPr>
        <w:t>efence-in-Depth:</w:t>
      </w:r>
      <w:r w:rsidR="00253C05" w:rsidRPr="005F006A">
        <w:rPr>
          <w:sz w:val="20"/>
          <w:szCs w:val="20"/>
          <w:lang w:val="en-IN"/>
        </w:rPr>
        <w:t xml:space="preserve"> No single control is load-bearing; security relies on layered edge WAF, gateway policies, and network isolation working in unison. </w:t>
      </w:r>
    </w:p>
    <w:p w14:paraId="1AD3578D"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Least Privilege:</w:t>
      </w:r>
      <w:r w:rsidRPr="005F006A">
        <w:rPr>
          <w:sz w:val="20"/>
          <w:szCs w:val="20"/>
          <w:lang w:val="en-IN"/>
        </w:rPr>
        <w:t xml:space="preserve"> Consumers, APIOps deployment pipelines, and administrators are granted the minimum permissions necessary to perform their roles.</w:t>
      </w:r>
    </w:p>
    <w:p w14:paraId="38D2805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Secure &amp; Deny by Default:</w:t>
      </w:r>
      <w:r w:rsidRPr="005F006A">
        <w:rPr>
          <w:sz w:val="20"/>
          <w:szCs w:val="20"/>
          <w:lang w:val="en-IN"/>
        </w:rPr>
        <w:t xml:space="preserve"> All APIs remain private and unauthenticated by default until explicitly configured and approved for publication. </w:t>
      </w:r>
    </w:p>
    <w:p w14:paraId="7E921AFC"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Single Identity Provider:</w:t>
      </w:r>
      <w:r w:rsidRPr="005F006A">
        <w:rPr>
          <w:sz w:val="20"/>
          <w:szCs w:val="20"/>
          <w:lang w:val="en-IN"/>
        </w:rPr>
        <w:t xml:space="preserve"> Microsoft Entra ID serves as the central Identity Provider (IdP) for both consumer OAuth validation and platform administration.</w:t>
      </w:r>
    </w:p>
    <w:p w14:paraId="46223B25" w14:textId="77777777" w:rsidR="00253C05" w:rsidRPr="005F006A" w:rsidRDefault="00253C05" w:rsidP="00253C05">
      <w:pPr>
        <w:numPr>
          <w:ilvl w:val="0"/>
          <w:numId w:val="26"/>
        </w:numPr>
        <w:spacing w:after="140"/>
        <w:rPr>
          <w:sz w:val="20"/>
          <w:szCs w:val="20"/>
          <w:lang w:val="en-IN"/>
        </w:rPr>
      </w:pPr>
      <w:r w:rsidRPr="005F006A">
        <w:rPr>
          <w:b/>
          <w:bCs/>
          <w:sz w:val="20"/>
          <w:szCs w:val="20"/>
          <w:lang w:val="en-IN"/>
        </w:rPr>
        <w:t>Everything as Code (APIOps):</w:t>
      </w:r>
      <w:r w:rsidRPr="005F006A">
        <w:rPr>
          <w:sz w:val="20"/>
          <w:szCs w:val="20"/>
          <w:lang w:val="en-IN"/>
        </w:rPr>
        <w:t xml:space="preserve"> Platform and API security configurations are version-controlled, peer-reviewed, and deployed exclusively via automated pipelines.</w:t>
      </w:r>
    </w:p>
    <w:p w14:paraId="2A43CF30" w14:textId="77777777" w:rsidR="00253C05" w:rsidRDefault="00253C05" w:rsidP="00253C05">
      <w:pPr>
        <w:numPr>
          <w:ilvl w:val="0"/>
          <w:numId w:val="26"/>
        </w:numPr>
        <w:spacing w:after="140"/>
        <w:rPr>
          <w:sz w:val="20"/>
          <w:szCs w:val="20"/>
          <w:lang w:val="en-IN"/>
        </w:rPr>
      </w:pPr>
      <w:r w:rsidRPr="005F006A">
        <w:rPr>
          <w:b/>
          <w:bCs/>
          <w:sz w:val="20"/>
          <w:szCs w:val="20"/>
          <w:lang w:val="en-IN"/>
        </w:rPr>
        <w:t>Zero Secrets in Code:</w:t>
      </w:r>
      <w:r w:rsidRPr="005F006A">
        <w:rPr>
          <w:sz w:val="20"/>
          <w:szCs w:val="20"/>
          <w:lang w:val="en-IN"/>
        </w:rPr>
        <w:t xml:space="preserve"> No credentials or secrets are committed to repositories or hard-coded in policies</w:t>
      </w:r>
      <w:r>
        <w:rPr>
          <w:sz w:val="20"/>
          <w:szCs w:val="20"/>
          <w:lang w:val="en-IN"/>
        </w:rPr>
        <w:t xml:space="preserve"> </w:t>
      </w:r>
      <w:r w:rsidRPr="005F006A">
        <w:rPr>
          <w:sz w:val="20"/>
          <w:szCs w:val="20"/>
          <w:lang w:val="en-IN"/>
        </w:rPr>
        <w:t>all use Key Vault-backed Named Values</w:t>
      </w:r>
    </w:p>
    <w:p w14:paraId="067028A0" w14:textId="77777777" w:rsidR="00253C05" w:rsidRPr="005F006A" w:rsidRDefault="00253C05" w:rsidP="00253C05">
      <w:pPr>
        <w:spacing w:after="140"/>
        <w:rPr>
          <w:sz w:val="20"/>
          <w:szCs w:val="20"/>
          <w:lang w:val="en-IN"/>
        </w:rPr>
      </w:pPr>
      <w:r>
        <w:rPr>
          <w:sz w:val="20"/>
          <w:szCs w:val="20"/>
          <w:lang w:val="en-IN"/>
        </w:rPr>
        <w:t>&lt;Refer Primary ref here &gt;</w:t>
      </w:r>
    </w:p>
    <w:p w14:paraId="17D340D8" w14:textId="77777777" w:rsidR="00253C05" w:rsidRPr="005F006A" w:rsidRDefault="00253C05" w:rsidP="00253C05">
      <w:pPr>
        <w:spacing w:after="140"/>
        <w:rPr>
          <w:b/>
          <w:bCs/>
          <w:sz w:val="20"/>
          <w:szCs w:val="20"/>
          <w:lang w:val="en-IN"/>
        </w:rPr>
      </w:pPr>
      <w:r w:rsidRPr="005F006A">
        <w:rPr>
          <w:b/>
          <w:bCs/>
          <w:sz w:val="20"/>
          <w:szCs w:val="20"/>
        </w:rPr>
        <w:t>Residual Risk &amp; Mitigation Matrix</w:t>
      </w:r>
    </w:p>
    <w:p w14:paraId="0B8B8693" w14:textId="77777777" w:rsidR="00DB0508" w:rsidRPr="00DB0508" w:rsidRDefault="00DB0508" w:rsidP="00DB0508">
      <w:pPr>
        <w:spacing w:after="140"/>
        <w:rPr>
          <w:ins w:id="504" w:author="Joycell Sundararaj - Chaucer" w:date="2026-09-30T11:12:00Z"/>
          <w:sz w:val="20"/>
          <w:szCs w:val="20"/>
        </w:rPr>
      </w:pPr>
      <w:ins w:id="505" w:author="Joycell Sundararaj - Chaucer" w:date="2026-09-30T11:12:00Z">
        <w:r w:rsidRPr="00DB0508">
          <w:rPr>
            <w:sz w:val="20"/>
            <w:szCs w:val="20"/>
          </w:rPr>
          <w:lastRenderedPageBreak/>
          <w:t>Residual risks remain after the application of the defined controls. The table below identifies those risks, the associated compensating controls and the accountable owner to ensure they are explicitly understood, managed and tracked.</w:t>
        </w:r>
      </w:ins>
    </w:p>
    <w:tbl>
      <w:tblPr>
        <w:tblStyle w:val="TableGrid"/>
        <w:tblW w:w="0" w:type="auto"/>
        <w:tblLook w:val="04A0" w:firstRow="1" w:lastRow="0" w:firstColumn="1" w:lastColumn="0" w:noHBand="0" w:noVBand="1"/>
      </w:tblPr>
      <w:tblGrid>
        <w:gridCol w:w="2298"/>
        <w:gridCol w:w="2304"/>
        <w:gridCol w:w="2816"/>
        <w:gridCol w:w="1598"/>
      </w:tblGrid>
      <w:tr w:rsidR="00253C05" w14:paraId="4A2AFB74" w14:textId="77777777" w:rsidTr="00666465">
        <w:tc>
          <w:tcPr>
            <w:tcW w:w="2592" w:type="dxa"/>
            <w:tcBorders>
              <w:bottom w:val="single" w:sz="12" w:space="0" w:color="1A2B56" w:themeColor="accent1"/>
            </w:tcBorders>
            <w:shd w:val="clear" w:color="auto" w:fill="C1CDEC" w:themeFill="accent1" w:themeFillTint="33"/>
          </w:tcPr>
          <w:p w14:paraId="16646064" w14:textId="77777777" w:rsidR="00253C05" w:rsidRPr="005F006A" w:rsidRDefault="00253C05" w:rsidP="00666465">
            <w:pPr>
              <w:rPr>
                <w:color w:val="000000" w:themeColor="text1"/>
              </w:rPr>
            </w:pPr>
            <w:r w:rsidRPr="005F006A">
              <w:rPr>
                <w:rFonts w:ascii="Calibri" w:hAnsi="Calibri"/>
                <w:b/>
                <w:color w:val="000000" w:themeColor="text1"/>
                <w:sz w:val="19"/>
              </w:rPr>
              <w:t>Residual Risk</w:t>
            </w:r>
          </w:p>
        </w:tc>
        <w:tc>
          <w:tcPr>
            <w:tcW w:w="2592" w:type="dxa"/>
            <w:tcBorders>
              <w:bottom w:val="single" w:sz="12" w:space="0" w:color="1A2B56" w:themeColor="accent1"/>
            </w:tcBorders>
            <w:shd w:val="clear" w:color="auto" w:fill="C1CDEC" w:themeFill="accent1" w:themeFillTint="33"/>
          </w:tcPr>
          <w:p w14:paraId="23D29606" w14:textId="77777777" w:rsidR="00253C05" w:rsidRPr="005F006A" w:rsidRDefault="00253C05" w:rsidP="00666465">
            <w:pPr>
              <w:rPr>
                <w:color w:val="000000" w:themeColor="text1"/>
              </w:rPr>
            </w:pPr>
            <w:r w:rsidRPr="005F006A">
              <w:rPr>
                <w:rFonts w:ascii="Calibri" w:hAnsi="Calibri"/>
                <w:b/>
                <w:color w:val="000000" w:themeColor="text1"/>
                <w:sz w:val="19"/>
              </w:rPr>
              <w:t>Risk Rationale &amp; Root Cause</w:t>
            </w:r>
          </w:p>
        </w:tc>
        <w:tc>
          <w:tcPr>
            <w:tcW w:w="3168" w:type="dxa"/>
            <w:tcBorders>
              <w:bottom w:val="single" w:sz="12" w:space="0" w:color="1A2B56" w:themeColor="accent1"/>
            </w:tcBorders>
            <w:shd w:val="clear" w:color="auto" w:fill="C1CDEC" w:themeFill="accent1" w:themeFillTint="33"/>
          </w:tcPr>
          <w:p w14:paraId="60D238C6" w14:textId="77777777" w:rsidR="00253C05" w:rsidRPr="005F006A" w:rsidRDefault="00253C05" w:rsidP="00666465">
            <w:pPr>
              <w:rPr>
                <w:color w:val="000000" w:themeColor="text1"/>
              </w:rPr>
            </w:pPr>
            <w:r w:rsidRPr="005F006A">
              <w:rPr>
                <w:rFonts w:ascii="Calibri" w:hAnsi="Calibri"/>
                <w:b/>
                <w:color w:val="000000" w:themeColor="text1"/>
                <w:sz w:val="19"/>
              </w:rPr>
              <w:t>Compensating Control &amp; Mitigation Strategy</w:t>
            </w:r>
          </w:p>
        </w:tc>
        <w:tc>
          <w:tcPr>
            <w:tcW w:w="1728" w:type="dxa"/>
            <w:tcBorders>
              <w:bottom w:val="single" w:sz="12" w:space="0" w:color="1A2B56" w:themeColor="accent1"/>
            </w:tcBorders>
            <w:shd w:val="clear" w:color="auto" w:fill="C1CDEC" w:themeFill="accent1" w:themeFillTint="33"/>
          </w:tcPr>
          <w:p w14:paraId="7BD8E08A" w14:textId="77777777" w:rsidR="00253C05" w:rsidRPr="005F006A" w:rsidRDefault="00253C05" w:rsidP="00666465">
            <w:pPr>
              <w:rPr>
                <w:color w:val="000000" w:themeColor="text1"/>
              </w:rPr>
            </w:pPr>
            <w:r w:rsidRPr="005F006A">
              <w:rPr>
                <w:rFonts w:ascii="Calibri" w:hAnsi="Calibri"/>
                <w:b/>
                <w:color w:val="000000" w:themeColor="text1"/>
                <w:sz w:val="19"/>
              </w:rPr>
              <w:t>Risk Owner</w:t>
            </w:r>
          </w:p>
        </w:tc>
      </w:tr>
      <w:tr w:rsidR="00253C05" w14:paraId="58B7317F" w14:textId="77777777" w:rsidTr="00666465">
        <w:tc>
          <w:tcPr>
            <w:tcW w:w="2592" w:type="dxa"/>
            <w:tcBorders>
              <w:top w:val="single" w:sz="12" w:space="0" w:color="1A2B56" w:themeColor="accent1"/>
            </w:tcBorders>
          </w:tcPr>
          <w:p w14:paraId="6DFD6B9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Backend Object-Level Authorization (BOLA / OWASP API1)</w:t>
            </w:r>
          </w:p>
        </w:tc>
        <w:tc>
          <w:tcPr>
            <w:tcW w:w="2592" w:type="dxa"/>
            <w:tcBorders>
              <w:top w:val="single" w:sz="12" w:space="0" w:color="1A2B56" w:themeColor="accent1"/>
            </w:tcBorders>
          </w:tcPr>
          <w:p w14:paraId="2E14EFD2"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APIM validates token signature and passes claims, but only the downstream domain service understands its internal domain object model.</w:t>
            </w:r>
          </w:p>
        </w:tc>
        <w:tc>
          <w:tcPr>
            <w:tcW w:w="3168" w:type="dxa"/>
            <w:tcBorders>
              <w:top w:val="single" w:sz="12" w:space="0" w:color="1A2B56" w:themeColor="accent1"/>
            </w:tcBorders>
          </w:tcPr>
          <w:p w14:paraId="74412A3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domain backend-authorization standard, static code review, and automated contract testing per API.</w:t>
            </w:r>
          </w:p>
        </w:tc>
        <w:tc>
          <w:tcPr>
            <w:tcW w:w="1728" w:type="dxa"/>
            <w:tcBorders>
              <w:top w:val="single" w:sz="12" w:space="0" w:color="1A2B56" w:themeColor="accent1"/>
            </w:tcBorders>
          </w:tcPr>
          <w:p w14:paraId="02FDABDF"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Domain Teams</w:t>
            </w:r>
          </w:p>
        </w:tc>
      </w:tr>
      <w:tr w:rsidR="00253C05" w14:paraId="4CB80AF2" w14:textId="77777777" w:rsidTr="00666465">
        <w:tc>
          <w:tcPr>
            <w:tcW w:w="2592" w:type="dxa"/>
          </w:tcPr>
          <w:p w14:paraId="06F2CAC8"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Non-OAuth Exception Consumers</w:t>
            </w:r>
          </w:p>
        </w:tc>
        <w:tc>
          <w:tcPr>
            <w:tcW w:w="2592" w:type="dxa"/>
          </w:tcPr>
          <w:p w14:paraId="2B5A058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Legacy partners or constrained systems that cannot support modern OAuth 2.0 / OIDC authentication flows.</w:t>
            </w:r>
          </w:p>
        </w:tc>
        <w:tc>
          <w:tcPr>
            <w:tcW w:w="3168" w:type="dxa"/>
          </w:tcPr>
          <w:p w14:paraId="37926EE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mTLS or static IP allow-listing combined with short-lived rotating secrets; enforced via time-boxed, reviewed security exception.</w:t>
            </w:r>
          </w:p>
        </w:tc>
        <w:tc>
          <w:tcPr>
            <w:tcW w:w="1728" w:type="dxa"/>
          </w:tcPr>
          <w:p w14:paraId="07B52E26"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Security</w:t>
            </w:r>
          </w:p>
        </w:tc>
      </w:tr>
      <w:tr w:rsidR="00253C05" w14:paraId="43B11D0F" w14:textId="77777777" w:rsidTr="00666465">
        <w:tc>
          <w:tcPr>
            <w:tcW w:w="2592" w:type="dxa"/>
          </w:tcPr>
          <w:p w14:paraId="4B88C705" w14:textId="77777777" w:rsidR="00253C05" w:rsidRPr="005F006A" w:rsidRDefault="00253C05" w:rsidP="00666465">
            <w:pPr>
              <w:rPr>
                <w:kern w:val="0"/>
                <w:sz w:val="20"/>
                <w:szCs w:val="20"/>
                <w:lang w:val="en-IN"/>
                <w14:ligatures w14:val="none"/>
              </w:rPr>
            </w:pPr>
            <w:commentRangeStart w:id="506"/>
            <w:r w:rsidRPr="005F006A">
              <w:rPr>
                <w:kern w:val="0"/>
                <w:sz w:val="20"/>
                <w:szCs w:val="20"/>
                <w:lang w:val="en-IN"/>
                <w14:ligatures w14:val="none"/>
              </w:rPr>
              <w:t>Unverified Compliance Control Mapping</w:t>
            </w:r>
          </w:p>
        </w:tc>
        <w:tc>
          <w:tcPr>
            <w:tcW w:w="2592" w:type="dxa"/>
          </w:tcPr>
          <w:p w14:paraId="5947F43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The Organization control catalogue has not yet been cross-checked and independently audited against this design.</w:t>
            </w:r>
          </w:p>
        </w:tc>
        <w:tc>
          <w:tcPr>
            <w:tcW w:w="3168" w:type="dxa"/>
          </w:tcPr>
          <w:p w14:paraId="3871B7CE"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Formal compliance sign-off of the Control-to-Evidence Matrix prior to passing the final Go-Live gate.</w:t>
            </w:r>
          </w:p>
        </w:tc>
        <w:tc>
          <w:tcPr>
            <w:tcW w:w="1728" w:type="dxa"/>
          </w:tcPr>
          <w:p w14:paraId="7DA52609"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Compliance</w:t>
            </w:r>
            <w:commentRangeEnd w:id="506"/>
            <w:r w:rsidR="00730678" w:rsidRPr="005F006A">
              <w:rPr>
                <w:rStyle w:val="CommentReference"/>
                <w:kern w:val="0"/>
                <w:sz w:val="20"/>
                <w:szCs w:val="20"/>
                <w:lang w:val="en-IN"/>
                <w14:ligatures w14:val="none"/>
              </w:rPr>
              <w:commentReference w:id="506"/>
            </w:r>
          </w:p>
        </w:tc>
      </w:tr>
      <w:tr w:rsidR="00253C05" w14:paraId="3B9EDBF6" w14:textId="77777777" w:rsidTr="00666465">
        <w:tc>
          <w:tcPr>
            <w:tcW w:w="2592" w:type="dxa"/>
          </w:tcPr>
          <w:p w14:paraId="7CB4909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Peak Load Capacity Behaviour</w:t>
            </w:r>
          </w:p>
        </w:tc>
        <w:tc>
          <w:tcPr>
            <w:tcW w:w="2592" w:type="dxa"/>
          </w:tcPr>
          <w:p w14:paraId="361C6114"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Exact peak request-per-second (RPS) metrics have not been benchmarked under real production conditions.</w:t>
            </w:r>
          </w:p>
        </w:tc>
        <w:tc>
          <w:tcPr>
            <w:tcW w:w="3168" w:type="dxa"/>
          </w:tcPr>
          <w:p w14:paraId="79C4FCE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Mandatory pre-go-live performance/load testing; dynamic autoscaling based on gateway CPU and memory metrics.</w:t>
            </w:r>
          </w:p>
        </w:tc>
        <w:tc>
          <w:tcPr>
            <w:tcW w:w="1728" w:type="dxa"/>
          </w:tcPr>
          <w:p w14:paraId="152806F0"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Team</w:t>
            </w:r>
          </w:p>
        </w:tc>
      </w:tr>
      <w:tr w:rsidR="00253C05" w14:paraId="15A6E246" w14:textId="77777777" w:rsidTr="00666465">
        <w:tc>
          <w:tcPr>
            <w:tcW w:w="2592" w:type="dxa"/>
          </w:tcPr>
          <w:p w14:paraId="58693DBD"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Single Gateway Ingress Concentration</w:t>
            </w:r>
          </w:p>
        </w:tc>
        <w:tc>
          <w:tcPr>
            <w:tcW w:w="2592" w:type="dxa"/>
          </w:tcPr>
          <w:p w14:paraId="58725F8A"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A multi-tenant shared platform concentrates blast radius compared to isolated, scattered backend endpoints.</w:t>
            </w:r>
          </w:p>
        </w:tc>
        <w:tc>
          <w:tcPr>
            <w:tcW w:w="3168" w:type="dxa"/>
          </w:tcPr>
          <w:p w14:paraId="36C80FD8" w14:textId="5C72EB5A" w:rsidR="00253C05" w:rsidRPr="005F006A" w:rsidRDefault="00253C05" w:rsidP="00666465">
            <w:pPr>
              <w:rPr>
                <w:kern w:val="0"/>
                <w:sz w:val="20"/>
                <w:szCs w:val="20"/>
                <w:lang w:val="en-IN"/>
                <w14:ligatures w14:val="none"/>
              </w:rPr>
            </w:pPr>
            <w:r w:rsidRPr="005F006A">
              <w:rPr>
                <w:kern w:val="0"/>
                <w:sz w:val="20"/>
                <w:szCs w:val="20"/>
                <w:lang w:val="en-IN"/>
                <w14:ligatures w14:val="none"/>
              </w:rPr>
              <w:t xml:space="preserve">Rate limiting, </w:t>
            </w:r>
            <w:del w:id="507" w:author="Joycell Sundararaj - Chaucer" w:date="2026-09-30T11:23:00Z" w16du:dateUtc="2026-09-30T10:23:00Z">
              <w:r w:rsidRPr="005F006A" w:rsidDel="00173B30">
                <w:rPr>
                  <w:kern w:val="0"/>
                  <w:sz w:val="20"/>
                  <w:szCs w:val="20"/>
                  <w:lang w:val="en-IN"/>
                  <w14:ligatures w14:val="none"/>
                </w:rPr>
                <w:delText>Workspace isolation</w:delText>
              </w:r>
            </w:del>
            <w:r w:rsidRPr="005F006A">
              <w:rPr>
                <w:kern w:val="0"/>
                <w:sz w:val="20"/>
                <w:szCs w:val="20"/>
                <w:lang w:val="en-IN"/>
                <w14:ligatures w14:val="none"/>
              </w:rPr>
              <w:t>, multi-region Front Door routing, WAF/DDoS, and Emergency Administrative Access runbooks.</w:t>
            </w:r>
          </w:p>
        </w:tc>
        <w:tc>
          <w:tcPr>
            <w:tcW w:w="1728" w:type="dxa"/>
          </w:tcPr>
          <w:p w14:paraId="34149BB9" w14:textId="77777777" w:rsidR="00253C05" w:rsidRPr="005F006A" w:rsidRDefault="00253C05" w:rsidP="00666465">
            <w:pPr>
              <w:rPr>
                <w:kern w:val="0"/>
                <w:sz w:val="20"/>
                <w:szCs w:val="20"/>
                <w:lang w:val="en-IN"/>
                <w14:ligatures w14:val="none"/>
              </w:rPr>
            </w:pPr>
            <w:r w:rsidRPr="005F006A">
              <w:rPr>
                <w:kern w:val="0"/>
                <w:sz w:val="20"/>
                <w:szCs w:val="20"/>
                <w:lang w:val="en-IN"/>
                <w14:ligatures w14:val="none"/>
              </w:rPr>
              <w:t>Platform &amp; Security</w:t>
            </w:r>
          </w:p>
        </w:tc>
      </w:tr>
    </w:tbl>
    <w:p w14:paraId="3E4357A5" w14:textId="77777777" w:rsidR="00253C05" w:rsidRPr="004D5371" w:rsidRDefault="00253C05" w:rsidP="00253C05">
      <w:pPr>
        <w:spacing w:after="140"/>
        <w:rPr>
          <w:sz w:val="20"/>
          <w:szCs w:val="20"/>
        </w:rPr>
      </w:pPr>
    </w:p>
    <w:p w14:paraId="388621F8" w14:textId="77777777" w:rsidR="00253C05" w:rsidRPr="004D5371" w:rsidRDefault="00253C05" w:rsidP="00253C05">
      <w:pPr>
        <w:rPr>
          <w:b/>
          <w:bCs/>
          <w:sz w:val="20"/>
          <w:szCs w:val="20"/>
        </w:rPr>
      </w:pPr>
      <w:r w:rsidRPr="004D5371">
        <w:rPr>
          <w:b/>
          <w:bCs/>
          <w:sz w:val="20"/>
          <w:szCs w:val="20"/>
        </w:rPr>
        <w:t>Threat model: STRIDE and the OWASP API Security Top 10</w:t>
      </w:r>
    </w:p>
    <w:p w14:paraId="0CD1F672" w14:textId="77777777" w:rsidR="00253C05" w:rsidRPr="005F006A" w:rsidRDefault="00253C05" w:rsidP="00253C05">
      <w:pPr>
        <w:spacing w:after="140"/>
        <w:rPr>
          <w:sz w:val="20"/>
          <w:szCs w:val="20"/>
          <w:lang w:val="en-IN"/>
        </w:rPr>
      </w:pPr>
      <w:r w:rsidRPr="005F006A">
        <w:rPr>
          <w:sz w:val="20"/>
          <w:szCs w:val="20"/>
          <w:lang w:val="en-IN"/>
        </w:rPr>
        <w:t>To ensure comprehensive coverage, the platform security model is evaluated against two complementary frameworks:</w:t>
      </w:r>
    </w:p>
    <w:p w14:paraId="6DE83499"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STRIDE:</w:t>
      </w:r>
      <w:r w:rsidRPr="005F006A">
        <w:rPr>
          <w:sz w:val="20"/>
          <w:szCs w:val="20"/>
          <w:lang w:val="en-IN"/>
        </w:rPr>
        <w:t xml:space="preserve"> Evaluates platform and infrastructure-level threat vectors (Spoofing, Tampering, Repudiation, Information Disclosure, Denial of Service, Elevation of Privilege).</w:t>
      </w:r>
    </w:p>
    <w:p w14:paraId="0036D2D6" w14:textId="77777777" w:rsidR="00253C05" w:rsidRPr="005F006A" w:rsidRDefault="00253C05" w:rsidP="00253C05">
      <w:pPr>
        <w:numPr>
          <w:ilvl w:val="0"/>
          <w:numId w:val="27"/>
        </w:numPr>
        <w:spacing w:after="140"/>
        <w:rPr>
          <w:sz w:val="20"/>
          <w:szCs w:val="20"/>
          <w:lang w:val="en-IN"/>
        </w:rPr>
      </w:pPr>
      <w:r w:rsidRPr="005F006A">
        <w:rPr>
          <w:b/>
          <w:bCs/>
          <w:sz w:val="20"/>
          <w:szCs w:val="20"/>
          <w:lang w:val="en-IN"/>
        </w:rPr>
        <w:t>OWASP API Security Top 10:</w:t>
      </w:r>
      <w:r w:rsidRPr="005F006A">
        <w:rPr>
          <w:sz w:val="20"/>
          <w:szCs w:val="20"/>
          <w:lang w:val="en-IN"/>
        </w:rPr>
        <w:t xml:space="preserve"> Addresses API-specific application vulnerabilities (BOLA, Broken Authentication, Mass Assignment, Unmanaged APIs).</w:t>
      </w:r>
    </w:p>
    <w:tbl>
      <w:tblPr>
        <w:tblStyle w:val="TableGrid"/>
        <w:tblW w:w="0" w:type="auto"/>
        <w:tblLook w:val="04A0" w:firstRow="1" w:lastRow="0" w:firstColumn="1" w:lastColumn="0" w:noHBand="0" w:noVBand="1"/>
      </w:tblPr>
      <w:tblGrid>
        <w:gridCol w:w="2389"/>
        <w:gridCol w:w="2347"/>
        <w:gridCol w:w="4280"/>
      </w:tblGrid>
      <w:tr w:rsidR="00253C05" w14:paraId="335D7169" w14:textId="77777777" w:rsidTr="00666465">
        <w:tc>
          <w:tcPr>
            <w:tcW w:w="2592" w:type="dxa"/>
            <w:tcBorders>
              <w:bottom w:val="single" w:sz="12" w:space="0" w:color="1A2B56" w:themeColor="accent1"/>
            </w:tcBorders>
            <w:shd w:val="clear" w:color="auto" w:fill="C1CDEC" w:themeFill="accent1" w:themeFillTint="33"/>
          </w:tcPr>
          <w:p w14:paraId="52431BF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Threat Vector &amp; Key Risk Area</w:t>
            </w:r>
          </w:p>
        </w:tc>
        <w:tc>
          <w:tcPr>
            <w:tcW w:w="2592" w:type="dxa"/>
            <w:tcBorders>
              <w:bottom w:val="single" w:sz="12" w:space="0" w:color="1A2B56" w:themeColor="accent1"/>
            </w:tcBorders>
            <w:shd w:val="clear" w:color="auto" w:fill="C1CDEC" w:themeFill="accent1" w:themeFillTint="33"/>
          </w:tcPr>
          <w:p w14:paraId="73945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Framework Mapping</w:t>
            </w:r>
          </w:p>
        </w:tc>
        <w:tc>
          <w:tcPr>
            <w:tcW w:w="4896" w:type="dxa"/>
            <w:tcBorders>
              <w:bottom w:val="single" w:sz="12" w:space="0" w:color="1A2B56" w:themeColor="accent1"/>
            </w:tcBorders>
            <w:shd w:val="clear" w:color="auto" w:fill="C1CDEC" w:themeFill="accent1" w:themeFillTint="33"/>
          </w:tcPr>
          <w:p w14:paraId="1C4237A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Architectural Control &amp; Enforcement Strategy</w:t>
            </w:r>
          </w:p>
        </w:tc>
      </w:tr>
      <w:tr w:rsidR="00253C05" w14:paraId="0ADE8F56" w14:textId="77777777" w:rsidTr="00666465">
        <w:tc>
          <w:tcPr>
            <w:tcW w:w="2592" w:type="dxa"/>
            <w:tcBorders>
              <w:top w:val="single" w:sz="12" w:space="0" w:color="1A2B56" w:themeColor="accent1"/>
              <w:bottom w:val="single" w:sz="12" w:space="0" w:color="1A2B56" w:themeColor="accent1"/>
            </w:tcBorders>
          </w:tcPr>
          <w:p w14:paraId="22D4930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Identity Spoofing &amp; Broken Authentication</w:t>
            </w:r>
          </w:p>
        </w:tc>
        <w:tc>
          <w:tcPr>
            <w:tcW w:w="2592" w:type="dxa"/>
            <w:tcBorders>
              <w:top w:val="single" w:sz="12" w:space="0" w:color="1A2B56" w:themeColor="accent1"/>
            </w:tcBorders>
          </w:tcPr>
          <w:p w14:paraId="50192AC4"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Spoofing</w:t>
            </w:r>
            <w:r w:rsidRPr="00D746AC">
              <w:rPr>
                <w:kern w:val="0"/>
                <w:sz w:val="20"/>
                <w:szCs w:val="20"/>
                <w:lang w:val="en-IN"/>
                <w14:ligatures w14:val="none"/>
              </w:rPr>
              <w:br/>
              <w:t>OWASP: API2:2023</w:t>
            </w:r>
          </w:p>
        </w:tc>
        <w:tc>
          <w:tcPr>
            <w:tcW w:w="4896" w:type="dxa"/>
            <w:tcBorders>
              <w:top w:val="single" w:sz="12" w:space="0" w:color="1A2B56" w:themeColor="accent1"/>
            </w:tcBorders>
          </w:tcPr>
          <w:p w14:paraId="708A7605"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Mandatory Microsoft Entra ID OAuth 2.0 / JWT validation at gateway; strict claim inspection; mTLS and static IP allow-listing for authorized legacy exceptions.</w:t>
            </w:r>
          </w:p>
        </w:tc>
      </w:tr>
      <w:tr w:rsidR="00253C05" w14:paraId="3CEEBFA9" w14:textId="77777777" w:rsidTr="00666465">
        <w:tc>
          <w:tcPr>
            <w:tcW w:w="2592" w:type="dxa"/>
            <w:tcBorders>
              <w:top w:val="single" w:sz="12" w:space="0" w:color="1A2B56" w:themeColor="accent1"/>
            </w:tcBorders>
          </w:tcPr>
          <w:p w14:paraId="172D90E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Data Tampering &amp; Payload Injection</w:t>
            </w:r>
          </w:p>
        </w:tc>
        <w:tc>
          <w:tcPr>
            <w:tcW w:w="2592" w:type="dxa"/>
          </w:tcPr>
          <w:p w14:paraId="4A1D1D1A"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Tampering</w:t>
            </w:r>
            <w:r w:rsidRPr="00D746AC">
              <w:rPr>
                <w:kern w:val="0"/>
                <w:sz w:val="20"/>
                <w:szCs w:val="20"/>
                <w:lang w:val="en-IN"/>
                <w14:ligatures w14:val="none"/>
              </w:rPr>
              <w:br/>
              <w:t>OWASP: API8:2023</w:t>
            </w:r>
          </w:p>
        </w:tc>
        <w:tc>
          <w:tcPr>
            <w:tcW w:w="4896" w:type="dxa"/>
          </w:tcPr>
          <w:p w14:paraId="59F23BD8"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Enforcement of TLS 1.2+ end-to-end; edge Azure Front Door WAF rulesets; strict OpenAPI request schema validation at gateway ingress.</w:t>
            </w:r>
          </w:p>
        </w:tc>
      </w:tr>
      <w:tr w:rsidR="00253C05" w14:paraId="480D1A1E" w14:textId="77777777" w:rsidTr="00666465">
        <w:tc>
          <w:tcPr>
            <w:tcW w:w="2592" w:type="dxa"/>
          </w:tcPr>
          <w:p w14:paraId="2E3B8957"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Repudiation &amp; Audit Gaps</w:t>
            </w:r>
          </w:p>
        </w:tc>
        <w:tc>
          <w:tcPr>
            <w:tcW w:w="2592" w:type="dxa"/>
          </w:tcPr>
          <w:p w14:paraId="3D10AB5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Repudiation</w:t>
            </w:r>
            <w:r w:rsidRPr="00D746AC">
              <w:rPr>
                <w:kern w:val="0"/>
                <w:sz w:val="20"/>
                <w:szCs w:val="20"/>
                <w:lang w:val="en-IN"/>
                <w14:ligatures w14:val="none"/>
              </w:rPr>
              <w:br/>
              <w:t>OWASP: API10:2023</w:t>
            </w:r>
          </w:p>
        </w:tc>
        <w:tc>
          <w:tcPr>
            <w:tcW w:w="4896" w:type="dxa"/>
          </w:tcPr>
          <w:p w14:paraId="438B0A0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 xml:space="preserve">Centralized, immutable Azure Monitor / Log Analytics audit trail for all management and </w:t>
            </w:r>
            <w:r w:rsidRPr="00D746AC">
              <w:rPr>
                <w:kern w:val="0"/>
                <w:sz w:val="20"/>
                <w:szCs w:val="20"/>
                <w:lang w:val="en-IN"/>
                <w14:ligatures w14:val="none"/>
              </w:rPr>
              <w:lastRenderedPageBreak/>
              <w:t>control plane actions; structured APIOps deployment logging.</w:t>
            </w:r>
          </w:p>
        </w:tc>
      </w:tr>
      <w:tr w:rsidR="00253C05" w14:paraId="46B36167" w14:textId="77777777" w:rsidTr="00666465">
        <w:tc>
          <w:tcPr>
            <w:tcW w:w="2592" w:type="dxa"/>
          </w:tcPr>
          <w:p w14:paraId="39AFCDBC"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lastRenderedPageBreak/>
              <w:t>Information Disclosure &amp; Secret Exposure</w:t>
            </w:r>
          </w:p>
        </w:tc>
        <w:tc>
          <w:tcPr>
            <w:tcW w:w="2592" w:type="dxa"/>
          </w:tcPr>
          <w:p w14:paraId="28748129"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Info Disclosure</w:t>
            </w:r>
            <w:r w:rsidRPr="00D746AC">
              <w:rPr>
                <w:kern w:val="0"/>
                <w:sz w:val="20"/>
                <w:szCs w:val="20"/>
                <w:lang w:val="en-IN"/>
                <w14:ligatures w14:val="none"/>
              </w:rPr>
              <w:br/>
              <w:t>OWASP: API3:2023</w:t>
            </w:r>
          </w:p>
        </w:tc>
        <w:tc>
          <w:tcPr>
            <w:tcW w:w="4896" w:type="dxa"/>
          </w:tcPr>
          <w:p w14:paraId="188BCFE6"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Strict Private Endpoints / VNet isolation; zero plain-text secrets in policies (Azure Key Vault-backed Named Values); payload logging disabled by default with strict PII redaction rules.</w:t>
            </w:r>
          </w:p>
        </w:tc>
      </w:tr>
      <w:tr w:rsidR="00253C05" w14:paraId="32DF26E9" w14:textId="77777777" w:rsidTr="00666465">
        <w:tc>
          <w:tcPr>
            <w:tcW w:w="2592" w:type="dxa"/>
          </w:tcPr>
          <w:p w14:paraId="6AAC84C2"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Denial of Service &amp; Resource Exhaustion</w:t>
            </w:r>
          </w:p>
        </w:tc>
        <w:tc>
          <w:tcPr>
            <w:tcW w:w="2592" w:type="dxa"/>
          </w:tcPr>
          <w:p w14:paraId="776DE63B"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Denial of Service</w:t>
            </w:r>
            <w:r w:rsidRPr="00D746AC">
              <w:rPr>
                <w:kern w:val="0"/>
                <w:sz w:val="20"/>
                <w:szCs w:val="20"/>
                <w:lang w:val="en-IN"/>
                <w14:ligatures w14:val="none"/>
              </w:rPr>
              <w:br/>
              <w:t>OWASP: API4:2023</w:t>
            </w:r>
          </w:p>
        </w:tc>
        <w:tc>
          <w:tcPr>
            <w:tcW w:w="4896" w:type="dxa"/>
          </w:tcPr>
          <w:p w14:paraId="4E266AE1"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Edge Azure DDoS Protection; per-subscription rate limits and quotas; dynamic gateway autoscaling based on CPU/Memory thresholds.</w:t>
            </w:r>
          </w:p>
        </w:tc>
      </w:tr>
      <w:tr w:rsidR="00253C05" w14:paraId="33ECE3BA" w14:textId="77777777" w:rsidTr="00666465">
        <w:tc>
          <w:tcPr>
            <w:tcW w:w="2592" w:type="dxa"/>
          </w:tcPr>
          <w:p w14:paraId="35E4851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Broken Authorization (BOLA / BFLA)</w:t>
            </w:r>
          </w:p>
        </w:tc>
        <w:tc>
          <w:tcPr>
            <w:tcW w:w="2592" w:type="dxa"/>
          </w:tcPr>
          <w:p w14:paraId="1AD1E7D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Elevation of Privilege</w:t>
            </w:r>
            <w:r w:rsidRPr="00D746AC">
              <w:rPr>
                <w:kern w:val="0"/>
                <w:sz w:val="20"/>
                <w:szCs w:val="20"/>
                <w:lang w:val="en-IN"/>
                <w14:ligatures w14:val="none"/>
              </w:rPr>
              <w:br/>
              <w:t>OWASP: API1 &amp; API5:2023</w:t>
            </w:r>
          </w:p>
        </w:tc>
        <w:tc>
          <w:tcPr>
            <w:tcW w:w="4896" w:type="dxa"/>
          </w:tcPr>
          <w:p w14:paraId="01B911CF"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Shared Responsibility Boundary: APIM validates caller identity/scopes and forwards claims. Downstream domain backends must enforce object-level and function-level authorization checks.</w:t>
            </w:r>
          </w:p>
        </w:tc>
      </w:tr>
      <w:tr w:rsidR="00253C05" w14:paraId="2B5F88C7" w14:textId="77777777" w:rsidTr="00666465">
        <w:tc>
          <w:tcPr>
            <w:tcW w:w="2592" w:type="dxa"/>
          </w:tcPr>
          <w:p w14:paraId="21E932E3"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Shadow / Unmanaged API Proliferation</w:t>
            </w:r>
          </w:p>
        </w:tc>
        <w:tc>
          <w:tcPr>
            <w:tcW w:w="2592" w:type="dxa"/>
          </w:tcPr>
          <w:p w14:paraId="0A51F08E" w14:textId="77777777" w:rsidR="00253C05" w:rsidRPr="00D746AC" w:rsidRDefault="00253C05" w:rsidP="00666465">
            <w:pPr>
              <w:rPr>
                <w:kern w:val="0"/>
                <w:sz w:val="20"/>
                <w:szCs w:val="20"/>
                <w:lang w:val="en-IN"/>
                <w14:ligatures w14:val="none"/>
              </w:rPr>
            </w:pPr>
            <w:r w:rsidRPr="00D746AC">
              <w:rPr>
                <w:kern w:val="0"/>
                <w:sz w:val="20"/>
                <w:szCs w:val="20"/>
                <w:lang w:val="en-IN"/>
                <w14:ligatures w14:val="none"/>
              </w:rPr>
              <w:t>STRIDE: All Categories</w:t>
            </w:r>
            <w:r w:rsidRPr="00D746AC">
              <w:rPr>
                <w:kern w:val="0"/>
                <w:sz w:val="20"/>
                <w:szCs w:val="20"/>
                <w:lang w:val="en-IN"/>
                <w14:ligatures w14:val="none"/>
              </w:rPr>
              <w:br/>
              <w:t>OWASP: API9:2023</w:t>
            </w:r>
          </w:p>
        </w:tc>
        <w:tc>
          <w:tcPr>
            <w:tcW w:w="4896" w:type="dxa"/>
          </w:tcPr>
          <w:p w14:paraId="04863302" w14:textId="4ED45FEC" w:rsidR="00253C05" w:rsidRPr="00D746AC" w:rsidRDefault="00253C05" w:rsidP="00666465">
            <w:pPr>
              <w:rPr>
                <w:kern w:val="0"/>
                <w:sz w:val="20"/>
                <w:szCs w:val="20"/>
                <w:lang w:val="en-IN"/>
                <w14:ligatures w14:val="none"/>
              </w:rPr>
            </w:pPr>
            <w:r w:rsidRPr="00D746AC">
              <w:rPr>
                <w:kern w:val="0"/>
                <w:sz w:val="20"/>
                <w:szCs w:val="20"/>
                <w:lang w:val="en-IN"/>
                <w14:ligatures w14:val="none"/>
              </w:rPr>
              <w:t>Single ingress path via central APIM catalogue;</w:t>
            </w:r>
            <w:del w:id="508" w:author="Joycell Sundararaj - Chaucer" w:date="2026-09-30T11:23:00Z" w16du:dateUtc="2026-09-30T10:23:00Z">
              <w:r w:rsidRPr="00D746AC" w:rsidDel="00173B30">
                <w:rPr>
                  <w:kern w:val="0"/>
                  <w:sz w:val="20"/>
                  <w:szCs w:val="20"/>
                  <w:lang w:val="en-IN"/>
                  <w14:ligatures w14:val="none"/>
                </w:rPr>
                <w:delText xml:space="preserve"> workspace isolation</w:delText>
              </w:r>
            </w:del>
            <w:r w:rsidRPr="00D746AC">
              <w:rPr>
                <w:kern w:val="0"/>
                <w:sz w:val="20"/>
                <w:szCs w:val="20"/>
                <w:lang w:val="en-IN"/>
                <w14:ligatures w14:val="none"/>
              </w:rPr>
              <w:t>; mandatory metadata tagging (audience, lifecycle status, data sensitivity); structured APIOps deprecation pipelines.</w:t>
            </w:r>
          </w:p>
        </w:tc>
      </w:tr>
    </w:tbl>
    <w:p w14:paraId="0B0F04DA" w14:textId="77777777" w:rsidR="00253C05" w:rsidRPr="005F006A" w:rsidRDefault="00253C05" w:rsidP="00253C05">
      <w:pPr>
        <w:spacing w:after="140"/>
        <w:rPr>
          <w:sz w:val="20"/>
          <w:szCs w:val="20"/>
          <w:lang w:val="en-IN"/>
        </w:rPr>
      </w:pPr>
    </w:p>
    <w:p w14:paraId="5A39C868" w14:textId="59D016CF" w:rsidR="00253C05" w:rsidRPr="004D5371" w:rsidRDefault="00253C05" w:rsidP="00253C05">
      <w:pPr>
        <w:rPr>
          <w:b/>
          <w:bCs/>
          <w:sz w:val="20"/>
          <w:szCs w:val="20"/>
        </w:rPr>
      </w:pPr>
      <w:r w:rsidRPr="004D5371">
        <w:rPr>
          <w:b/>
          <w:bCs/>
          <w:sz w:val="20"/>
          <w:szCs w:val="20"/>
        </w:rPr>
        <w:t xml:space="preserve">Data </w:t>
      </w:r>
      <w:r w:rsidR="009124E1">
        <w:rPr>
          <w:b/>
          <w:bCs/>
          <w:sz w:val="20"/>
          <w:szCs w:val="20"/>
        </w:rPr>
        <w:t>C</w:t>
      </w:r>
      <w:r w:rsidRPr="004D5371">
        <w:rPr>
          <w:b/>
          <w:bCs/>
          <w:sz w:val="20"/>
          <w:szCs w:val="20"/>
        </w:rPr>
        <w:t xml:space="preserve">lassification, </w:t>
      </w:r>
      <w:r w:rsidR="009124E1">
        <w:rPr>
          <w:b/>
          <w:bCs/>
          <w:sz w:val="20"/>
          <w:szCs w:val="20"/>
        </w:rPr>
        <w:t>P</w:t>
      </w:r>
      <w:r w:rsidRPr="004D5371">
        <w:rPr>
          <w:b/>
          <w:bCs/>
          <w:sz w:val="20"/>
          <w:szCs w:val="20"/>
        </w:rPr>
        <w:t xml:space="preserve">ayload </w:t>
      </w:r>
      <w:r w:rsidR="009124E1">
        <w:rPr>
          <w:b/>
          <w:bCs/>
          <w:sz w:val="20"/>
          <w:szCs w:val="20"/>
        </w:rPr>
        <w:t>L</w:t>
      </w:r>
      <w:r w:rsidRPr="004D5371">
        <w:rPr>
          <w:b/>
          <w:bCs/>
          <w:sz w:val="20"/>
          <w:szCs w:val="20"/>
        </w:rPr>
        <w:t>ogging and PII</w:t>
      </w:r>
    </w:p>
    <w:p w14:paraId="75CA13DF" w14:textId="77777777" w:rsidR="00253C05" w:rsidRPr="004D5371" w:rsidRDefault="00253C05" w:rsidP="00253C05">
      <w:pPr>
        <w:spacing w:after="140"/>
        <w:rPr>
          <w:sz w:val="20"/>
          <w:szCs w:val="20"/>
        </w:rPr>
      </w:pPr>
      <w:r w:rsidRPr="006C03B9">
        <w:rPr>
          <w:sz w:val="20"/>
          <w:szCs w:val="20"/>
        </w:rPr>
        <w:t>Because the gateway processes bearer tokens, sensitive header claims, and business payloads, strict data handling rules must be enforced across all environments. The platform position enforces three core tenets: classify data at onboarding, disable body logging by default, and keep telemetry free of personally identifiable information (PII).</w:t>
      </w:r>
    </w:p>
    <w:tbl>
      <w:tblPr>
        <w:tblStyle w:val="TableGrid"/>
        <w:tblW w:w="0" w:type="auto"/>
        <w:tblLook w:val="04A0" w:firstRow="1" w:lastRow="0" w:firstColumn="1" w:lastColumn="0" w:noHBand="0" w:noVBand="1"/>
      </w:tblPr>
      <w:tblGrid>
        <w:gridCol w:w="2370"/>
        <w:gridCol w:w="3555"/>
        <w:gridCol w:w="3091"/>
      </w:tblGrid>
      <w:tr w:rsidR="00253C05" w14:paraId="79C8800E" w14:textId="77777777" w:rsidTr="00666465">
        <w:tc>
          <w:tcPr>
            <w:tcW w:w="2592" w:type="dxa"/>
            <w:tcBorders>
              <w:bottom w:val="single" w:sz="12" w:space="0" w:color="1A2B56" w:themeColor="accent1"/>
            </w:tcBorders>
            <w:shd w:val="clear" w:color="auto" w:fill="C1CDEC" w:themeFill="accent1" w:themeFillTint="33"/>
          </w:tcPr>
          <w:p w14:paraId="646946E6" w14:textId="77777777" w:rsidR="00253C05" w:rsidRPr="006C03B9" w:rsidRDefault="00253C05" w:rsidP="00666465">
            <w:pPr>
              <w:rPr>
                <w:color w:val="000000" w:themeColor="text1"/>
              </w:rPr>
            </w:pPr>
            <w:r w:rsidRPr="006C03B9">
              <w:rPr>
                <w:rFonts w:ascii="Calibri" w:hAnsi="Calibri"/>
                <w:b/>
                <w:color w:val="000000" w:themeColor="text1"/>
                <w:sz w:val="19"/>
              </w:rPr>
              <w:t>Focus Area</w:t>
            </w:r>
          </w:p>
        </w:tc>
        <w:tc>
          <w:tcPr>
            <w:tcW w:w="4032" w:type="dxa"/>
            <w:tcBorders>
              <w:bottom w:val="single" w:sz="12" w:space="0" w:color="1A2B56" w:themeColor="accent1"/>
            </w:tcBorders>
            <w:shd w:val="clear" w:color="auto" w:fill="C1CDEC" w:themeFill="accent1" w:themeFillTint="33"/>
          </w:tcPr>
          <w:p w14:paraId="35D1CD2E" w14:textId="77777777" w:rsidR="00253C05" w:rsidRPr="006C03B9" w:rsidRDefault="00253C05" w:rsidP="00666465">
            <w:pPr>
              <w:rPr>
                <w:color w:val="000000" w:themeColor="text1"/>
              </w:rPr>
            </w:pPr>
            <w:r w:rsidRPr="006C03B9">
              <w:rPr>
                <w:rFonts w:ascii="Calibri" w:hAnsi="Calibri"/>
                <w:b/>
                <w:color w:val="000000" w:themeColor="text1"/>
                <w:sz w:val="19"/>
              </w:rPr>
              <w:t>Architecture Position &amp; Governance Rule</w:t>
            </w:r>
          </w:p>
        </w:tc>
        <w:tc>
          <w:tcPr>
            <w:tcW w:w="3456" w:type="dxa"/>
            <w:tcBorders>
              <w:bottom w:val="single" w:sz="12" w:space="0" w:color="1A2B56" w:themeColor="accent1"/>
            </w:tcBorders>
            <w:shd w:val="clear" w:color="auto" w:fill="C1CDEC" w:themeFill="accent1" w:themeFillTint="33"/>
          </w:tcPr>
          <w:p w14:paraId="4CB93F91" w14:textId="77777777" w:rsidR="00253C05" w:rsidRPr="006C03B9" w:rsidRDefault="00253C05" w:rsidP="00666465">
            <w:pPr>
              <w:rPr>
                <w:color w:val="000000" w:themeColor="text1"/>
              </w:rPr>
            </w:pPr>
            <w:r w:rsidRPr="006C03B9">
              <w:rPr>
                <w:rFonts w:ascii="Calibri" w:hAnsi="Calibri"/>
                <w:b/>
                <w:color w:val="000000" w:themeColor="text1"/>
                <w:sz w:val="19"/>
              </w:rPr>
              <w:t>Technical Enforcement Mechanism</w:t>
            </w:r>
          </w:p>
        </w:tc>
      </w:tr>
      <w:tr w:rsidR="00253C05" w14:paraId="3B33E588" w14:textId="77777777" w:rsidTr="00666465">
        <w:tc>
          <w:tcPr>
            <w:tcW w:w="2592" w:type="dxa"/>
            <w:tcBorders>
              <w:top w:val="single" w:sz="12" w:space="0" w:color="1A2B56" w:themeColor="accent1"/>
            </w:tcBorders>
          </w:tcPr>
          <w:p w14:paraId="1BE585E2" w14:textId="77777777" w:rsidR="00253C05" w:rsidRPr="006C03B9" w:rsidRDefault="00253C05" w:rsidP="00666465">
            <w:pPr>
              <w:rPr>
                <w:kern w:val="0"/>
                <w:sz w:val="20"/>
                <w:szCs w:val="20"/>
                <w14:ligatures w14:val="none"/>
              </w:rPr>
            </w:pPr>
            <w:r w:rsidRPr="006C03B9">
              <w:rPr>
                <w:kern w:val="0"/>
                <w:sz w:val="20"/>
                <w:szCs w:val="20"/>
                <w14:ligatures w14:val="none"/>
              </w:rPr>
              <w:t>Data Classification</w:t>
            </w:r>
          </w:p>
        </w:tc>
        <w:tc>
          <w:tcPr>
            <w:tcW w:w="4032" w:type="dxa"/>
            <w:tcBorders>
              <w:top w:val="single" w:sz="12" w:space="0" w:color="1A2B56" w:themeColor="accent1"/>
            </w:tcBorders>
          </w:tcPr>
          <w:p w14:paraId="4F4DFF0D" w14:textId="77777777" w:rsidR="00253C05" w:rsidRPr="006C03B9" w:rsidRDefault="00253C05" w:rsidP="00666465">
            <w:pPr>
              <w:rPr>
                <w:kern w:val="0"/>
                <w:sz w:val="20"/>
                <w:szCs w:val="20"/>
                <w14:ligatures w14:val="none"/>
              </w:rPr>
            </w:pPr>
            <w:r w:rsidRPr="006C03B9">
              <w:rPr>
                <w:kern w:val="0"/>
                <w:sz w:val="20"/>
                <w:szCs w:val="20"/>
                <w14:ligatures w14:val="none"/>
              </w:rPr>
              <w:t xml:space="preserve">Every API must be tagged at onboarding with its highest data sensitivity tier: </w:t>
            </w:r>
            <w:commentRangeStart w:id="509"/>
            <w:r w:rsidRPr="006C03B9">
              <w:rPr>
                <w:kern w:val="0"/>
                <w:sz w:val="20"/>
                <w:szCs w:val="20"/>
                <w14:ligatures w14:val="none"/>
              </w:rPr>
              <w:t>Public, Internal, Confidential (PII), or Restricted (Special-Category / High-Value).</w:t>
            </w:r>
            <w:commentRangeEnd w:id="509"/>
            <w:r w:rsidR="00A25803" w:rsidRPr="006C03B9">
              <w:rPr>
                <w:rStyle w:val="CommentReference"/>
                <w:kern w:val="0"/>
                <w:sz w:val="20"/>
                <w:szCs w:val="20"/>
                <w14:ligatures w14:val="none"/>
              </w:rPr>
              <w:commentReference w:id="509"/>
            </w:r>
          </w:p>
        </w:tc>
        <w:tc>
          <w:tcPr>
            <w:tcW w:w="3456" w:type="dxa"/>
            <w:tcBorders>
              <w:top w:val="single" w:sz="12" w:space="0" w:color="1A2B56" w:themeColor="accent1"/>
            </w:tcBorders>
          </w:tcPr>
          <w:p w14:paraId="7E3E684A" w14:textId="77777777" w:rsidR="00253C05" w:rsidRPr="006C03B9" w:rsidRDefault="00253C05" w:rsidP="00666465">
            <w:pPr>
              <w:rPr>
                <w:kern w:val="0"/>
                <w:sz w:val="20"/>
                <w:szCs w:val="20"/>
                <w14:ligatures w14:val="none"/>
              </w:rPr>
            </w:pPr>
            <w:r w:rsidRPr="006C03B9">
              <w:rPr>
                <w:kern w:val="0"/>
                <w:sz w:val="20"/>
                <w:szCs w:val="20"/>
                <w14:ligatures w14:val="none"/>
              </w:rPr>
              <w:t>Enforced via APIM Tags</w:t>
            </w:r>
            <w:r>
              <w:rPr>
                <w:kern w:val="0"/>
                <w:sz w:val="20"/>
                <w:szCs w:val="20"/>
                <w14:ligatures w14:val="none"/>
              </w:rPr>
              <w:t>,</w:t>
            </w:r>
            <w:r w:rsidRPr="006C03B9">
              <w:rPr>
                <w:kern w:val="0"/>
                <w:sz w:val="20"/>
                <w:szCs w:val="20"/>
                <w14:ligatures w14:val="none"/>
              </w:rPr>
              <w:t xml:space="preserve"> dictates required product subscriptions, encryption levels, and logging verbosity.</w:t>
            </w:r>
          </w:p>
        </w:tc>
      </w:tr>
      <w:tr w:rsidR="00253C05" w14:paraId="0F83F399" w14:textId="77777777" w:rsidTr="00666465">
        <w:tc>
          <w:tcPr>
            <w:tcW w:w="2592" w:type="dxa"/>
          </w:tcPr>
          <w:p w14:paraId="50F9559E" w14:textId="77777777" w:rsidR="00253C05" w:rsidRPr="006C03B9" w:rsidRDefault="00253C05" w:rsidP="00666465">
            <w:pPr>
              <w:rPr>
                <w:kern w:val="0"/>
                <w:sz w:val="20"/>
                <w:szCs w:val="20"/>
                <w14:ligatures w14:val="none"/>
              </w:rPr>
            </w:pPr>
            <w:r w:rsidRPr="006C03B9">
              <w:rPr>
                <w:kern w:val="0"/>
                <w:sz w:val="20"/>
                <w:szCs w:val="20"/>
                <w14:ligatures w14:val="none"/>
              </w:rPr>
              <w:t>Payload &amp; Body Logging</w:t>
            </w:r>
          </w:p>
        </w:tc>
        <w:tc>
          <w:tcPr>
            <w:tcW w:w="4032" w:type="dxa"/>
          </w:tcPr>
          <w:p w14:paraId="0856659E" w14:textId="77777777" w:rsidR="00253C05" w:rsidRPr="006C03B9" w:rsidRDefault="00253C05" w:rsidP="00666465">
            <w:pPr>
              <w:rPr>
                <w:kern w:val="0"/>
                <w:sz w:val="20"/>
                <w:szCs w:val="20"/>
                <w14:ligatures w14:val="none"/>
              </w:rPr>
            </w:pPr>
            <w:r w:rsidRPr="006C03B9">
              <w:rPr>
                <w:kern w:val="0"/>
                <w:sz w:val="20"/>
                <w:szCs w:val="20"/>
                <w14:ligatures w14:val="none"/>
              </w:rPr>
              <w:t>Request and response bodies are not logged by default in any environment. Diagnostic payload logging requires sensitive field masking and is strictly time-boxed.</w:t>
            </w:r>
          </w:p>
        </w:tc>
        <w:tc>
          <w:tcPr>
            <w:tcW w:w="3456" w:type="dxa"/>
          </w:tcPr>
          <w:p w14:paraId="7585225B" w14:textId="77777777" w:rsidR="00253C05" w:rsidRPr="006C03B9" w:rsidRDefault="00253C05" w:rsidP="00666465">
            <w:pPr>
              <w:rPr>
                <w:kern w:val="0"/>
                <w:sz w:val="20"/>
                <w:szCs w:val="20"/>
                <w14:ligatures w14:val="none"/>
              </w:rPr>
            </w:pPr>
            <w:r w:rsidRPr="006C03B9">
              <w:rPr>
                <w:kern w:val="0"/>
                <w:sz w:val="20"/>
                <w:szCs w:val="20"/>
                <w14:ligatures w14:val="none"/>
              </w:rPr>
              <w:t>Managed via APIM &lt;log-to-analytics&gt; policies with regex field masking. Verbose logging auto-expires (max 48 hours).</w:t>
            </w:r>
          </w:p>
        </w:tc>
      </w:tr>
      <w:tr w:rsidR="00253C05" w14:paraId="27682134" w14:textId="77777777" w:rsidTr="00666465">
        <w:tc>
          <w:tcPr>
            <w:tcW w:w="2592" w:type="dxa"/>
          </w:tcPr>
          <w:p w14:paraId="5424F5D8" w14:textId="77777777" w:rsidR="00253C05" w:rsidRPr="006C03B9" w:rsidRDefault="00253C05" w:rsidP="00666465">
            <w:pPr>
              <w:rPr>
                <w:kern w:val="0"/>
                <w:sz w:val="20"/>
                <w:szCs w:val="20"/>
                <w14:ligatures w14:val="none"/>
              </w:rPr>
            </w:pPr>
            <w:r w:rsidRPr="006C03B9">
              <w:rPr>
                <w:kern w:val="0"/>
                <w:sz w:val="20"/>
                <w:szCs w:val="20"/>
                <w14:ligatures w14:val="none"/>
              </w:rPr>
              <w:t>Correlation &amp; Telemetry</w:t>
            </w:r>
          </w:p>
        </w:tc>
        <w:tc>
          <w:tcPr>
            <w:tcW w:w="4032" w:type="dxa"/>
          </w:tcPr>
          <w:p w14:paraId="28F84154" w14:textId="77777777" w:rsidR="00253C05" w:rsidRPr="006C03B9" w:rsidRDefault="00253C05" w:rsidP="00666465">
            <w:pPr>
              <w:rPr>
                <w:kern w:val="0"/>
                <w:sz w:val="20"/>
                <w:szCs w:val="20"/>
                <w14:ligatures w14:val="none"/>
              </w:rPr>
            </w:pPr>
            <w:r w:rsidRPr="006C03B9">
              <w:rPr>
                <w:kern w:val="0"/>
                <w:sz w:val="20"/>
                <w:szCs w:val="20"/>
                <w14:ligatures w14:val="none"/>
              </w:rPr>
              <w:t>All logs, metrics, and trace spans must use opaque correlation identifiers (trace parent, X-Correlation-ID). PII is strictly prohibited in telemetry attributes.</w:t>
            </w:r>
          </w:p>
        </w:tc>
        <w:tc>
          <w:tcPr>
            <w:tcW w:w="3456" w:type="dxa"/>
          </w:tcPr>
          <w:p w14:paraId="56EEEF88" w14:textId="77777777" w:rsidR="00253C05" w:rsidRPr="006C03B9" w:rsidRDefault="00253C05" w:rsidP="00666465">
            <w:pPr>
              <w:rPr>
                <w:kern w:val="0"/>
                <w:sz w:val="20"/>
                <w:szCs w:val="20"/>
                <w14:ligatures w14:val="none"/>
              </w:rPr>
            </w:pPr>
            <w:r w:rsidRPr="006C03B9">
              <w:rPr>
                <w:kern w:val="0"/>
                <w:sz w:val="20"/>
                <w:szCs w:val="20"/>
                <w14:ligatures w14:val="none"/>
              </w:rPr>
              <w:t>System generates random UUIDs. Sensitive identifiers (emails, account numbers) are stripped at gateway ingress.</w:t>
            </w:r>
          </w:p>
        </w:tc>
      </w:tr>
      <w:tr w:rsidR="00253C05" w14:paraId="06582191" w14:textId="77777777" w:rsidTr="00666465">
        <w:tc>
          <w:tcPr>
            <w:tcW w:w="2592" w:type="dxa"/>
          </w:tcPr>
          <w:p w14:paraId="60CE97D6" w14:textId="77777777" w:rsidR="00253C05" w:rsidRPr="006C03B9" w:rsidRDefault="00253C05" w:rsidP="00666465">
            <w:pPr>
              <w:rPr>
                <w:kern w:val="0"/>
                <w:sz w:val="20"/>
                <w:szCs w:val="20"/>
                <w14:ligatures w14:val="none"/>
              </w:rPr>
            </w:pPr>
            <w:r w:rsidRPr="006C03B9">
              <w:rPr>
                <w:kern w:val="0"/>
                <w:sz w:val="20"/>
                <w:szCs w:val="20"/>
                <w14:ligatures w14:val="none"/>
              </w:rPr>
              <w:t>Secrets Exclusion</w:t>
            </w:r>
          </w:p>
        </w:tc>
        <w:tc>
          <w:tcPr>
            <w:tcW w:w="4032" w:type="dxa"/>
          </w:tcPr>
          <w:p w14:paraId="70A3E5AC" w14:textId="77777777" w:rsidR="00253C05" w:rsidRPr="006C03B9" w:rsidRDefault="00253C05" w:rsidP="00666465">
            <w:pPr>
              <w:rPr>
                <w:kern w:val="0"/>
                <w:sz w:val="20"/>
                <w:szCs w:val="20"/>
                <w14:ligatures w14:val="none"/>
              </w:rPr>
            </w:pPr>
            <w:r w:rsidRPr="006C03B9">
              <w:rPr>
                <w:kern w:val="0"/>
                <w:sz w:val="20"/>
                <w:szCs w:val="20"/>
                <w14:ligatures w14:val="none"/>
              </w:rPr>
              <w:t>Bearer tokens, API keys, and Key Vault secret references must never be captured in diagnostic or gateway log output.</w:t>
            </w:r>
          </w:p>
        </w:tc>
        <w:tc>
          <w:tcPr>
            <w:tcW w:w="3456" w:type="dxa"/>
          </w:tcPr>
          <w:p w14:paraId="5AAEFE21" w14:textId="77777777" w:rsidR="00253C05" w:rsidRPr="006C03B9" w:rsidRDefault="00253C05" w:rsidP="00666465">
            <w:pPr>
              <w:rPr>
                <w:kern w:val="0"/>
                <w:sz w:val="20"/>
                <w:szCs w:val="20"/>
                <w14:ligatures w14:val="none"/>
              </w:rPr>
            </w:pPr>
            <w:r w:rsidRPr="006C03B9">
              <w:rPr>
                <w:kern w:val="0"/>
                <w:sz w:val="20"/>
                <w:szCs w:val="20"/>
                <w14:ligatures w14:val="none"/>
              </w:rPr>
              <w:t>Header stripping policies sanitize Authorization (Bearer ***) and Ocp-Apim-Subscription-Key headers before logging.</w:t>
            </w:r>
          </w:p>
        </w:tc>
      </w:tr>
      <w:tr w:rsidR="00253C05" w14:paraId="31DAB423" w14:textId="77777777" w:rsidTr="00666465">
        <w:tc>
          <w:tcPr>
            <w:tcW w:w="2592" w:type="dxa"/>
          </w:tcPr>
          <w:p w14:paraId="7E0C6887" w14:textId="77777777" w:rsidR="00253C05" w:rsidRPr="006C03B9" w:rsidRDefault="00253C05" w:rsidP="00666465">
            <w:pPr>
              <w:rPr>
                <w:kern w:val="0"/>
                <w:sz w:val="20"/>
                <w:szCs w:val="20"/>
                <w14:ligatures w14:val="none"/>
              </w:rPr>
            </w:pPr>
            <w:r w:rsidRPr="006C03B9">
              <w:rPr>
                <w:kern w:val="0"/>
                <w:sz w:val="20"/>
                <w:szCs w:val="20"/>
                <w14:ligatures w14:val="none"/>
              </w:rPr>
              <w:t>Data Retention</w:t>
            </w:r>
          </w:p>
        </w:tc>
        <w:tc>
          <w:tcPr>
            <w:tcW w:w="4032" w:type="dxa"/>
          </w:tcPr>
          <w:p w14:paraId="3D12ED5E" w14:textId="77777777" w:rsidR="00253C05" w:rsidRPr="006C03B9" w:rsidRDefault="00253C05" w:rsidP="00666465">
            <w:pPr>
              <w:rPr>
                <w:kern w:val="0"/>
                <w:sz w:val="20"/>
                <w:szCs w:val="20"/>
                <w14:ligatures w14:val="none"/>
              </w:rPr>
            </w:pPr>
            <w:r w:rsidRPr="006C03B9">
              <w:rPr>
                <w:kern w:val="0"/>
                <w:sz w:val="20"/>
                <w:szCs w:val="20"/>
                <w14:ligatures w14:val="none"/>
              </w:rPr>
              <w:t>Log retention balances investigation capabilities against UK GDPR / DPA 2018 data-minimization and storage limitation rules.</w:t>
            </w:r>
          </w:p>
        </w:tc>
        <w:tc>
          <w:tcPr>
            <w:tcW w:w="3456" w:type="dxa"/>
          </w:tcPr>
          <w:p w14:paraId="1A28FF66" w14:textId="77777777" w:rsidR="00253C05" w:rsidRPr="006C03B9" w:rsidRDefault="00253C05" w:rsidP="00666465">
            <w:pPr>
              <w:rPr>
                <w:kern w:val="0"/>
                <w:sz w:val="20"/>
                <w:szCs w:val="20"/>
                <w14:ligatures w14:val="none"/>
              </w:rPr>
            </w:pPr>
            <w:r w:rsidRPr="006C03B9">
              <w:rPr>
                <w:kern w:val="0"/>
                <w:sz w:val="20"/>
                <w:szCs w:val="20"/>
                <w14:ligatures w14:val="none"/>
              </w:rPr>
              <w:t>Default Log Analytics workspace retention set to 30 days (interactive), offloading to immutable storage for compliance.</w:t>
            </w:r>
          </w:p>
        </w:tc>
      </w:tr>
    </w:tbl>
    <w:p w14:paraId="2E3D7284" w14:textId="77777777" w:rsidR="00253C05" w:rsidRDefault="00253C05" w:rsidP="00253C05">
      <w:pPr>
        <w:rPr>
          <w:b/>
          <w:bCs/>
          <w:sz w:val="20"/>
          <w:szCs w:val="20"/>
        </w:rPr>
      </w:pPr>
    </w:p>
    <w:p w14:paraId="065EF697" w14:textId="77777777" w:rsidR="00253C05" w:rsidRPr="004D5371" w:rsidRDefault="00253C05" w:rsidP="00253C05">
      <w:pPr>
        <w:rPr>
          <w:b/>
          <w:bCs/>
          <w:sz w:val="20"/>
          <w:szCs w:val="20"/>
        </w:rPr>
      </w:pPr>
      <w:r w:rsidRPr="004D5371">
        <w:rPr>
          <w:b/>
          <w:bCs/>
          <w:sz w:val="20"/>
          <w:szCs w:val="20"/>
        </w:rPr>
        <w:t>Exception process for non-OAuth consumers</w:t>
      </w:r>
    </w:p>
    <w:p w14:paraId="5BC36C0C" w14:textId="77777777" w:rsidR="004844FB" w:rsidRPr="004844FB" w:rsidRDefault="004844FB" w:rsidP="004844FB">
      <w:pPr>
        <w:spacing w:after="140"/>
        <w:rPr>
          <w:ins w:id="510" w:author="Joycell Sundararaj - Chaucer" w:date="2026-09-30T11:28:00Z"/>
          <w:sz w:val="20"/>
          <w:szCs w:val="20"/>
        </w:rPr>
      </w:pPr>
      <w:ins w:id="511" w:author="Joycell Sundararaj - Chaucer" w:date="2026-09-30T11:28:00Z">
        <w:r w:rsidRPr="004844FB">
          <w:rPr>
            <w:sz w:val="20"/>
            <w:szCs w:val="20"/>
          </w:rPr>
          <w:t>OAuth 2.0 with Entra ID is the default authentication standard. Where a partner cannot support this approach, an approved exception may be granted. Exceptions must be documented, risk-assessed, supported by compensating controls, time-bound and subject to periodic review.</w:t>
        </w:r>
      </w:ins>
    </w:p>
    <w:p w14:paraId="0426C105" w14:textId="5D533274" w:rsidR="00253C05" w:rsidRPr="004D5371" w:rsidDel="004844FB" w:rsidRDefault="00253C05" w:rsidP="00253C05">
      <w:pPr>
        <w:spacing w:after="140"/>
        <w:rPr>
          <w:del w:id="512" w:author="Joycell Sundararaj - Chaucer" w:date="2026-09-30T11:28:00Z" w16du:dateUtc="2026-09-30T10:28:00Z"/>
          <w:sz w:val="20"/>
          <w:szCs w:val="20"/>
        </w:rPr>
      </w:pPr>
      <w:del w:id="513" w:author="Joycell Sundararaj - Chaucer" w:date="2026-09-30T11:28:00Z" w16du:dateUtc="2026-09-30T10:28:00Z">
        <w:r w:rsidRPr="004D5371" w:rsidDel="004844FB">
          <w:rPr>
            <w:sz w:val="20"/>
            <w:szCs w:val="20"/>
          </w:rPr>
          <w:lastRenderedPageBreak/>
          <w:delText>OAuth 2.0 with Entra ID is the default and the expectation. Where a partner genuinely cannot support it, an exception is allowed but governed: the point of the process is that exceptions are deliberate, compensated, time-boxed and reviewed, not permanent quiet workarounds.</w:delText>
        </w:r>
      </w:del>
    </w:p>
    <w:p w14:paraId="5DC79F34" w14:textId="77777777" w:rsidR="00253C05" w:rsidRDefault="00253C05" w:rsidP="00253C05">
      <w:pPr>
        <w:spacing w:before="120" w:after="120"/>
        <w:jc w:val="center"/>
      </w:pPr>
      <w:commentRangeStart w:id="514"/>
      <w:r>
        <w:rPr>
          <w:noProof/>
        </w:rPr>
        <w:drawing>
          <wp:inline distT="0" distB="0" distL="0" distR="0" wp14:anchorId="2020A4B5" wp14:editId="1F5B652B">
            <wp:extent cx="5943600" cy="1995351"/>
            <wp:effectExtent l="0" t="0" r="0" b="0"/>
            <wp:docPr id="9560"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1995351"/>
                    </a:xfrm>
                    <a:prstGeom prst="rect">
                      <a:avLst/>
                    </a:prstGeom>
                  </pic:spPr>
                </pic:pic>
              </a:graphicData>
            </a:graphic>
          </wp:inline>
        </w:drawing>
      </w:r>
      <w:commentRangeEnd w:id="514"/>
      <w:r w:rsidR="00294853">
        <w:rPr>
          <w:rStyle w:val="CommentReference"/>
          <w:sz w:val="21"/>
          <w:szCs w:val="21"/>
        </w:rPr>
        <w:commentReference w:id="514"/>
      </w:r>
    </w:p>
    <w:p w14:paraId="4E33652E" w14:textId="77777777" w:rsidR="00253C05" w:rsidRDefault="00253C05" w:rsidP="00253C05">
      <w:pPr>
        <w:spacing w:after="180"/>
        <w:jc w:val="center"/>
      </w:pPr>
      <w:bookmarkStart w:id="515" w:name="_Figure_11"/>
      <w:r>
        <w:rPr>
          <w:i/>
          <w:iCs/>
          <w:color w:val="666666"/>
          <w:sz w:val="18"/>
          <w:szCs w:val="18"/>
        </w:rPr>
        <w:t>Figure 11: Non-OAuth consumers, the one-time approval process and the resulting runtime ingress flow</w:t>
      </w:r>
      <w:bookmarkEnd w:id="515"/>
    </w:p>
    <w:p w14:paraId="24BD8701" w14:textId="77777777" w:rsidR="00253C05" w:rsidRPr="00007E30" w:rsidRDefault="00253C05" w:rsidP="00253C05">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516" w:author="Joycell Sundararaj - Chaucer" w:date="2026-09-30T11:32:00Z" w16du:dateUtc="2026-09-30T10:32:00Z">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3100"/>
        <w:gridCol w:w="3416"/>
        <w:gridCol w:w="2784"/>
        <w:tblGridChange w:id="517">
          <w:tblGrid>
            <w:gridCol w:w="3100"/>
            <w:gridCol w:w="3416"/>
            <w:gridCol w:w="2784"/>
          </w:tblGrid>
        </w:tblGridChange>
      </w:tblGrid>
      <w:tr w:rsidR="00253C05" w14:paraId="61A56E4E" w14:textId="77777777" w:rsidTr="00343DBD">
        <w:trPr>
          <w:trHeight w:val="426"/>
          <w:tblHeader/>
          <w:trPrChange w:id="518" w:author="Joycell Sundararaj - Chaucer" w:date="2026-09-30T11:32:00Z" w16du:dateUtc="2026-09-30T10:32:00Z">
            <w:trPr>
              <w:trHeight w:val="426"/>
              <w:tblHeader/>
            </w:trPr>
          </w:trPrChange>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519" w:author="Joycell Sundararaj - Chaucer" w:date="2026-09-30T11:32:00Z" w16du:dateUtc="2026-09-30T10:32:00Z">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15F0FD6B" w14:textId="77777777" w:rsidR="00253C05" w:rsidRDefault="00253C05" w:rsidP="00666465">
            <w:r>
              <w:rPr>
                <w:b/>
                <w:bCs/>
                <w:color w:val="000000" w:themeColor="text1"/>
                <w:sz w:val="20"/>
                <w:szCs w:val="20"/>
              </w:rPr>
              <w:t>Consumer</w:t>
            </w:r>
          </w:p>
        </w:tc>
        <w:tc>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520" w:author="Joycell Sundararaj - Chaucer" w:date="2026-09-30T11:32:00Z" w16du:dateUtc="2026-09-30T10:32:00Z">
              <w:tcPr>
                <w:tcW w:w="341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5936B35B" w14:textId="670567AF" w:rsidR="00253C05" w:rsidRDefault="00343DBD" w:rsidP="00666465">
            <w:r w:rsidRPr="00343DBD">
              <w:rPr>
                <w:b/>
                <w:bCs/>
                <w:color w:val="000000" w:themeColor="text1"/>
                <w:sz w:val="20"/>
                <w:szCs w:val="20"/>
              </w:rPr>
              <w:t>Primary Authentication Method</w:t>
            </w:r>
          </w:p>
        </w:tc>
        <w:tc>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521" w:author="Joycell Sundararaj - Chaucer" w:date="2026-09-30T11:32:00Z" w16du:dateUtc="2026-09-30T10:32:00Z">
              <w:tcPr>
                <w:tcW w:w="278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7A798922" w14:textId="77777777" w:rsidR="00802077" w:rsidRPr="00802077" w:rsidRDefault="00802077" w:rsidP="00802077">
            <w:pPr>
              <w:rPr>
                <w:ins w:id="522" w:author="Joycell Sundararaj - Chaucer" w:date="2026-09-30T11:33:00Z"/>
                <w:b/>
                <w:bCs/>
                <w:color w:val="000000" w:themeColor="text1"/>
                <w:sz w:val="20"/>
                <w:szCs w:val="20"/>
              </w:rPr>
            </w:pPr>
            <w:ins w:id="523" w:author="Joycell Sundararaj - Chaucer" w:date="2026-09-30T11:33:00Z">
              <w:r w:rsidRPr="00802077">
                <w:rPr>
                  <w:b/>
                  <w:bCs/>
                  <w:color w:val="000000" w:themeColor="text1"/>
                  <w:sz w:val="20"/>
                  <w:szCs w:val="20"/>
                </w:rPr>
                <w:t>Secondary / Compensating Control</w:t>
              </w:r>
            </w:ins>
          </w:p>
          <w:p w14:paraId="228BA0D2" w14:textId="42A6222A" w:rsidR="00253C05" w:rsidRDefault="00253C05" w:rsidP="00666465">
            <w:del w:id="524" w:author="Joycell Sundararaj - Chaucer" w:date="2026-09-30T11:33:00Z" w16du:dateUtc="2026-09-30T10:33:00Z">
              <w:r w:rsidDel="00802077">
                <w:rPr>
                  <w:b/>
                  <w:bCs/>
                  <w:color w:val="000000" w:themeColor="text1"/>
                  <w:sz w:val="20"/>
                  <w:szCs w:val="20"/>
                </w:rPr>
                <w:delText>Backup control</w:delText>
              </w:r>
            </w:del>
          </w:p>
        </w:tc>
      </w:tr>
      <w:tr w:rsidR="00253C05" w14:paraId="03E6DAE6" w14:textId="77777777" w:rsidTr="00343DBD">
        <w:tc>
          <w:tcPr>
            <w:tcW w:w="3100" w:type="dxa"/>
            <w:tcMar>
              <w:top w:w="70" w:type="dxa"/>
              <w:left w:w="100" w:type="dxa"/>
              <w:bottom w:w="70" w:type="dxa"/>
              <w:right w:w="100" w:type="dxa"/>
            </w:tcMar>
            <w:vAlign w:val="center"/>
            <w:tcPrChange w:id="525" w:author="Joycell Sundararaj - Chaucer" w:date="2026-09-30T11:32:00Z" w16du:dateUtc="2026-09-30T10:32:00Z">
              <w:tcPr>
                <w:tcW w:w="3100" w:type="dxa"/>
                <w:tcMar>
                  <w:top w:w="70" w:type="dxa"/>
                  <w:left w:w="100" w:type="dxa"/>
                  <w:bottom w:w="70" w:type="dxa"/>
                  <w:right w:w="100" w:type="dxa"/>
                </w:tcMar>
                <w:vAlign w:val="center"/>
              </w:tcPr>
            </w:tcPrChange>
          </w:tcPr>
          <w:p w14:paraId="22859442" w14:textId="55679FD5" w:rsidR="00253C05" w:rsidRDefault="00B96F4A" w:rsidP="00666465">
            <w:r>
              <w:rPr>
                <w:sz w:val="20"/>
                <w:szCs w:val="20"/>
              </w:rPr>
              <w:t>External</w:t>
            </w:r>
            <w:r w:rsidR="00253C05">
              <w:rPr>
                <w:sz w:val="20"/>
                <w:szCs w:val="20"/>
              </w:rPr>
              <w:t xml:space="preserve"> partner</w:t>
            </w:r>
          </w:p>
        </w:tc>
        <w:tc>
          <w:tcPr>
            <w:tcW w:w="3416" w:type="dxa"/>
            <w:tcMar>
              <w:top w:w="70" w:type="dxa"/>
              <w:left w:w="100" w:type="dxa"/>
              <w:bottom w:w="70" w:type="dxa"/>
              <w:right w:w="100" w:type="dxa"/>
            </w:tcMar>
            <w:vAlign w:val="center"/>
            <w:tcPrChange w:id="526" w:author="Joycell Sundararaj - Chaucer" w:date="2026-09-30T11:32:00Z" w16du:dateUtc="2026-09-30T10:32:00Z">
              <w:tcPr>
                <w:tcW w:w="3416" w:type="dxa"/>
                <w:tcMar>
                  <w:top w:w="70" w:type="dxa"/>
                  <w:left w:w="100" w:type="dxa"/>
                  <w:bottom w:w="70" w:type="dxa"/>
                  <w:right w:w="100" w:type="dxa"/>
                </w:tcMar>
                <w:vAlign w:val="center"/>
              </w:tcPr>
            </w:tcPrChange>
          </w:tcPr>
          <w:p w14:paraId="69C0B722" w14:textId="77777777" w:rsidR="00F42E0A" w:rsidRPr="00F42E0A" w:rsidRDefault="00F42E0A" w:rsidP="00F42E0A">
            <w:pPr>
              <w:rPr>
                <w:ins w:id="527" w:author="Joycell Sundararaj - Chaucer" w:date="2026-09-30T11:32:00Z"/>
                <w:sz w:val="20"/>
                <w:szCs w:val="20"/>
              </w:rPr>
            </w:pPr>
            <w:ins w:id="528" w:author="Joycell Sundararaj - Chaucer" w:date="2026-09-30T11:32:00Z">
              <w:r w:rsidRPr="00F42E0A">
                <w:rPr>
                  <w:sz w:val="20"/>
                  <w:szCs w:val="20"/>
                </w:rPr>
                <w:t>OAuth 2.0 token issued by Entra ID and validated at APIM</w:t>
              </w:r>
            </w:ins>
          </w:p>
          <w:p w14:paraId="79956D5B" w14:textId="77777777" w:rsidR="00253C05" w:rsidRDefault="00253C05" w:rsidP="00666465">
            <w:del w:id="529" w:author="Joycell Sundararaj - Chaucer" w:date="2026-09-30T11:32:00Z" w16du:dateUtc="2026-09-30T10:32:00Z">
              <w:r w:rsidDel="00F42E0A">
                <w:rPr>
                  <w:sz w:val="20"/>
                  <w:szCs w:val="20"/>
                </w:rPr>
                <w:delText>OAuth 2.0 token from Entra ID, validated on every call</w:delText>
              </w:r>
            </w:del>
          </w:p>
        </w:tc>
        <w:tc>
          <w:tcPr>
            <w:tcW w:w="2784" w:type="dxa"/>
            <w:tcMar>
              <w:top w:w="70" w:type="dxa"/>
              <w:left w:w="100" w:type="dxa"/>
              <w:bottom w:w="70" w:type="dxa"/>
              <w:right w:w="100" w:type="dxa"/>
            </w:tcMar>
            <w:vAlign w:val="center"/>
            <w:tcPrChange w:id="530" w:author="Joycell Sundararaj - Chaucer" w:date="2026-09-30T11:32:00Z" w16du:dateUtc="2026-09-30T10:32:00Z">
              <w:tcPr>
                <w:tcW w:w="2784" w:type="dxa"/>
                <w:tcMar>
                  <w:top w:w="70" w:type="dxa"/>
                  <w:left w:w="100" w:type="dxa"/>
                  <w:bottom w:w="70" w:type="dxa"/>
                  <w:right w:w="100" w:type="dxa"/>
                </w:tcMar>
                <w:vAlign w:val="center"/>
              </w:tcPr>
            </w:tcPrChange>
          </w:tcPr>
          <w:p w14:paraId="749143E7" w14:textId="77777777" w:rsidR="00253C05" w:rsidRDefault="00253C05" w:rsidP="00666465">
            <w:r>
              <w:rPr>
                <w:sz w:val="20"/>
                <w:szCs w:val="20"/>
              </w:rPr>
              <w:t>Subscription key, IP allow-list where fixed egress IPs exist</w:t>
            </w:r>
          </w:p>
        </w:tc>
      </w:tr>
      <w:tr w:rsidR="00253C05" w14:paraId="4B47C30F" w14:textId="77777777" w:rsidTr="00343DBD">
        <w:tc>
          <w:tcPr>
            <w:tcW w:w="3100" w:type="dxa"/>
            <w:tcMar>
              <w:top w:w="70" w:type="dxa"/>
              <w:left w:w="100" w:type="dxa"/>
              <w:bottom w:w="70" w:type="dxa"/>
              <w:right w:w="100" w:type="dxa"/>
            </w:tcMar>
            <w:vAlign w:val="center"/>
            <w:tcPrChange w:id="531" w:author="Joycell Sundararaj - Chaucer" w:date="2026-09-30T11:32:00Z" w16du:dateUtc="2026-09-30T10:32:00Z">
              <w:tcPr>
                <w:tcW w:w="3100" w:type="dxa"/>
                <w:tcMar>
                  <w:top w:w="70" w:type="dxa"/>
                  <w:left w:w="100" w:type="dxa"/>
                  <w:bottom w:w="70" w:type="dxa"/>
                  <w:right w:w="100" w:type="dxa"/>
                </w:tcMar>
                <w:vAlign w:val="center"/>
              </w:tcPr>
            </w:tcPrChange>
          </w:tcPr>
          <w:p w14:paraId="4A686546" w14:textId="77777777" w:rsidR="00253C05" w:rsidRDefault="00253C05" w:rsidP="00666465">
            <w:r>
              <w:rPr>
                <w:sz w:val="20"/>
                <w:szCs w:val="20"/>
              </w:rPr>
              <w:t>Internal Organization system</w:t>
            </w:r>
          </w:p>
        </w:tc>
        <w:tc>
          <w:tcPr>
            <w:tcW w:w="3416" w:type="dxa"/>
            <w:tcMar>
              <w:top w:w="70" w:type="dxa"/>
              <w:left w:w="100" w:type="dxa"/>
              <w:bottom w:w="70" w:type="dxa"/>
              <w:right w:w="100" w:type="dxa"/>
            </w:tcMar>
            <w:vAlign w:val="center"/>
            <w:tcPrChange w:id="532" w:author="Joycell Sundararaj - Chaucer" w:date="2026-09-30T11:32:00Z" w16du:dateUtc="2026-09-30T10:32:00Z">
              <w:tcPr>
                <w:tcW w:w="3416" w:type="dxa"/>
                <w:tcMar>
                  <w:top w:w="70" w:type="dxa"/>
                  <w:left w:w="100" w:type="dxa"/>
                  <w:bottom w:w="70" w:type="dxa"/>
                  <w:right w:w="100" w:type="dxa"/>
                </w:tcMar>
                <w:vAlign w:val="center"/>
              </w:tcPr>
            </w:tcPrChange>
          </w:tcPr>
          <w:p w14:paraId="12C54F3D" w14:textId="77777777" w:rsidR="00387151" w:rsidRPr="00387151" w:rsidRDefault="00387151" w:rsidP="00387151">
            <w:pPr>
              <w:rPr>
                <w:ins w:id="533" w:author="Joycell Sundararaj - Chaucer" w:date="2026-09-30T11:32:00Z"/>
                <w:sz w:val="20"/>
                <w:szCs w:val="20"/>
              </w:rPr>
            </w:pPr>
            <w:ins w:id="534" w:author="Joycell Sundararaj - Chaucer" w:date="2026-09-30T11:32:00Z">
              <w:r w:rsidRPr="00387151">
                <w:rPr>
                  <w:sz w:val="20"/>
                  <w:szCs w:val="20"/>
                </w:rPr>
                <w:t>Managed Identity (no stored credentials)</w:t>
              </w:r>
            </w:ins>
          </w:p>
          <w:p w14:paraId="2201FF5B" w14:textId="0C1B6A2F" w:rsidR="00253C05" w:rsidRDefault="00253C05" w:rsidP="00666465">
            <w:del w:id="535" w:author="Joycell Sundararaj - Chaucer" w:date="2026-09-30T11:32:00Z" w16du:dateUtc="2026-09-30T10:32:00Z">
              <w:r w:rsidDel="00387151">
                <w:rPr>
                  <w:sz w:val="20"/>
                  <w:szCs w:val="20"/>
                </w:rPr>
                <w:delText>Managed Identity, no secret ever stored or typed</w:delText>
              </w:r>
            </w:del>
          </w:p>
        </w:tc>
        <w:tc>
          <w:tcPr>
            <w:tcW w:w="2784" w:type="dxa"/>
            <w:tcMar>
              <w:top w:w="70" w:type="dxa"/>
              <w:left w:w="100" w:type="dxa"/>
              <w:bottom w:w="70" w:type="dxa"/>
              <w:right w:w="100" w:type="dxa"/>
            </w:tcMar>
            <w:vAlign w:val="center"/>
            <w:tcPrChange w:id="536" w:author="Joycell Sundararaj - Chaucer" w:date="2026-09-30T11:32:00Z" w16du:dateUtc="2026-09-30T10:32:00Z">
              <w:tcPr>
                <w:tcW w:w="2784" w:type="dxa"/>
                <w:tcMar>
                  <w:top w:w="70" w:type="dxa"/>
                  <w:left w:w="100" w:type="dxa"/>
                  <w:bottom w:w="70" w:type="dxa"/>
                  <w:right w:w="100" w:type="dxa"/>
                </w:tcMar>
                <w:vAlign w:val="center"/>
              </w:tcPr>
            </w:tcPrChange>
          </w:tcPr>
          <w:p w14:paraId="41AE0021" w14:textId="77777777" w:rsidR="00253C05" w:rsidRDefault="00253C05" w:rsidP="00666465">
            <w:r>
              <w:rPr>
                <w:sz w:val="20"/>
                <w:szCs w:val="20"/>
              </w:rPr>
              <w:t>Entra ID conditional access on the calling service</w:t>
            </w:r>
          </w:p>
        </w:tc>
      </w:tr>
      <w:tr w:rsidR="00253C05" w14:paraId="35F1949B" w14:textId="77777777" w:rsidTr="00343DBD">
        <w:tc>
          <w:tcPr>
            <w:tcW w:w="3100" w:type="dxa"/>
            <w:tcMar>
              <w:top w:w="70" w:type="dxa"/>
              <w:left w:w="100" w:type="dxa"/>
              <w:bottom w:w="70" w:type="dxa"/>
              <w:right w:w="100" w:type="dxa"/>
            </w:tcMar>
            <w:vAlign w:val="center"/>
            <w:tcPrChange w:id="537" w:author="Joycell Sundararaj - Chaucer" w:date="2026-09-30T11:32:00Z" w16du:dateUtc="2026-09-30T10:32:00Z">
              <w:tcPr>
                <w:tcW w:w="3100" w:type="dxa"/>
                <w:tcMar>
                  <w:top w:w="70" w:type="dxa"/>
                  <w:left w:w="100" w:type="dxa"/>
                  <w:bottom w:w="70" w:type="dxa"/>
                  <w:right w:w="100" w:type="dxa"/>
                </w:tcMar>
                <w:vAlign w:val="center"/>
              </w:tcPr>
            </w:tcPrChange>
          </w:tcPr>
          <w:p w14:paraId="1B1304D2" w14:textId="77777777" w:rsidR="00253C05" w:rsidRDefault="00253C05" w:rsidP="00666465">
            <w:r>
              <w:rPr>
                <w:sz w:val="20"/>
                <w:szCs w:val="20"/>
              </w:rPr>
              <w:t>Inbound webhook from a vendor</w:t>
            </w:r>
          </w:p>
        </w:tc>
        <w:tc>
          <w:tcPr>
            <w:tcW w:w="3416" w:type="dxa"/>
            <w:tcMar>
              <w:top w:w="70" w:type="dxa"/>
              <w:left w:w="100" w:type="dxa"/>
              <w:bottom w:w="70" w:type="dxa"/>
              <w:right w:w="100" w:type="dxa"/>
            </w:tcMar>
            <w:vAlign w:val="center"/>
            <w:tcPrChange w:id="538" w:author="Joycell Sundararaj - Chaucer" w:date="2026-09-30T11:32:00Z" w16du:dateUtc="2026-09-30T10:32:00Z">
              <w:tcPr>
                <w:tcW w:w="3416" w:type="dxa"/>
                <w:tcMar>
                  <w:top w:w="70" w:type="dxa"/>
                  <w:left w:w="100" w:type="dxa"/>
                  <w:bottom w:w="70" w:type="dxa"/>
                  <w:right w:w="100" w:type="dxa"/>
                </w:tcMar>
                <w:vAlign w:val="center"/>
              </w:tcPr>
            </w:tcPrChange>
          </w:tcPr>
          <w:p w14:paraId="43ACB51F" w14:textId="77777777" w:rsidR="00253C05" w:rsidRDefault="00253C05" w:rsidP="00666465">
            <w:r>
              <w:rPr>
                <w:sz w:val="20"/>
                <w:szCs w:val="20"/>
              </w:rPr>
              <w:t>Shared secret header, checked against Key Vault</w:t>
            </w:r>
          </w:p>
        </w:tc>
        <w:tc>
          <w:tcPr>
            <w:tcW w:w="2784" w:type="dxa"/>
            <w:tcMar>
              <w:top w:w="70" w:type="dxa"/>
              <w:left w:w="100" w:type="dxa"/>
              <w:bottom w:w="70" w:type="dxa"/>
              <w:right w:w="100" w:type="dxa"/>
            </w:tcMar>
            <w:vAlign w:val="center"/>
            <w:tcPrChange w:id="539" w:author="Joycell Sundararaj - Chaucer" w:date="2026-09-30T11:32:00Z" w16du:dateUtc="2026-09-30T10:32:00Z">
              <w:tcPr>
                <w:tcW w:w="2784" w:type="dxa"/>
                <w:tcMar>
                  <w:top w:w="70" w:type="dxa"/>
                  <w:left w:w="100" w:type="dxa"/>
                  <w:bottom w:w="70" w:type="dxa"/>
                  <w:right w:w="100" w:type="dxa"/>
                </w:tcMar>
                <w:vAlign w:val="center"/>
              </w:tcPr>
            </w:tcPrChange>
          </w:tcPr>
          <w:p w14:paraId="53AD2F04" w14:textId="77777777" w:rsidR="00253C05" w:rsidRDefault="00253C05" w:rsidP="00666465">
            <w:r>
              <w:rPr>
                <w:sz w:val="20"/>
                <w:szCs w:val="20"/>
              </w:rPr>
              <w:t>IP allow-list restricting the source range</w:t>
            </w:r>
          </w:p>
        </w:tc>
      </w:tr>
    </w:tbl>
    <w:p w14:paraId="0FDEC438" w14:textId="77777777" w:rsidR="00253C05" w:rsidRDefault="00253C05" w:rsidP="00253C05">
      <w:pPr>
        <w:rPr>
          <w:b/>
          <w:sz w:val="20"/>
          <w:szCs w:val="20"/>
        </w:rPr>
      </w:pPr>
    </w:p>
    <w:p w14:paraId="642610D5" w14:textId="77777777" w:rsidR="008C7A9A" w:rsidRPr="008C7A9A" w:rsidRDefault="008C7A9A" w:rsidP="008C7A9A">
      <w:pPr>
        <w:rPr>
          <w:b/>
          <w:bCs/>
          <w:sz w:val="20"/>
          <w:szCs w:val="20"/>
        </w:rPr>
      </w:pPr>
      <w:commentRangeStart w:id="540"/>
      <w:r w:rsidRPr="008C7A9A">
        <w:rPr>
          <w:b/>
          <w:bCs/>
          <w:sz w:val="20"/>
          <w:szCs w:val="20"/>
        </w:rPr>
        <w:t>Control Responsibilities</w:t>
      </w:r>
    </w:p>
    <w:p w14:paraId="130D31BE" w14:textId="77777777" w:rsidR="00AC4AA2" w:rsidRPr="00AC4AA2" w:rsidRDefault="00AC4AA2" w:rsidP="00AC4AA2">
      <w:pPr>
        <w:spacing w:after="140"/>
        <w:rPr>
          <w:sz w:val="20"/>
          <w:szCs w:val="20"/>
        </w:rPr>
      </w:pPr>
      <w:r w:rsidRPr="00AC4AA2">
        <w:rPr>
          <w:sz w:val="20"/>
          <w:szCs w:val="20"/>
        </w:rPr>
        <w:t>Security controls are implemented as a layered model and are not interchangeable. Each control addresses a specific security concern, and the overall security posture depends on the combined operation of all controls rather than reliance on any single mechanism.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53C05" w14:paraId="793EDCF5" w14:textId="77777777" w:rsidTr="00666465">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6BCE7B" w14:textId="77777777" w:rsidR="00253C05" w:rsidRDefault="00253C05" w:rsidP="00666465">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DD2771" w14:textId="77777777" w:rsidR="00253C05" w:rsidRDefault="00253C05" w:rsidP="00666465">
            <w:r>
              <w:rPr>
                <w:b/>
                <w:bCs/>
                <w:color w:val="000000" w:themeColor="text1"/>
                <w:sz w:val="20"/>
                <w:szCs w:val="20"/>
              </w:rPr>
              <w:t>Primary responsibility</w:t>
            </w:r>
          </w:p>
        </w:tc>
      </w:tr>
      <w:tr w:rsidR="00253C05" w14:paraId="2A1B9940" w14:textId="77777777" w:rsidTr="00666465">
        <w:tc>
          <w:tcPr>
            <w:tcW w:w="4650" w:type="dxa"/>
            <w:tcMar>
              <w:top w:w="70" w:type="dxa"/>
              <w:left w:w="100" w:type="dxa"/>
              <w:bottom w:w="70" w:type="dxa"/>
              <w:right w:w="100" w:type="dxa"/>
            </w:tcMar>
            <w:vAlign w:val="center"/>
          </w:tcPr>
          <w:p w14:paraId="7BAFAB13" w14:textId="77777777" w:rsidR="00253C05" w:rsidRDefault="00253C05" w:rsidP="00666465">
            <w:r>
              <w:rPr>
                <w:sz w:val="20"/>
                <w:szCs w:val="20"/>
              </w:rPr>
              <w:t>Microsoft Entra ID</w:t>
            </w:r>
          </w:p>
        </w:tc>
        <w:tc>
          <w:tcPr>
            <w:tcW w:w="4650" w:type="dxa"/>
            <w:tcMar>
              <w:top w:w="70" w:type="dxa"/>
              <w:left w:w="100" w:type="dxa"/>
              <w:bottom w:w="70" w:type="dxa"/>
              <w:right w:w="100" w:type="dxa"/>
            </w:tcMar>
            <w:vAlign w:val="center"/>
          </w:tcPr>
          <w:p w14:paraId="1D42E36D" w14:textId="77777777" w:rsidR="00253C05" w:rsidRDefault="00253C05" w:rsidP="00666465">
            <w:r>
              <w:rPr>
                <w:sz w:val="20"/>
                <w:szCs w:val="20"/>
              </w:rPr>
              <w:t>Identity and authentication</w:t>
            </w:r>
          </w:p>
        </w:tc>
      </w:tr>
      <w:tr w:rsidR="00253C05" w14:paraId="6C97D82C" w14:textId="77777777" w:rsidTr="00666465">
        <w:tc>
          <w:tcPr>
            <w:tcW w:w="4650" w:type="dxa"/>
            <w:tcMar>
              <w:top w:w="70" w:type="dxa"/>
              <w:left w:w="100" w:type="dxa"/>
              <w:bottom w:w="70" w:type="dxa"/>
              <w:right w:w="100" w:type="dxa"/>
            </w:tcMar>
            <w:vAlign w:val="center"/>
          </w:tcPr>
          <w:p w14:paraId="7FD2FF1E" w14:textId="77777777" w:rsidR="00253C05" w:rsidRDefault="00253C05" w:rsidP="00666465">
            <w:r>
              <w:rPr>
                <w:sz w:val="20"/>
                <w:szCs w:val="20"/>
              </w:rPr>
              <w:t>OAuth 2.0 / JWT</w:t>
            </w:r>
          </w:p>
        </w:tc>
        <w:tc>
          <w:tcPr>
            <w:tcW w:w="4650" w:type="dxa"/>
            <w:tcMar>
              <w:top w:w="70" w:type="dxa"/>
              <w:left w:w="100" w:type="dxa"/>
              <w:bottom w:w="70" w:type="dxa"/>
              <w:right w:w="100" w:type="dxa"/>
            </w:tcMar>
            <w:vAlign w:val="center"/>
          </w:tcPr>
          <w:p w14:paraId="5C921E0E" w14:textId="77777777" w:rsidR="00253C05" w:rsidRDefault="00253C05" w:rsidP="00666465">
            <w:r>
              <w:rPr>
                <w:sz w:val="20"/>
                <w:szCs w:val="20"/>
              </w:rPr>
              <w:t>Authorisation context per request</w:t>
            </w:r>
          </w:p>
        </w:tc>
      </w:tr>
      <w:tr w:rsidR="00253C05" w14:paraId="5CF97E33" w14:textId="77777777" w:rsidTr="00666465">
        <w:tc>
          <w:tcPr>
            <w:tcW w:w="4650" w:type="dxa"/>
            <w:tcMar>
              <w:top w:w="70" w:type="dxa"/>
              <w:left w:w="100" w:type="dxa"/>
              <w:bottom w:w="70" w:type="dxa"/>
              <w:right w:w="100" w:type="dxa"/>
            </w:tcMar>
            <w:vAlign w:val="center"/>
          </w:tcPr>
          <w:p w14:paraId="184D0F11" w14:textId="77777777" w:rsidR="00253C05" w:rsidRDefault="00253C05" w:rsidP="00666465">
            <w:r>
              <w:rPr>
                <w:sz w:val="20"/>
                <w:szCs w:val="20"/>
              </w:rPr>
              <w:t>APIM</w:t>
            </w:r>
          </w:p>
        </w:tc>
        <w:tc>
          <w:tcPr>
            <w:tcW w:w="4650" w:type="dxa"/>
            <w:tcMar>
              <w:top w:w="70" w:type="dxa"/>
              <w:left w:w="100" w:type="dxa"/>
              <w:bottom w:w="70" w:type="dxa"/>
              <w:right w:w="100" w:type="dxa"/>
            </w:tcMar>
            <w:vAlign w:val="center"/>
          </w:tcPr>
          <w:p w14:paraId="5F47B50C" w14:textId="77777777" w:rsidR="00253C05" w:rsidRDefault="00253C05" w:rsidP="00666465">
            <w:r>
              <w:rPr>
                <w:sz w:val="20"/>
                <w:szCs w:val="20"/>
              </w:rPr>
              <w:t>API gateway and policy enforcement</w:t>
            </w:r>
          </w:p>
        </w:tc>
      </w:tr>
      <w:tr w:rsidR="00253C05" w14:paraId="673945D8" w14:textId="77777777" w:rsidTr="00666465">
        <w:tc>
          <w:tcPr>
            <w:tcW w:w="4650" w:type="dxa"/>
            <w:tcMar>
              <w:top w:w="70" w:type="dxa"/>
              <w:left w:w="100" w:type="dxa"/>
              <w:bottom w:w="70" w:type="dxa"/>
              <w:right w:w="100" w:type="dxa"/>
            </w:tcMar>
            <w:vAlign w:val="center"/>
          </w:tcPr>
          <w:p w14:paraId="6A6B597E" w14:textId="77777777" w:rsidR="00253C05" w:rsidRDefault="00253C05" w:rsidP="00666465">
            <w:r>
              <w:rPr>
                <w:sz w:val="20"/>
                <w:szCs w:val="20"/>
              </w:rPr>
              <w:t>WAF (Front Door / App Gateway)</w:t>
            </w:r>
          </w:p>
        </w:tc>
        <w:tc>
          <w:tcPr>
            <w:tcW w:w="4650" w:type="dxa"/>
            <w:tcMar>
              <w:top w:w="70" w:type="dxa"/>
              <w:left w:w="100" w:type="dxa"/>
              <w:bottom w:w="70" w:type="dxa"/>
              <w:right w:w="100" w:type="dxa"/>
            </w:tcMar>
            <w:vAlign w:val="center"/>
          </w:tcPr>
          <w:p w14:paraId="3355375A" w14:textId="77777777" w:rsidR="00253C05" w:rsidRDefault="00253C05" w:rsidP="00666465">
            <w:r>
              <w:rPr>
                <w:sz w:val="20"/>
                <w:szCs w:val="20"/>
              </w:rPr>
              <w:t>HTTP and API-layer attack protection</w:t>
            </w:r>
          </w:p>
        </w:tc>
      </w:tr>
      <w:tr w:rsidR="00253C05" w14:paraId="3F68FBA5" w14:textId="77777777" w:rsidTr="00666465">
        <w:tc>
          <w:tcPr>
            <w:tcW w:w="4650" w:type="dxa"/>
            <w:tcMar>
              <w:top w:w="70" w:type="dxa"/>
              <w:left w:w="100" w:type="dxa"/>
              <w:bottom w:w="70" w:type="dxa"/>
              <w:right w:w="100" w:type="dxa"/>
            </w:tcMar>
            <w:vAlign w:val="center"/>
          </w:tcPr>
          <w:p w14:paraId="1B395A9E" w14:textId="77777777" w:rsidR="00253C05" w:rsidRDefault="00253C05" w:rsidP="00666465">
            <w:r>
              <w:rPr>
                <w:sz w:val="20"/>
                <w:szCs w:val="20"/>
              </w:rPr>
              <w:t>Azure DDoS Protection</w:t>
            </w:r>
          </w:p>
        </w:tc>
        <w:tc>
          <w:tcPr>
            <w:tcW w:w="4650" w:type="dxa"/>
            <w:tcMar>
              <w:top w:w="70" w:type="dxa"/>
              <w:left w:w="100" w:type="dxa"/>
              <w:bottom w:w="70" w:type="dxa"/>
              <w:right w:w="100" w:type="dxa"/>
            </w:tcMar>
            <w:vAlign w:val="center"/>
          </w:tcPr>
          <w:p w14:paraId="02562F80" w14:textId="77777777" w:rsidR="00253C05" w:rsidRDefault="00253C05" w:rsidP="00666465">
            <w:r>
              <w:rPr>
                <w:sz w:val="20"/>
                <w:szCs w:val="20"/>
              </w:rPr>
              <w:t>Volumetric and network DDoS</w:t>
            </w:r>
          </w:p>
        </w:tc>
      </w:tr>
      <w:tr w:rsidR="00253C05" w14:paraId="5DA5AED3" w14:textId="77777777" w:rsidTr="00666465">
        <w:tc>
          <w:tcPr>
            <w:tcW w:w="4650" w:type="dxa"/>
            <w:tcMar>
              <w:top w:w="70" w:type="dxa"/>
              <w:left w:w="100" w:type="dxa"/>
              <w:bottom w:w="70" w:type="dxa"/>
              <w:right w:w="100" w:type="dxa"/>
            </w:tcMar>
            <w:vAlign w:val="center"/>
          </w:tcPr>
          <w:p w14:paraId="398AC0FC" w14:textId="77777777" w:rsidR="00253C05" w:rsidRDefault="00253C05" w:rsidP="00666465">
            <w:r>
              <w:rPr>
                <w:sz w:val="20"/>
                <w:szCs w:val="20"/>
              </w:rPr>
              <w:t>Azure Firewall / NVA</w:t>
            </w:r>
          </w:p>
        </w:tc>
        <w:tc>
          <w:tcPr>
            <w:tcW w:w="4650" w:type="dxa"/>
            <w:tcMar>
              <w:top w:w="70" w:type="dxa"/>
              <w:left w:w="100" w:type="dxa"/>
              <w:bottom w:w="70" w:type="dxa"/>
              <w:right w:w="100" w:type="dxa"/>
            </w:tcMar>
            <w:vAlign w:val="center"/>
          </w:tcPr>
          <w:p w14:paraId="1B1A5E70" w14:textId="77777777" w:rsidR="00253C05" w:rsidRDefault="00253C05" w:rsidP="00666465">
            <w:r>
              <w:rPr>
                <w:sz w:val="20"/>
                <w:szCs w:val="20"/>
              </w:rPr>
              <w:t>Network segmentation and egress control</w:t>
            </w:r>
          </w:p>
        </w:tc>
      </w:tr>
      <w:tr w:rsidR="00253C05" w14:paraId="5F1928B0" w14:textId="77777777" w:rsidTr="00666465">
        <w:tc>
          <w:tcPr>
            <w:tcW w:w="4650" w:type="dxa"/>
            <w:tcMar>
              <w:top w:w="70" w:type="dxa"/>
              <w:left w:w="100" w:type="dxa"/>
              <w:bottom w:w="70" w:type="dxa"/>
              <w:right w:w="100" w:type="dxa"/>
            </w:tcMar>
            <w:vAlign w:val="center"/>
          </w:tcPr>
          <w:p w14:paraId="3830C113" w14:textId="77777777" w:rsidR="00253C05" w:rsidRDefault="00253C05" w:rsidP="00666465">
            <w:r>
              <w:rPr>
                <w:sz w:val="20"/>
                <w:szCs w:val="20"/>
              </w:rPr>
              <w:t>Private Endpoint</w:t>
            </w:r>
          </w:p>
        </w:tc>
        <w:tc>
          <w:tcPr>
            <w:tcW w:w="4650" w:type="dxa"/>
            <w:tcMar>
              <w:top w:w="70" w:type="dxa"/>
              <w:left w:w="100" w:type="dxa"/>
              <w:bottom w:w="70" w:type="dxa"/>
              <w:right w:w="100" w:type="dxa"/>
            </w:tcMar>
            <w:vAlign w:val="center"/>
          </w:tcPr>
          <w:p w14:paraId="416BC95F" w14:textId="77777777" w:rsidR="00253C05" w:rsidRDefault="00253C05" w:rsidP="00666465">
            <w:r>
              <w:rPr>
                <w:sz w:val="20"/>
                <w:szCs w:val="20"/>
              </w:rPr>
              <w:t>Private connectivity to backends</w:t>
            </w:r>
          </w:p>
        </w:tc>
      </w:tr>
      <w:tr w:rsidR="00253C05" w14:paraId="5D46D873" w14:textId="77777777" w:rsidTr="00666465">
        <w:tc>
          <w:tcPr>
            <w:tcW w:w="4650" w:type="dxa"/>
            <w:tcMar>
              <w:top w:w="70" w:type="dxa"/>
              <w:left w:w="100" w:type="dxa"/>
              <w:bottom w:w="70" w:type="dxa"/>
              <w:right w:w="100" w:type="dxa"/>
            </w:tcMar>
            <w:vAlign w:val="center"/>
          </w:tcPr>
          <w:p w14:paraId="633AC658" w14:textId="77777777" w:rsidR="00253C05" w:rsidRDefault="00253C05" w:rsidP="00666465">
            <w:r>
              <w:rPr>
                <w:sz w:val="20"/>
                <w:szCs w:val="20"/>
              </w:rPr>
              <w:t>the Organization’s SIEM</w:t>
            </w:r>
          </w:p>
        </w:tc>
        <w:tc>
          <w:tcPr>
            <w:tcW w:w="4650" w:type="dxa"/>
            <w:tcMar>
              <w:top w:w="70" w:type="dxa"/>
              <w:left w:w="100" w:type="dxa"/>
              <w:bottom w:w="70" w:type="dxa"/>
              <w:right w:w="100" w:type="dxa"/>
            </w:tcMar>
            <w:vAlign w:val="center"/>
          </w:tcPr>
          <w:p w14:paraId="60D81913" w14:textId="77777777" w:rsidR="00253C05" w:rsidRDefault="00253C05" w:rsidP="00666465">
            <w:r>
              <w:rPr>
                <w:sz w:val="20"/>
                <w:szCs w:val="20"/>
              </w:rPr>
              <w:t>Detection and investigation</w:t>
            </w:r>
          </w:p>
        </w:tc>
      </w:tr>
      <w:tr w:rsidR="00253C05" w14:paraId="5DAF6F87" w14:textId="77777777" w:rsidTr="00666465">
        <w:tc>
          <w:tcPr>
            <w:tcW w:w="4650" w:type="dxa"/>
            <w:tcMar>
              <w:top w:w="70" w:type="dxa"/>
              <w:left w:w="100" w:type="dxa"/>
              <w:bottom w:w="70" w:type="dxa"/>
              <w:right w:w="100" w:type="dxa"/>
            </w:tcMar>
            <w:vAlign w:val="center"/>
          </w:tcPr>
          <w:p w14:paraId="01EA98DC" w14:textId="77777777" w:rsidR="00253C05" w:rsidRDefault="00253C05" w:rsidP="00666465">
            <w:r>
              <w:rPr>
                <w:sz w:val="20"/>
                <w:szCs w:val="20"/>
              </w:rPr>
              <w:t>APIM policies</w:t>
            </w:r>
          </w:p>
        </w:tc>
        <w:tc>
          <w:tcPr>
            <w:tcW w:w="4650" w:type="dxa"/>
            <w:tcMar>
              <w:top w:w="70" w:type="dxa"/>
              <w:left w:w="100" w:type="dxa"/>
              <w:bottom w:w="70" w:type="dxa"/>
              <w:right w:w="100" w:type="dxa"/>
            </w:tcMar>
            <w:vAlign w:val="center"/>
          </w:tcPr>
          <w:p w14:paraId="1FF6E4AC" w14:textId="77777777" w:rsidR="00253C05" w:rsidRDefault="00253C05" w:rsidP="00666465">
            <w:r>
              <w:rPr>
                <w:sz w:val="20"/>
                <w:szCs w:val="20"/>
              </w:rPr>
              <w:t>Rate limits, quotas, validation, transformation</w:t>
            </w:r>
          </w:p>
        </w:tc>
      </w:tr>
    </w:tbl>
    <w:commentRangeEnd w:id="540"/>
    <w:p w14:paraId="2E56851B" w14:textId="77777777" w:rsidR="00253C05" w:rsidRDefault="00AC4AA2" w:rsidP="00253C05">
      <w:pPr>
        <w:spacing w:after="140"/>
      </w:pPr>
      <w:r>
        <w:rPr>
          <w:rStyle w:val="CommentReference"/>
          <w:sz w:val="21"/>
          <w:szCs w:val="21"/>
        </w:rPr>
        <w:commentReference w:id="540"/>
      </w:r>
    </w:p>
    <w:p w14:paraId="483D2856" w14:textId="7ED9269F" w:rsidR="00253C05" w:rsidRPr="004D5371" w:rsidRDefault="00253C05" w:rsidP="00253C05">
      <w:pPr>
        <w:rPr>
          <w:b/>
          <w:bCs/>
          <w:sz w:val="20"/>
          <w:szCs w:val="20"/>
        </w:rPr>
      </w:pPr>
      <w:r w:rsidRPr="004D5371">
        <w:rPr>
          <w:b/>
          <w:bCs/>
          <w:sz w:val="20"/>
          <w:szCs w:val="20"/>
        </w:rPr>
        <w:lastRenderedPageBreak/>
        <w:t xml:space="preserve">Partner and </w:t>
      </w:r>
      <w:r w:rsidR="0000554A">
        <w:rPr>
          <w:b/>
          <w:bCs/>
          <w:sz w:val="20"/>
          <w:szCs w:val="20"/>
        </w:rPr>
        <w:t>E</w:t>
      </w:r>
      <w:r w:rsidRPr="004D5371">
        <w:rPr>
          <w:b/>
          <w:bCs/>
          <w:sz w:val="20"/>
          <w:szCs w:val="20"/>
        </w:rPr>
        <w:t xml:space="preserve">xternal </w:t>
      </w:r>
      <w:r w:rsidR="0000554A">
        <w:rPr>
          <w:b/>
          <w:bCs/>
          <w:sz w:val="20"/>
          <w:szCs w:val="20"/>
        </w:rPr>
        <w:t>I</w:t>
      </w:r>
      <w:r w:rsidRPr="004D5371">
        <w:rPr>
          <w:b/>
          <w:bCs/>
          <w:sz w:val="20"/>
          <w:szCs w:val="20"/>
        </w:rPr>
        <w:t>dentity</w:t>
      </w:r>
    </w:p>
    <w:p w14:paraId="6C7D6EFE" w14:textId="77777777" w:rsidR="00166C82" w:rsidRPr="00166C82" w:rsidRDefault="00166C82" w:rsidP="00166C82">
      <w:pPr>
        <w:spacing w:after="140"/>
        <w:rPr>
          <w:sz w:val="20"/>
          <w:szCs w:val="20"/>
        </w:rPr>
      </w:pPr>
      <w:r w:rsidRPr="00166C82">
        <w:rPr>
          <w:sz w:val="20"/>
          <w:szCs w:val="20"/>
        </w:rPr>
        <w:t>The Organisation's external consumers include brokers, market participants, strategic partners, suppliers and third-party service providers. Authentication and onboarding approaches may vary by consumer type and technical capability.</w:t>
      </w:r>
    </w:p>
    <w:p w14:paraId="6EF32643" w14:textId="40322F19" w:rsidR="00253C05" w:rsidRPr="008474B2" w:rsidRDefault="008474B2" w:rsidP="00510BB8">
      <w:pPr>
        <w:pStyle w:val="ListParagraph"/>
        <w:numPr>
          <w:ilvl w:val="0"/>
          <w:numId w:val="1"/>
        </w:numPr>
        <w:spacing w:after="70"/>
        <w:rPr>
          <w:sz w:val="20"/>
          <w:szCs w:val="20"/>
        </w:rPr>
      </w:pPr>
      <w:r w:rsidRPr="008474B2">
        <w:rPr>
          <w:b/>
          <w:bCs/>
          <w:sz w:val="20"/>
          <w:szCs w:val="20"/>
        </w:rPr>
        <w:t>Preferred approach</w:t>
      </w:r>
      <w:r w:rsidR="00253C05" w:rsidRPr="004D5371">
        <w:rPr>
          <w:b/>
          <w:bCs/>
          <w:sz w:val="20"/>
          <w:szCs w:val="20"/>
        </w:rPr>
        <w:t>:</w:t>
      </w:r>
      <w:r w:rsidR="00253C05" w:rsidRPr="004D5371">
        <w:rPr>
          <w:sz w:val="20"/>
          <w:szCs w:val="20"/>
        </w:rPr>
        <w:t xml:space="preserve"> </w:t>
      </w:r>
      <w:r w:rsidR="00510BB8" w:rsidRPr="00510BB8">
        <w:rPr>
          <w:sz w:val="20"/>
          <w:szCs w:val="20"/>
        </w:rPr>
        <w:t>External organisations are represented through Microsoft Entra External ID (B2B) using partner-specific application registrations and controlled access assignments.</w:t>
      </w:r>
    </w:p>
    <w:p w14:paraId="010FC690" w14:textId="4DD8EBA5" w:rsidR="00253C05" w:rsidRPr="008474B2" w:rsidRDefault="008C37CD" w:rsidP="005713F9">
      <w:pPr>
        <w:pStyle w:val="ListParagraph"/>
        <w:numPr>
          <w:ilvl w:val="0"/>
          <w:numId w:val="1"/>
        </w:numPr>
        <w:spacing w:after="70"/>
        <w:rPr>
          <w:sz w:val="20"/>
          <w:szCs w:val="20"/>
        </w:rPr>
      </w:pPr>
      <w:r w:rsidRPr="008C37CD">
        <w:rPr>
          <w:b/>
          <w:bCs/>
          <w:sz w:val="20"/>
          <w:szCs w:val="20"/>
        </w:rPr>
        <w:t>Approved alternatives</w:t>
      </w:r>
      <w:r w:rsidR="00253C05" w:rsidRPr="004D5371">
        <w:rPr>
          <w:b/>
          <w:bCs/>
          <w:sz w:val="20"/>
          <w:szCs w:val="20"/>
        </w:rPr>
        <w:t>:</w:t>
      </w:r>
      <w:r w:rsidR="00253C05" w:rsidRPr="004D5371">
        <w:rPr>
          <w:sz w:val="20"/>
          <w:szCs w:val="20"/>
        </w:rPr>
        <w:t xml:space="preserve"> </w:t>
      </w:r>
      <w:r w:rsidR="005713F9" w:rsidRPr="005713F9">
        <w:rPr>
          <w:sz w:val="20"/>
          <w:szCs w:val="20"/>
        </w:rPr>
        <w:t>Where Entra-based integration is not supported, approved federated identity, OAuth 2.0, mTLS, HMAC-signed requests or other approved authentication mechanisms may be used through the exception process.</w:t>
      </w:r>
    </w:p>
    <w:p w14:paraId="40E26FC8" w14:textId="2447C1C8" w:rsidR="00AD332E" w:rsidRPr="00AD332E" w:rsidRDefault="00AD332E" w:rsidP="00AD332E">
      <w:pPr>
        <w:pStyle w:val="ListParagraph"/>
        <w:numPr>
          <w:ilvl w:val="0"/>
          <w:numId w:val="1"/>
        </w:numPr>
        <w:spacing w:after="70"/>
        <w:rPr>
          <w:sz w:val="20"/>
          <w:szCs w:val="20"/>
        </w:rPr>
      </w:pPr>
      <w:r w:rsidRPr="008474B2">
        <w:rPr>
          <w:b/>
          <w:bCs/>
          <w:sz w:val="20"/>
          <w:szCs w:val="20"/>
        </w:rPr>
        <w:t>Governance requirement:</w:t>
      </w:r>
      <w:r w:rsidR="008C37CD">
        <w:rPr>
          <w:sz w:val="20"/>
          <w:szCs w:val="20"/>
        </w:rPr>
        <w:t xml:space="preserve"> </w:t>
      </w:r>
      <w:r w:rsidRPr="00AD332E">
        <w:rPr>
          <w:sz w:val="20"/>
          <w:szCs w:val="20"/>
        </w:rPr>
        <w:t>Partner onboarding, application registration, credential and certificate lifecycle management, access reviews, rotation and revocation responsibilities must be defined and owned by the appropriate Identity and Access Management function before implementation.</w:t>
      </w:r>
    </w:p>
    <w:p w14:paraId="55413D48" w14:textId="6FE1CF46" w:rsidR="00253C05" w:rsidRPr="004D5371" w:rsidRDefault="00253C05" w:rsidP="008474B2">
      <w:pPr>
        <w:pStyle w:val="ListParagraph"/>
        <w:spacing w:after="70"/>
        <w:ind w:left="460"/>
        <w:rPr>
          <w:sz w:val="20"/>
          <w:szCs w:val="20"/>
        </w:rPr>
      </w:pPr>
    </w:p>
    <w:p w14:paraId="42D8CB20" w14:textId="3FAD28CA" w:rsidR="00253C05" w:rsidRPr="004D5371" w:rsidRDefault="00253C05" w:rsidP="00253C05">
      <w:pPr>
        <w:rPr>
          <w:b/>
          <w:bCs/>
          <w:sz w:val="20"/>
          <w:szCs w:val="20"/>
        </w:rPr>
      </w:pPr>
      <w:r w:rsidRPr="004D5371">
        <w:rPr>
          <w:b/>
          <w:bCs/>
          <w:sz w:val="20"/>
          <w:szCs w:val="20"/>
        </w:rPr>
        <w:t xml:space="preserve">Identity </w:t>
      </w:r>
      <w:r w:rsidR="00C14640">
        <w:rPr>
          <w:b/>
          <w:bCs/>
          <w:sz w:val="20"/>
          <w:szCs w:val="20"/>
        </w:rPr>
        <w:t>R</w:t>
      </w:r>
      <w:r w:rsidRPr="004D5371">
        <w:rPr>
          <w:b/>
          <w:bCs/>
          <w:sz w:val="20"/>
          <w:szCs w:val="20"/>
        </w:rPr>
        <w:t xml:space="preserve">esilience and </w:t>
      </w:r>
      <w:r w:rsidR="00C14640">
        <w:rPr>
          <w:b/>
          <w:bCs/>
          <w:sz w:val="20"/>
          <w:szCs w:val="20"/>
        </w:rPr>
        <w:t>B</w:t>
      </w:r>
      <w:r w:rsidRPr="004D5371">
        <w:rPr>
          <w:b/>
          <w:bCs/>
          <w:sz w:val="20"/>
          <w:szCs w:val="20"/>
        </w:rPr>
        <w:t>reak-</w:t>
      </w:r>
      <w:r w:rsidR="00C14640">
        <w:rPr>
          <w:b/>
          <w:bCs/>
          <w:sz w:val="20"/>
          <w:szCs w:val="20"/>
        </w:rPr>
        <w:t>G</w:t>
      </w:r>
      <w:r w:rsidRPr="004D5371">
        <w:rPr>
          <w:b/>
          <w:bCs/>
          <w:sz w:val="20"/>
          <w:szCs w:val="20"/>
        </w:rPr>
        <w:t>lass</w:t>
      </w:r>
    </w:p>
    <w:p w14:paraId="11F55302" w14:textId="0BF5FCFB" w:rsidR="00253C05" w:rsidRPr="004D5371" w:rsidRDefault="00D937D5" w:rsidP="00253C05">
      <w:pPr>
        <w:spacing w:after="140"/>
        <w:rPr>
          <w:sz w:val="20"/>
          <w:szCs w:val="20"/>
        </w:rPr>
      </w:pPr>
      <w:r w:rsidRPr="00D937D5">
        <w:rPr>
          <w:sz w:val="20"/>
          <w:szCs w:val="20"/>
        </w:rPr>
        <w:t>The platform relies heavily on Entra ID and must remain operational during identity-service outages or administrative-access incidents. To support this, the following controls must be defined and maintained:</w:t>
      </w:r>
    </w:p>
    <w:p w14:paraId="64D91CEF" w14:textId="4606125A" w:rsidR="00AD2562" w:rsidRPr="00AD2562" w:rsidRDefault="00AD2562" w:rsidP="00AD2562">
      <w:pPr>
        <w:pStyle w:val="ListParagraph"/>
        <w:numPr>
          <w:ilvl w:val="0"/>
          <w:numId w:val="1"/>
        </w:numPr>
        <w:spacing w:after="70"/>
        <w:rPr>
          <w:sz w:val="20"/>
          <w:szCs w:val="20"/>
        </w:rPr>
      </w:pPr>
      <w:r w:rsidRPr="00AD2562">
        <w:rPr>
          <w:b/>
          <w:bCs/>
          <w:sz w:val="20"/>
          <w:szCs w:val="20"/>
        </w:rPr>
        <w:t>Break-glass access</w:t>
      </w:r>
      <w:r>
        <w:rPr>
          <w:b/>
          <w:bCs/>
          <w:sz w:val="20"/>
          <w:szCs w:val="20"/>
        </w:rPr>
        <w:t>:</w:t>
      </w:r>
      <w:r w:rsidRPr="00AD2562">
        <w:rPr>
          <w:b/>
          <w:bCs/>
          <w:sz w:val="20"/>
          <w:szCs w:val="20"/>
        </w:rPr>
        <w:t xml:space="preserve"> </w:t>
      </w:r>
      <w:r w:rsidRPr="00AD2562">
        <w:rPr>
          <w:sz w:val="20"/>
          <w:szCs w:val="20"/>
        </w:rPr>
        <w:t>Emergency-access accounts with monitored and audited use, held outside normal access-management processes.</w:t>
      </w:r>
    </w:p>
    <w:p w14:paraId="7837E6FF" w14:textId="73732599" w:rsidR="00AD2562" w:rsidRPr="00AD2562" w:rsidRDefault="00AD2562" w:rsidP="00AD2562">
      <w:pPr>
        <w:pStyle w:val="ListParagraph"/>
        <w:numPr>
          <w:ilvl w:val="0"/>
          <w:numId w:val="1"/>
        </w:numPr>
        <w:spacing w:after="70"/>
        <w:rPr>
          <w:sz w:val="20"/>
          <w:szCs w:val="20"/>
        </w:rPr>
      </w:pPr>
      <w:r w:rsidRPr="00AD2562">
        <w:rPr>
          <w:b/>
          <w:bCs/>
          <w:sz w:val="20"/>
          <w:szCs w:val="20"/>
        </w:rPr>
        <w:t>Credential lifecycle monitoring</w:t>
      </w:r>
      <w:r>
        <w:rPr>
          <w:b/>
          <w:bCs/>
          <w:sz w:val="20"/>
          <w:szCs w:val="20"/>
        </w:rPr>
        <w:t xml:space="preserve"> :</w:t>
      </w:r>
      <w:r w:rsidRPr="00AD2562">
        <w:rPr>
          <w:sz w:val="20"/>
          <w:szCs w:val="20"/>
        </w:rPr>
        <w:t>Proactive monitoring of certificate and secret expiry, including automated alerting.</w:t>
      </w:r>
    </w:p>
    <w:p w14:paraId="13A5AD3D" w14:textId="68025730" w:rsidR="00AD2562" w:rsidRPr="00AD2562" w:rsidRDefault="00AD2562" w:rsidP="00AD2562">
      <w:pPr>
        <w:pStyle w:val="ListParagraph"/>
        <w:numPr>
          <w:ilvl w:val="0"/>
          <w:numId w:val="1"/>
        </w:numPr>
        <w:spacing w:after="70"/>
        <w:rPr>
          <w:sz w:val="20"/>
          <w:szCs w:val="20"/>
        </w:rPr>
      </w:pPr>
      <w:r w:rsidRPr="00AD2562">
        <w:rPr>
          <w:b/>
          <w:bCs/>
          <w:sz w:val="20"/>
          <w:szCs w:val="20"/>
        </w:rPr>
        <w:t>Partner credential revocation</w:t>
      </w:r>
      <w:r>
        <w:rPr>
          <w:b/>
          <w:bCs/>
          <w:sz w:val="20"/>
          <w:szCs w:val="20"/>
        </w:rPr>
        <w:t>:</w:t>
      </w:r>
      <w:r w:rsidRPr="00AD2562">
        <w:rPr>
          <w:b/>
          <w:bCs/>
          <w:sz w:val="20"/>
          <w:szCs w:val="20"/>
        </w:rPr>
        <w:t xml:space="preserve"> </w:t>
      </w:r>
      <w:r w:rsidRPr="00AD2562">
        <w:rPr>
          <w:sz w:val="20"/>
          <w:szCs w:val="20"/>
        </w:rPr>
        <w:t>Defined processes for partner credential suspension, rotation and revocation.</w:t>
      </w:r>
    </w:p>
    <w:p w14:paraId="428F5B64" w14:textId="4237DE1D" w:rsidR="00AD2562" w:rsidRPr="00AD2562" w:rsidRDefault="00AD2562" w:rsidP="00AD2562">
      <w:pPr>
        <w:pStyle w:val="ListParagraph"/>
        <w:spacing w:after="70"/>
        <w:ind w:left="460"/>
        <w:rPr>
          <w:sz w:val="20"/>
          <w:szCs w:val="20"/>
        </w:rPr>
      </w:pPr>
      <w:r w:rsidRPr="00AD2562">
        <w:rPr>
          <w:b/>
          <w:bCs/>
          <w:sz w:val="20"/>
          <w:szCs w:val="20"/>
        </w:rPr>
        <w:t>Application registration ownership</w:t>
      </w:r>
      <w:r>
        <w:rPr>
          <w:b/>
          <w:bCs/>
          <w:sz w:val="20"/>
          <w:szCs w:val="20"/>
        </w:rPr>
        <w:t xml:space="preserve">: </w:t>
      </w:r>
      <w:r w:rsidRPr="00AD2562">
        <w:rPr>
          <w:sz w:val="20"/>
          <w:szCs w:val="20"/>
        </w:rPr>
        <w:t>Clear ownership and lifecycle management for application registrations and associated identities.</w:t>
      </w:r>
    </w:p>
    <w:p w14:paraId="6F132FDF" w14:textId="204D9D31" w:rsidR="00253C05" w:rsidRPr="00AD2562" w:rsidRDefault="00253C05" w:rsidP="00AD2562"/>
    <w:p w14:paraId="4E2075F9" w14:textId="7301881B" w:rsidR="00253C05" w:rsidRPr="004D5371" w:rsidRDefault="00253C05" w:rsidP="00253C05">
      <w:pPr>
        <w:rPr>
          <w:del w:id="541" w:author="Nikhil Rokade - Chaucer" w:date="2026-09-30T14:45:00Z" w16du:dateUtc="2026-09-30T13:45:00Z"/>
          <w:b/>
          <w:bCs/>
          <w:sz w:val="20"/>
          <w:szCs w:val="20"/>
        </w:rPr>
      </w:pPr>
      <w:del w:id="542" w:author="Nikhil Rokade - Chaucer" w:date="2026-09-30T14:45:00Z" w16du:dateUtc="2026-09-30T13:45:00Z">
        <w:r w:rsidRPr="004D5371">
          <w:rPr>
            <w:b/>
            <w:bCs/>
            <w:sz w:val="20"/>
            <w:szCs w:val="20"/>
          </w:rPr>
          <w:delText>Important policy snippets</w:delText>
        </w:r>
      </w:del>
    </w:p>
    <w:p w14:paraId="4E5AA3F4" w14:textId="5EA7FD24" w:rsidR="00253C05" w:rsidRPr="004D5371" w:rsidRDefault="00253C05" w:rsidP="00253C05">
      <w:pPr>
        <w:spacing w:after="140"/>
        <w:rPr>
          <w:del w:id="543" w:author="Nikhil Rokade - Chaucer" w:date="2026-09-30T14:45:00Z" w16du:dateUtc="2026-09-30T13:45:00Z"/>
          <w:sz w:val="20"/>
          <w:szCs w:val="20"/>
        </w:rPr>
      </w:pPr>
      <w:del w:id="544" w:author="Nikhil Rokade - Chaucer" w:date="2026-09-30T14:45:00Z" w16du:dateUtc="2026-09-30T13:45:00Z">
        <w:r w:rsidRPr="004D5371">
          <w:rPr>
            <w:sz w:val="20"/>
            <w:szCs w:val="20"/>
          </w:rPr>
          <w:delText>The standard reusable policy fragments (OAuth/JWT validation, per-subscription rate limit and quota, and managed-identity backend authentication) are held once in Appendix 17.4 and referenced from here rather than repeated. The one fragment kept inline is the non-OAuth exception pattern, because it belongs with the exception process above:</w:delText>
        </w:r>
      </w:del>
    </w:p>
    <w:p w14:paraId="0650A0F6" w14:textId="49046935" w:rsidR="00253C05" w:rsidRPr="004D5371" w:rsidRDefault="00253C05" w:rsidP="00253C05">
      <w:pPr>
        <w:spacing w:after="140"/>
        <w:rPr>
          <w:del w:id="545" w:author="Nikhil Rokade - Chaucer" w:date="2026-09-30T14:45:00Z" w16du:dateUtc="2026-09-30T13:45:00Z"/>
          <w:sz w:val="20"/>
          <w:szCs w:val="20"/>
        </w:rPr>
      </w:pPr>
      <w:del w:id="546" w:author="Nikhil Rokade - Chaucer" w:date="2026-09-30T14:45:00Z" w16du:dateUtc="2026-09-30T13:45:00Z">
        <w:r w:rsidRPr="004D5371">
          <w:rPr>
            <w:sz w:val="20"/>
            <w:szCs w:val="20"/>
          </w:rPr>
          <w:delTex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53C05" w14:paraId="30334037" w14:textId="77777777" w:rsidTr="00666465">
        <w:trPr>
          <w:tblHeader/>
          <w:del w:id="547" w:author="Nikhil Rokade - Chaucer" w:date="2026-09-30T14:45:00Z"/>
        </w:trPr>
        <w:tc>
          <w:tcPr>
            <w:tcW w:w="9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E3B9E42" w14:textId="735A0A4B" w:rsidR="00253C05" w:rsidRDefault="00253C05" w:rsidP="00666465">
            <w:pPr>
              <w:rPr>
                <w:del w:id="548" w:author="Nikhil Rokade - Chaucer" w:date="2026-09-30T14:45:00Z" w16du:dateUtc="2026-09-30T13:45:00Z"/>
              </w:rPr>
            </w:pPr>
            <w:del w:id="549" w:author="Nikhil Rokade - Chaucer" w:date="2026-09-30T14:45:00Z" w16du:dateUtc="2026-09-30T13:45:00Z">
              <w:r>
                <w:rPr>
                  <w:b/>
                  <w:bCs/>
                  <w:color w:val="000000" w:themeColor="text1"/>
                  <w:sz w:val="20"/>
                  <w:szCs w:val="20"/>
                </w:rPr>
                <w:delText>&lt;inbound&gt;   &lt;ip-filter action="allow"&gt;     &lt;address-range from="203.0.113.0" to="203.0.113.255" /&gt;   &lt;/ip-filter&gt;   &lt;check-header name="x-api-key" failed-check-httpcode="401"       failed-check-error-message="Unauthorised: missing API key."&gt;     &lt;value&gt;{{webhook-api-key}}&lt;/value&gt;   &lt;/check-header&gt; &lt;/inbound&gt;</w:delText>
              </w:r>
            </w:del>
          </w:p>
        </w:tc>
      </w:tr>
    </w:tbl>
    <w:p w14:paraId="39334995" w14:textId="77777777" w:rsidR="00253C05" w:rsidRDefault="00253C05" w:rsidP="00253C05">
      <w:pPr>
        <w:spacing w:after="140"/>
      </w:pPr>
    </w:p>
    <w:p w14:paraId="7F9ABD87" w14:textId="77777777" w:rsidR="00253C05" w:rsidRPr="004D5371" w:rsidRDefault="00253C05" w:rsidP="00253C05">
      <w:pPr>
        <w:rPr>
          <w:del w:id="550" w:author="Puneet Kumar - Chaucer" w:date="2026-09-30T12:52:00Z" w16du:dateUtc="2026-09-30T11:52:00Z"/>
          <w:b/>
          <w:bCs/>
          <w:sz w:val="20"/>
          <w:szCs w:val="20"/>
        </w:rPr>
      </w:pPr>
      <w:del w:id="551" w:author="Puneet Kumar - Chaucer" w:date="2026-09-30T12:52:00Z" w16du:dateUtc="2026-09-30T11:52:00Z">
        <w:r w:rsidRPr="004D5371">
          <w:rPr>
            <w:b/>
            <w:bCs/>
            <w:sz w:val="20"/>
            <w:szCs w:val="20"/>
          </w:rPr>
          <w:delText>Regulatory and compliance alignment</w:delText>
        </w:r>
      </w:del>
    </w:p>
    <w:p w14:paraId="6E65F387" w14:textId="77777777" w:rsidR="00253C05" w:rsidRPr="004D5371" w:rsidRDefault="00253C05" w:rsidP="00253C05">
      <w:pPr>
        <w:spacing w:after="140"/>
        <w:rPr>
          <w:del w:id="552" w:author="Puneet Kumar - Chaucer" w:date="2026-09-30T12:52:00Z" w16du:dateUtc="2026-09-30T11:52:00Z"/>
          <w:sz w:val="20"/>
          <w:szCs w:val="20"/>
        </w:rPr>
      </w:pPr>
      <w:del w:id="553" w:author="Puneet Kumar - Chaucer" w:date="2026-09-30T12:52:00Z" w16du:dateUtc="2026-09-30T11:52:00Z">
        <w:r w:rsidRPr="004D5371">
          <w:rPr>
            <w:sz w:val="20"/>
            <w:szCs w:val="20"/>
          </w:rPr>
          <w:delText>The alignment above is deliberately honest that it is not yet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53C05" w14:paraId="428AFFD1" w14:textId="77777777" w:rsidTr="00666465">
        <w:trPr>
          <w:tblHeader/>
          <w:del w:id="554" w:author="Puneet Kumar - Chaucer" w:date="2026-09-30T12:52:00Z"/>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83C7C40" w14:textId="77777777" w:rsidR="00253C05" w:rsidRDefault="00253C05" w:rsidP="00666465">
            <w:pPr>
              <w:rPr>
                <w:del w:id="555" w:author="Puneet Kumar - Chaucer" w:date="2026-09-30T12:52:00Z" w16du:dateUtc="2026-09-30T11:52:00Z"/>
              </w:rPr>
            </w:pPr>
            <w:del w:id="556" w:author="Puneet Kumar - Chaucer" w:date="2026-09-30T12:52:00Z" w16du:dateUtc="2026-09-30T11:52:00Z">
              <w:r>
                <w:rPr>
                  <w:b/>
                  <w:bCs/>
                  <w:color w:val="000000" w:themeColor="text1"/>
                  <w:sz w:val="20"/>
                  <w:szCs w:val="20"/>
                </w:rPr>
                <w:lastRenderedPageBreak/>
                <w:delText>Control area (regulatory driver)</w:delText>
              </w:r>
            </w:del>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7786FB" w14:textId="77777777" w:rsidR="00253C05" w:rsidRDefault="00253C05" w:rsidP="00666465">
            <w:pPr>
              <w:rPr>
                <w:del w:id="557" w:author="Puneet Kumar - Chaucer" w:date="2026-09-30T12:52:00Z" w16du:dateUtc="2026-09-30T11:52:00Z"/>
              </w:rPr>
            </w:pPr>
            <w:del w:id="558" w:author="Puneet Kumar - Chaucer" w:date="2026-09-30T12:52:00Z" w16du:dateUtc="2026-09-30T11:52:00Z">
              <w:r>
                <w:rPr>
                  <w:b/>
                  <w:bCs/>
                  <w:color w:val="000000" w:themeColor="text1"/>
                  <w:sz w:val="20"/>
                  <w:szCs w:val="20"/>
                </w:rPr>
                <w:delText>Azure capability</w:delText>
              </w:r>
            </w:del>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B821BF5" w14:textId="77777777" w:rsidR="00253C05" w:rsidRDefault="00253C05" w:rsidP="00666465">
            <w:pPr>
              <w:rPr>
                <w:del w:id="559" w:author="Puneet Kumar - Chaucer" w:date="2026-09-30T12:52:00Z" w16du:dateUtc="2026-09-30T11:52:00Z"/>
              </w:rPr>
            </w:pPr>
            <w:del w:id="560" w:author="Puneet Kumar - Chaucer" w:date="2026-09-30T12:52:00Z" w16du:dateUtc="2026-09-30T11:52:00Z">
              <w:r>
                <w:rPr>
                  <w:b/>
                  <w:bCs/>
                  <w:color w:val="000000" w:themeColor="text1"/>
                  <w:sz w:val="20"/>
                  <w:szCs w:val="20"/>
                </w:rPr>
                <w:delText>Evidence artefact</w:delText>
              </w:r>
            </w:del>
          </w:p>
        </w:tc>
        <w:tc>
          <w:tcPr>
            <w:tcW w:w="1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775881" w14:textId="77777777" w:rsidR="00253C05" w:rsidRDefault="00253C05" w:rsidP="00666465">
            <w:pPr>
              <w:rPr>
                <w:del w:id="561" w:author="Puneet Kumar - Chaucer" w:date="2026-09-30T12:52:00Z" w16du:dateUtc="2026-09-30T11:52:00Z"/>
              </w:rPr>
            </w:pPr>
            <w:del w:id="562" w:author="Puneet Kumar - Chaucer" w:date="2026-09-30T12:52:00Z" w16du:dateUtc="2026-09-30T11:52:00Z">
              <w:r>
                <w:rPr>
                  <w:b/>
                  <w:bCs/>
                  <w:color w:val="000000" w:themeColor="text1"/>
                  <w:sz w:val="20"/>
                  <w:szCs w:val="20"/>
                </w:rPr>
                <w:delText>Owner</w:delText>
              </w:r>
            </w:del>
          </w:p>
        </w:tc>
      </w:tr>
      <w:tr w:rsidR="00253C05" w14:paraId="63A15533" w14:textId="77777777" w:rsidTr="00666465">
        <w:trPr>
          <w:del w:id="563" w:author="Puneet Kumar - Chaucer" w:date="2026-09-30T12:52:00Z"/>
        </w:trPr>
        <w:tc>
          <w:tcPr>
            <w:tcW w:w="2900" w:type="dxa"/>
            <w:tcMar>
              <w:top w:w="70" w:type="dxa"/>
              <w:left w:w="100" w:type="dxa"/>
              <w:bottom w:w="70" w:type="dxa"/>
              <w:right w:w="100" w:type="dxa"/>
            </w:tcMar>
          </w:tcPr>
          <w:p w14:paraId="6984BC2E" w14:textId="77777777" w:rsidR="00253C05" w:rsidRDefault="00253C05" w:rsidP="00666465">
            <w:pPr>
              <w:rPr>
                <w:del w:id="564" w:author="Puneet Kumar - Chaucer" w:date="2026-09-30T12:52:00Z" w16du:dateUtc="2026-09-30T11:52:00Z"/>
              </w:rPr>
            </w:pPr>
            <w:del w:id="565" w:author="Puneet Kumar - Chaucer" w:date="2026-09-30T12:52:00Z" w16du:dateUtc="2026-09-30T11:52:00Z">
              <w:r>
                <w:rPr>
                  <w:sz w:val="20"/>
                  <w:szCs w:val="20"/>
                </w:rPr>
                <w:delText>Access control &amp; authentication (FCA SYSC; UK GDPR)</w:delText>
              </w:r>
            </w:del>
          </w:p>
        </w:tc>
        <w:tc>
          <w:tcPr>
            <w:tcW w:w="2400" w:type="dxa"/>
            <w:tcMar>
              <w:top w:w="70" w:type="dxa"/>
              <w:left w:w="100" w:type="dxa"/>
              <w:bottom w:w="70" w:type="dxa"/>
              <w:right w:w="100" w:type="dxa"/>
            </w:tcMar>
          </w:tcPr>
          <w:p w14:paraId="243426F3" w14:textId="77777777" w:rsidR="00253C05" w:rsidRDefault="00253C05" w:rsidP="00666465">
            <w:pPr>
              <w:rPr>
                <w:del w:id="566" w:author="Puneet Kumar - Chaucer" w:date="2026-09-30T12:52:00Z" w16du:dateUtc="2026-09-30T11:52:00Z"/>
              </w:rPr>
            </w:pPr>
            <w:del w:id="567" w:author="Puneet Kumar - Chaucer" w:date="2026-09-30T12:52:00Z" w16du:dateUtc="2026-09-30T11:52:00Z">
              <w:r>
                <w:rPr>
                  <w:sz w:val="20"/>
                  <w:szCs w:val="20"/>
                </w:rPr>
                <w:delText>Entra ID OAuth 2.0, gateway JWT validation, control-plane RBAC</w:delText>
              </w:r>
            </w:del>
          </w:p>
        </w:tc>
        <w:tc>
          <w:tcPr>
            <w:tcW w:w="2600" w:type="dxa"/>
            <w:tcMar>
              <w:top w:w="70" w:type="dxa"/>
              <w:left w:w="100" w:type="dxa"/>
              <w:bottom w:w="70" w:type="dxa"/>
              <w:right w:w="100" w:type="dxa"/>
            </w:tcMar>
          </w:tcPr>
          <w:p w14:paraId="7FC703E0" w14:textId="77777777" w:rsidR="00253C05" w:rsidRDefault="00253C05" w:rsidP="00666465">
            <w:pPr>
              <w:rPr>
                <w:del w:id="568" w:author="Puneet Kumar - Chaucer" w:date="2026-09-30T12:52:00Z" w16du:dateUtc="2026-09-30T11:52:00Z"/>
              </w:rPr>
            </w:pPr>
            <w:del w:id="569" w:author="Puneet Kumar - Chaucer" w:date="2026-09-30T12:52:00Z" w16du:dateUtc="2026-09-30T11:52:00Z">
              <w:r>
                <w:rPr>
                  <w:sz w:val="20"/>
                  <w:szCs w:val="20"/>
                </w:rPr>
                <w:delText>Entra sign-in/audit logs; policy config in Git; access-review records</w:delText>
              </w:r>
            </w:del>
          </w:p>
        </w:tc>
        <w:tc>
          <w:tcPr>
            <w:tcW w:w="1400" w:type="dxa"/>
            <w:tcMar>
              <w:top w:w="70" w:type="dxa"/>
              <w:left w:w="100" w:type="dxa"/>
              <w:bottom w:w="70" w:type="dxa"/>
              <w:right w:w="100" w:type="dxa"/>
            </w:tcMar>
          </w:tcPr>
          <w:p w14:paraId="10ECB325" w14:textId="77777777" w:rsidR="00253C05" w:rsidRDefault="00253C05" w:rsidP="00666465">
            <w:pPr>
              <w:rPr>
                <w:del w:id="570" w:author="Puneet Kumar - Chaucer" w:date="2026-09-30T12:52:00Z" w16du:dateUtc="2026-09-30T11:52:00Z"/>
              </w:rPr>
            </w:pPr>
            <w:del w:id="571" w:author="Puneet Kumar - Chaucer" w:date="2026-09-30T12:52:00Z" w16du:dateUtc="2026-09-30T11:52:00Z">
              <w:r>
                <w:rPr>
                  <w:sz w:val="20"/>
                  <w:szCs w:val="20"/>
                </w:rPr>
                <w:delText>Identity + Compliance</w:delText>
              </w:r>
            </w:del>
          </w:p>
        </w:tc>
      </w:tr>
      <w:tr w:rsidR="00253C05" w14:paraId="6B39947A" w14:textId="77777777" w:rsidTr="00666465">
        <w:trPr>
          <w:del w:id="572" w:author="Puneet Kumar - Chaucer" w:date="2026-09-30T12:52:00Z"/>
        </w:trPr>
        <w:tc>
          <w:tcPr>
            <w:tcW w:w="2900" w:type="dxa"/>
            <w:tcMar>
              <w:top w:w="70" w:type="dxa"/>
              <w:left w:w="100" w:type="dxa"/>
              <w:bottom w:w="70" w:type="dxa"/>
              <w:right w:w="100" w:type="dxa"/>
            </w:tcMar>
          </w:tcPr>
          <w:p w14:paraId="3F4E7FA9" w14:textId="77777777" w:rsidR="00253C05" w:rsidRDefault="00253C05" w:rsidP="00666465">
            <w:pPr>
              <w:rPr>
                <w:del w:id="573" w:author="Puneet Kumar - Chaucer" w:date="2026-09-30T12:52:00Z" w16du:dateUtc="2026-09-30T11:52:00Z"/>
              </w:rPr>
            </w:pPr>
            <w:del w:id="574" w:author="Puneet Kumar - Chaucer" w:date="2026-09-30T12:52:00Z" w16du:dateUtc="2026-09-30T11:52:00Z">
              <w:r>
                <w:rPr>
                  <w:sz w:val="20"/>
                  <w:szCs w:val="20"/>
                </w:rPr>
                <w:delText>Encryption in transit (UK GDPR; Lloyd’s)</w:delText>
              </w:r>
            </w:del>
          </w:p>
        </w:tc>
        <w:tc>
          <w:tcPr>
            <w:tcW w:w="2400" w:type="dxa"/>
            <w:tcMar>
              <w:top w:w="70" w:type="dxa"/>
              <w:left w:w="100" w:type="dxa"/>
              <w:bottom w:w="70" w:type="dxa"/>
              <w:right w:w="100" w:type="dxa"/>
            </w:tcMar>
          </w:tcPr>
          <w:p w14:paraId="41845315" w14:textId="77777777" w:rsidR="00253C05" w:rsidRDefault="00253C05" w:rsidP="00666465">
            <w:pPr>
              <w:rPr>
                <w:del w:id="575" w:author="Puneet Kumar - Chaucer" w:date="2026-09-30T12:52:00Z" w16du:dateUtc="2026-09-30T11:52:00Z"/>
              </w:rPr>
            </w:pPr>
            <w:del w:id="576" w:author="Puneet Kumar - Chaucer" w:date="2026-09-30T12:52:00Z" w16du:dateUtc="2026-09-30T11:52:00Z">
              <w:r>
                <w:rPr>
                  <w:sz w:val="20"/>
                  <w:szCs w:val="20"/>
                </w:rPr>
                <w:delText>TLS 1.2+, Front Door, Private Endpoints</w:delText>
              </w:r>
            </w:del>
          </w:p>
        </w:tc>
        <w:tc>
          <w:tcPr>
            <w:tcW w:w="2600" w:type="dxa"/>
            <w:tcMar>
              <w:top w:w="70" w:type="dxa"/>
              <w:left w:w="100" w:type="dxa"/>
              <w:bottom w:w="70" w:type="dxa"/>
              <w:right w:w="100" w:type="dxa"/>
            </w:tcMar>
          </w:tcPr>
          <w:p w14:paraId="0C741A8F" w14:textId="77777777" w:rsidR="00253C05" w:rsidRDefault="00253C05" w:rsidP="00666465">
            <w:pPr>
              <w:rPr>
                <w:del w:id="577" w:author="Puneet Kumar - Chaucer" w:date="2026-09-30T12:52:00Z" w16du:dateUtc="2026-09-30T11:52:00Z"/>
              </w:rPr>
            </w:pPr>
            <w:del w:id="578" w:author="Puneet Kumar - Chaucer" w:date="2026-09-30T12:52:00Z" w16du:dateUtc="2026-09-30T11:52:00Z">
              <w:r>
                <w:rPr>
                  <w:sz w:val="20"/>
                  <w:szCs w:val="20"/>
                </w:rPr>
                <w:delText>TLS/WAF configuration export; Private Endpoint inventory</w:delText>
              </w:r>
            </w:del>
          </w:p>
        </w:tc>
        <w:tc>
          <w:tcPr>
            <w:tcW w:w="1400" w:type="dxa"/>
            <w:tcMar>
              <w:top w:w="70" w:type="dxa"/>
              <w:left w:w="100" w:type="dxa"/>
              <w:bottom w:w="70" w:type="dxa"/>
              <w:right w:w="100" w:type="dxa"/>
            </w:tcMar>
          </w:tcPr>
          <w:p w14:paraId="5D2B8FD4" w14:textId="77777777" w:rsidR="00253C05" w:rsidRDefault="00253C05" w:rsidP="00666465">
            <w:pPr>
              <w:rPr>
                <w:del w:id="579" w:author="Puneet Kumar - Chaucer" w:date="2026-09-30T12:52:00Z" w16du:dateUtc="2026-09-30T11:52:00Z"/>
              </w:rPr>
            </w:pPr>
            <w:del w:id="580" w:author="Puneet Kumar - Chaucer" w:date="2026-09-30T12:52:00Z" w16du:dateUtc="2026-09-30T11:52:00Z">
              <w:r>
                <w:rPr>
                  <w:sz w:val="20"/>
                  <w:szCs w:val="20"/>
                </w:rPr>
                <w:delText>Platform + Security</w:delText>
              </w:r>
            </w:del>
          </w:p>
        </w:tc>
      </w:tr>
      <w:tr w:rsidR="00253C05" w14:paraId="0FE646AF" w14:textId="77777777" w:rsidTr="00666465">
        <w:trPr>
          <w:del w:id="581" w:author="Puneet Kumar - Chaucer" w:date="2026-09-30T12:52:00Z"/>
        </w:trPr>
        <w:tc>
          <w:tcPr>
            <w:tcW w:w="2900" w:type="dxa"/>
            <w:tcMar>
              <w:top w:w="70" w:type="dxa"/>
              <w:left w:w="100" w:type="dxa"/>
              <w:bottom w:w="70" w:type="dxa"/>
              <w:right w:w="100" w:type="dxa"/>
            </w:tcMar>
          </w:tcPr>
          <w:p w14:paraId="1B01EBB5" w14:textId="77777777" w:rsidR="00253C05" w:rsidRDefault="00253C05" w:rsidP="00666465">
            <w:pPr>
              <w:rPr>
                <w:del w:id="582" w:author="Puneet Kumar - Chaucer" w:date="2026-09-30T12:52:00Z" w16du:dateUtc="2026-09-30T11:52:00Z"/>
              </w:rPr>
            </w:pPr>
            <w:del w:id="583" w:author="Puneet Kumar - Chaucer" w:date="2026-09-30T12:52:00Z" w16du:dateUtc="2026-09-30T11:52:00Z">
              <w:r>
                <w:rPr>
                  <w:sz w:val="20"/>
                  <w:szCs w:val="20"/>
                </w:rPr>
                <w:delText>Audit &amp; traceability (FCA; PRA operational resilience)</w:delText>
              </w:r>
            </w:del>
          </w:p>
        </w:tc>
        <w:tc>
          <w:tcPr>
            <w:tcW w:w="2400" w:type="dxa"/>
            <w:tcMar>
              <w:top w:w="70" w:type="dxa"/>
              <w:left w:w="100" w:type="dxa"/>
              <w:bottom w:w="70" w:type="dxa"/>
              <w:right w:w="100" w:type="dxa"/>
            </w:tcMar>
          </w:tcPr>
          <w:p w14:paraId="33BC3B12" w14:textId="77777777" w:rsidR="00253C05" w:rsidRDefault="00253C05" w:rsidP="00666465">
            <w:pPr>
              <w:rPr>
                <w:del w:id="584" w:author="Puneet Kumar - Chaucer" w:date="2026-09-30T12:52:00Z" w16du:dateUtc="2026-09-30T11:52:00Z"/>
              </w:rPr>
            </w:pPr>
            <w:del w:id="585" w:author="Puneet Kumar - Chaucer" w:date="2026-09-30T12:52:00Z" w16du:dateUtc="2026-09-30T11:52:00Z">
              <w:r>
                <w:rPr>
                  <w:sz w:val="20"/>
                  <w:szCs w:val="20"/>
                </w:rPr>
                <w:delText>Log Analytics, App Insights, correlation IDs</w:delText>
              </w:r>
            </w:del>
          </w:p>
        </w:tc>
        <w:tc>
          <w:tcPr>
            <w:tcW w:w="2600" w:type="dxa"/>
            <w:tcMar>
              <w:top w:w="70" w:type="dxa"/>
              <w:left w:w="100" w:type="dxa"/>
              <w:bottom w:w="70" w:type="dxa"/>
              <w:right w:w="100" w:type="dxa"/>
            </w:tcMar>
          </w:tcPr>
          <w:p w14:paraId="573303D8" w14:textId="77777777" w:rsidR="00253C05" w:rsidRDefault="00253C05" w:rsidP="00666465">
            <w:pPr>
              <w:rPr>
                <w:del w:id="586" w:author="Puneet Kumar - Chaucer" w:date="2026-09-30T12:52:00Z" w16du:dateUtc="2026-09-30T11:52:00Z"/>
              </w:rPr>
            </w:pPr>
            <w:del w:id="587" w:author="Puneet Kumar - Chaucer" w:date="2026-09-30T12:52:00Z" w16du:dateUtc="2026-09-30T11:52:00Z">
              <w:r>
                <w:rPr>
                  <w:sz w:val="20"/>
                  <w:szCs w:val="20"/>
                </w:rPr>
                <w:delText>Retained gateway logs; SIEM ingestion evidence; sample correlation-ID traces</w:delText>
              </w:r>
            </w:del>
          </w:p>
        </w:tc>
        <w:tc>
          <w:tcPr>
            <w:tcW w:w="1400" w:type="dxa"/>
            <w:tcMar>
              <w:top w:w="70" w:type="dxa"/>
              <w:left w:w="100" w:type="dxa"/>
              <w:bottom w:w="70" w:type="dxa"/>
              <w:right w:w="100" w:type="dxa"/>
            </w:tcMar>
          </w:tcPr>
          <w:p w14:paraId="5B275B4C" w14:textId="77777777" w:rsidR="00253C05" w:rsidRDefault="00253C05" w:rsidP="00666465">
            <w:pPr>
              <w:rPr>
                <w:del w:id="588" w:author="Puneet Kumar - Chaucer" w:date="2026-09-30T12:52:00Z" w16du:dateUtc="2026-09-30T11:52:00Z"/>
              </w:rPr>
            </w:pPr>
            <w:del w:id="589" w:author="Puneet Kumar - Chaucer" w:date="2026-09-30T12:52:00Z" w16du:dateUtc="2026-09-30T11:52:00Z">
              <w:r>
                <w:rPr>
                  <w:sz w:val="20"/>
                  <w:szCs w:val="20"/>
                </w:rPr>
                <w:delText>Platform + Security</w:delText>
              </w:r>
            </w:del>
          </w:p>
        </w:tc>
      </w:tr>
      <w:tr w:rsidR="00253C05" w14:paraId="181FEF9F" w14:textId="77777777" w:rsidTr="00666465">
        <w:trPr>
          <w:del w:id="590" w:author="Puneet Kumar - Chaucer" w:date="2026-09-30T12:52:00Z"/>
        </w:trPr>
        <w:tc>
          <w:tcPr>
            <w:tcW w:w="2900" w:type="dxa"/>
            <w:tcMar>
              <w:top w:w="70" w:type="dxa"/>
              <w:left w:w="100" w:type="dxa"/>
              <w:bottom w:w="70" w:type="dxa"/>
              <w:right w:w="100" w:type="dxa"/>
            </w:tcMar>
          </w:tcPr>
          <w:p w14:paraId="10325369" w14:textId="77777777" w:rsidR="00253C05" w:rsidRDefault="00253C05" w:rsidP="00666465">
            <w:pPr>
              <w:rPr>
                <w:del w:id="591" w:author="Puneet Kumar - Chaucer" w:date="2026-09-30T12:52:00Z" w16du:dateUtc="2026-09-30T11:52:00Z"/>
              </w:rPr>
            </w:pPr>
            <w:del w:id="592" w:author="Puneet Kumar - Chaucer" w:date="2026-09-30T12:52:00Z" w16du:dateUtc="2026-09-30T11:52:00Z">
              <w:r>
                <w:rPr>
                  <w:sz w:val="20"/>
                  <w:szCs w:val="20"/>
                </w:rPr>
                <w:delText>Threat protection</w:delText>
              </w:r>
            </w:del>
          </w:p>
        </w:tc>
        <w:tc>
          <w:tcPr>
            <w:tcW w:w="2400" w:type="dxa"/>
            <w:tcMar>
              <w:top w:w="70" w:type="dxa"/>
              <w:left w:w="100" w:type="dxa"/>
              <w:bottom w:w="70" w:type="dxa"/>
              <w:right w:w="100" w:type="dxa"/>
            </w:tcMar>
          </w:tcPr>
          <w:p w14:paraId="75B6A095" w14:textId="77777777" w:rsidR="00253C05" w:rsidRDefault="00253C05" w:rsidP="00666465">
            <w:pPr>
              <w:rPr>
                <w:del w:id="593" w:author="Puneet Kumar - Chaucer" w:date="2026-09-30T12:52:00Z" w16du:dateUtc="2026-09-30T11:52:00Z"/>
              </w:rPr>
            </w:pPr>
            <w:del w:id="594" w:author="Puneet Kumar - Chaucer" w:date="2026-09-30T12:52:00Z" w16du:dateUtc="2026-09-30T11:52:00Z">
              <w:r>
                <w:rPr>
                  <w:sz w:val="20"/>
                  <w:szCs w:val="20"/>
                </w:rPr>
                <w:delText>Front Door WAF, Azure DDoS, Defender for APIs</w:delText>
              </w:r>
            </w:del>
          </w:p>
        </w:tc>
        <w:tc>
          <w:tcPr>
            <w:tcW w:w="2600" w:type="dxa"/>
            <w:tcMar>
              <w:top w:w="70" w:type="dxa"/>
              <w:left w:w="100" w:type="dxa"/>
              <w:bottom w:w="70" w:type="dxa"/>
              <w:right w:w="100" w:type="dxa"/>
            </w:tcMar>
          </w:tcPr>
          <w:p w14:paraId="7A3B723B" w14:textId="77777777" w:rsidR="00253C05" w:rsidRDefault="00253C05" w:rsidP="00666465">
            <w:pPr>
              <w:rPr>
                <w:del w:id="595" w:author="Puneet Kumar - Chaucer" w:date="2026-09-30T12:52:00Z" w16du:dateUtc="2026-09-30T11:52:00Z"/>
              </w:rPr>
            </w:pPr>
            <w:del w:id="596" w:author="Puneet Kumar - Chaucer" w:date="2026-09-30T12:52:00Z" w16du:dateUtc="2026-09-30T11:52:00Z">
              <w:r>
                <w:rPr>
                  <w:sz w:val="20"/>
                  <w:szCs w:val="20"/>
                </w:rPr>
                <w:delText>WAF rule set and logs; Defender for APIs findings report</w:delText>
              </w:r>
            </w:del>
          </w:p>
        </w:tc>
        <w:tc>
          <w:tcPr>
            <w:tcW w:w="1400" w:type="dxa"/>
            <w:tcMar>
              <w:top w:w="70" w:type="dxa"/>
              <w:left w:w="100" w:type="dxa"/>
              <w:bottom w:w="70" w:type="dxa"/>
              <w:right w:w="100" w:type="dxa"/>
            </w:tcMar>
          </w:tcPr>
          <w:p w14:paraId="559A363F" w14:textId="77777777" w:rsidR="00253C05" w:rsidRDefault="00253C05" w:rsidP="00666465">
            <w:pPr>
              <w:rPr>
                <w:del w:id="597" w:author="Puneet Kumar - Chaucer" w:date="2026-09-30T12:52:00Z" w16du:dateUtc="2026-09-30T11:52:00Z"/>
              </w:rPr>
            </w:pPr>
            <w:del w:id="598" w:author="Puneet Kumar - Chaucer" w:date="2026-09-30T12:52:00Z" w16du:dateUtc="2026-09-30T11:52:00Z">
              <w:r>
                <w:rPr>
                  <w:sz w:val="20"/>
                  <w:szCs w:val="20"/>
                </w:rPr>
                <w:delText>Security</w:delText>
              </w:r>
            </w:del>
          </w:p>
        </w:tc>
      </w:tr>
      <w:tr w:rsidR="00253C05" w14:paraId="0EFB0CAC" w14:textId="77777777" w:rsidTr="00666465">
        <w:trPr>
          <w:del w:id="599" w:author="Puneet Kumar - Chaucer" w:date="2026-09-30T12:52:00Z"/>
        </w:trPr>
        <w:tc>
          <w:tcPr>
            <w:tcW w:w="2900" w:type="dxa"/>
            <w:tcMar>
              <w:top w:w="70" w:type="dxa"/>
              <w:left w:w="100" w:type="dxa"/>
              <w:bottom w:w="70" w:type="dxa"/>
              <w:right w:w="100" w:type="dxa"/>
            </w:tcMar>
          </w:tcPr>
          <w:p w14:paraId="1C386D59" w14:textId="77777777" w:rsidR="00253C05" w:rsidRDefault="00253C05" w:rsidP="00666465">
            <w:pPr>
              <w:rPr>
                <w:del w:id="600" w:author="Puneet Kumar - Chaucer" w:date="2026-09-30T12:52:00Z" w16du:dateUtc="2026-09-30T11:52:00Z"/>
              </w:rPr>
            </w:pPr>
            <w:del w:id="601" w:author="Puneet Kumar - Chaucer" w:date="2026-09-30T12:52:00Z" w16du:dateUtc="2026-09-30T11:52:00Z">
              <w:r>
                <w:rPr>
                  <w:sz w:val="20"/>
                  <w:szCs w:val="20"/>
                </w:rPr>
                <w:delText>Availability &amp; operational resilience (PRA; Lloyd’s)</w:delText>
              </w:r>
            </w:del>
          </w:p>
        </w:tc>
        <w:tc>
          <w:tcPr>
            <w:tcW w:w="2400" w:type="dxa"/>
            <w:tcMar>
              <w:top w:w="70" w:type="dxa"/>
              <w:left w:w="100" w:type="dxa"/>
              <w:bottom w:w="70" w:type="dxa"/>
              <w:right w:w="100" w:type="dxa"/>
            </w:tcMar>
          </w:tcPr>
          <w:p w14:paraId="3BC7A6DB" w14:textId="77777777" w:rsidR="00253C05" w:rsidRDefault="00253C05" w:rsidP="00666465">
            <w:pPr>
              <w:rPr>
                <w:del w:id="602" w:author="Puneet Kumar - Chaucer" w:date="2026-09-30T12:52:00Z" w16du:dateUtc="2026-09-30T11:52:00Z"/>
              </w:rPr>
            </w:pPr>
            <w:del w:id="603" w:author="Puneet Kumar - Chaucer" w:date="2026-09-30T12:52:00Z" w16du:dateUtc="2026-09-30T11:52:00Z">
              <w:r>
                <w:rPr>
                  <w:sz w:val="20"/>
                  <w:szCs w:val="20"/>
                </w:rPr>
                <w:delText>Multi-region active-active, availability zones, Front Door failover</w:delText>
              </w:r>
            </w:del>
          </w:p>
        </w:tc>
        <w:tc>
          <w:tcPr>
            <w:tcW w:w="2600" w:type="dxa"/>
            <w:tcMar>
              <w:top w:w="70" w:type="dxa"/>
              <w:left w:w="100" w:type="dxa"/>
              <w:bottom w:w="70" w:type="dxa"/>
              <w:right w:w="100" w:type="dxa"/>
            </w:tcMar>
          </w:tcPr>
          <w:p w14:paraId="7558E9E2" w14:textId="77777777" w:rsidR="00253C05" w:rsidRDefault="00253C05" w:rsidP="00666465">
            <w:pPr>
              <w:rPr>
                <w:del w:id="604" w:author="Puneet Kumar - Chaucer" w:date="2026-09-30T12:52:00Z" w16du:dateUtc="2026-09-30T11:52:00Z"/>
              </w:rPr>
            </w:pPr>
            <w:del w:id="605" w:author="Puneet Kumar - Chaucer" w:date="2026-09-30T12:52:00Z" w16du:dateUtc="2026-09-30T11:52:00Z">
              <w:r>
                <w:rPr>
                  <w:sz w:val="20"/>
                  <w:szCs w:val="20"/>
                </w:rPr>
                <w:delText>DR test reports; SLA evidence; TDA architecture sign-off</w:delText>
              </w:r>
            </w:del>
          </w:p>
        </w:tc>
        <w:tc>
          <w:tcPr>
            <w:tcW w:w="1400" w:type="dxa"/>
            <w:tcMar>
              <w:top w:w="70" w:type="dxa"/>
              <w:left w:w="100" w:type="dxa"/>
              <w:bottom w:w="70" w:type="dxa"/>
              <w:right w:w="100" w:type="dxa"/>
            </w:tcMar>
          </w:tcPr>
          <w:p w14:paraId="6F118A7F" w14:textId="77777777" w:rsidR="00253C05" w:rsidRDefault="00253C05" w:rsidP="00666465">
            <w:pPr>
              <w:rPr>
                <w:del w:id="606" w:author="Puneet Kumar - Chaucer" w:date="2026-09-30T12:52:00Z" w16du:dateUtc="2026-09-30T11:52:00Z"/>
              </w:rPr>
            </w:pPr>
            <w:del w:id="607" w:author="Puneet Kumar - Chaucer" w:date="2026-09-30T12:52:00Z" w16du:dateUtc="2026-09-30T11:52:00Z">
              <w:r>
                <w:rPr>
                  <w:sz w:val="20"/>
                  <w:szCs w:val="20"/>
                </w:rPr>
                <w:delText>Platform</w:delText>
              </w:r>
            </w:del>
          </w:p>
        </w:tc>
      </w:tr>
      <w:tr w:rsidR="00253C05" w14:paraId="158D63F8" w14:textId="77777777" w:rsidTr="00666465">
        <w:trPr>
          <w:del w:id="608" w:author="Puneet Kumar - Chaucer" w:date="2026-09-30T12:52:00Z"/>
        </w:trPr>
        <w:tc>
          <w:tcPr>
            <w:tcW w:w="2900" w:type="dxa"/>
            <w:tcMar>
              <w:top w:w="70" w:type="dxa"/>
              <w:left w:w="100" w:type="dxa"/>
              <w:bottom w:w="70" w:type="dxa"/>
              <w:right w:w="100" w:type="dxa"/>
            </w:tcMar>
          </w:tcPr>
          <w:p w14:paraId="5021D091" w14:textId="77777777" w:rsidR="00253C05" w:rsidRDefault="00253C05" w:rsidP="00666465">
            <w:pPr>
              <w:rPr>
                <w:del w:id="609" w:author="Puneet Kumar - Chaucer" w:date="2026-09-30T12:52:00Z" w16du:dateUtc="2026-09-30T11:52:00Z"/>
              </w:rPr>
            </w:pPr>
            <w:del w:id="610" w:author="Puneet Kumar - Chaucer" w:date="2026-09-30T12:52:00Z" w16du:dateUtc="2026-09-30T11:52:00Z">
              <w:r>
                <w:rPr>
                  <w:sz w:val="20"/>
                  <w:szCs w:val="20"/>
                </w:rPr>
                <w:delText>Secrets management</w:delText>
              </w:r>
            </w:del>
          </w:p>
        </w:tc>
        <w:tc>
          <w:tcPr>
            <w:tcW w:w="2400" w:type="dxa"/>
            <w:tcMar>
              <w:top w:w="70" w:type="dxa"/>
              <w:left w:w="100" w:type="dxa"/>
              <w:bottom w:w="70" w:type="dxa"/>
              <w:right w:w="100" w:type="dxa"/>
            </w:tcMar>
          </w:tcPr>
          <w:p w14:paraId="3C4B195A" w14:textId="77777777" w:rsidR="00253C05" w:rsidRDefault="00253C05" w:rsidP="00666465">
            <w:pPr>
              <w:rPr>
                <w:del w:id="611" w:author="Puneet Kumar - Chaucer" w:date="2026-09-30T12:52:00Z" w16du:dateUtc="2026-09-30T11:52:00Z"/>
              </w:rPr>
            </w:pPr>
            <w:del w:id="612" w:author="Puneet Kumar - Chaucer" w:date="2026-09-30T12:52:00Z" w16du:dateUtc="2026-09-30T11:52:00Z">
              <w:r>
                <w:rPr>
                  <w:sz w:val="20"/>
                  <w:szCs w:val="20"/>
                </w:rPr>
                <w:delText>Key Vault-backed named values</w:delText>
              </w:r>
            </w:del>
          </w:p>
        </w:tc>
        <w:tc>
          <w:tcPr>
            <w:tcW w:w="2600" w:type="dxa"/>
            <w:tcMar>
              <w:top w:w="70" w:type="dxa"/>
              <w:left w:w="100" w:type="dxa"/>
              <w:bottom w:w="70" w:type="dxa"/>
              <w:right w:w="100" w:type="dxa"/>
            </w:tcMar>
          </w:tcPr>
          <w:p w14:paraId="281860E5" w14:textId="77777777" w:rsidR="00253C05" w:rsidRDefault="00253C05" w:rsidP="00666465">
            <w:pPr>
              <w:rPr>
                <w:del w:id="613" w:author="Puneet Kumar - Chaucer" w:date="2026-09-30T12:52:00Z" w16du:dateUtc="2026-09-30T11:52:00Z"/>
              </w:rPr>
            </w:pPr>
            <w:del w:id="614" w:author="Puneet Kumar - Chaucer" w:date="2026-09-30T12:52:00Z" w16du:dateUtc="2026-09-30T11:52:00Z">
              <w:r>
                <w:rPr>
                  <w:sz w:val="20"/>
                  <w:szCs w:val="20"/>
                </w:rPr>
                <w:delText>Key Vault RBAC/access policy; secret-rotation records</w:delText>
              </w:r>
            </w:del>
          </w:p>
        </w:tc>
        <w:tc>
          <w:tcPr>
            <w:tcW w:w="1400" w:type="dxa"/>
            <w:tcMar>
              <w:top w:w="70" w:type="dxa"/>
              <w:left w:w="100" w:type="dxa"/>
              <w:bottom w:w="70" w:type="dxa"/>
              <w:right w:w="100" w:type="dxa"/>
            </w:tcMar>
          </w:tcPr>
          <w:p w14:paraId="4A4A0ACE" w14:textId="77777777" w:rsidR="00253C05" w:rsidRDefault="00253C05" w:rsidP="00666465">
            <w:pPr>
              <w:rPr>
                <w:del w:id="615" w:author="Puneet Kumar - Chaucer" w:date="2026-09-30T12:52:00Z" w16du:dateUtc="2026-09-30T11:52:00Z"/>
              </w:rPr>
            </w:pPr>
            <w:del w:id="616" w:author="Puneet Kumar - Chaucer" w:date="2026-09-30T12:52:00Z" w16du:dateUtc="2026-09-30T11:52:00Z">
              <w:r>
                <w:rPr>
                  <w:sz w:val="20"/>
                  <w:szCs w:val="20"/>
                </w:rPr>
                <w:delText>Platform + Security</w:delText>
              </w:r>
            </w:del>
          </w:p>
        </w:tc>
      </w:tr>
      <w:tr w:rsidR="00253C05" w14:paraId="2E34C575" w14:textId="77777777" w:rsidTr="00666465">
        <w:trPr>
          <w:del w:id="617" w:author="Puneet Kumar - Chaucer" w:date="2026-09-30T12:52:00Z"/>
        </w:trPr>
        <w:tc>
          <w:tcPr>
            <w:tcW w:w="2900" w:type="dxa"/>
            <w:tcMar>
              <w:top w:w="70" w:type="dxa"/>
              <w:left w:w="100" w:type="dxa"/>
              <w:bottom w:w="70" w:type="dxa"/>
              <w:right w:w="100" w:type="dxa"/>
            </w:tcMar>
          </w:tcPr>
          <w:p w14:paraId="6C40E07B" w14:textId="77777777" w:rsidR="00253C05" w:rsidRDefault="00253C05" w:rsidP="00666465">
            <w:pPr>
              <w:rPr>
                <w:del w:id="618" w:author="Puneet Kumar - Chaucer" w:date="2026-09-30T12:52:00Z" w16du:dateUtc="2026-09-30T11:52:00Z"/>
              </w:rPr>
            </w:pPr>
            <w:del w:id="619" w:author="Puneet Kumar - Chaucer" w:date="2026-09-30T12:52:00Z" w16du:dateUtc="2026-09-30T11:52:00Z">
              <w:r>
                <w:rPr>
                  <w:sz w:val="20"/>
                  <w:szCs w:val="20"/>
                </w:rPr>
                <w:delText>Data residency (UK GDPR)</w:delText>
              </w:r>
            </w:del>
          </w:p>
        </w:tc>
        <w:tc>
          <w:tcPr>
            <w:tcW w:w="2400" w:type="dxa"/>
            <w:tcMar>
              <w:top w:w="70" w:type="dxa"/>
              <w:left w:w="100" w:type="dxa"/>
              <w:bottom w:w="70" w:type="dxa"/>
              <w:right w:w="100" w:type="dxa"/>
            </w:tcMar>
          </w:tcPr>
          <w:p w14:paraId="0FF0C227" w14:textId="77777777" w:rsidR="00253C05" w:rsidRDefault="00253C05" w:rsidP="00666465">
            <w:pPr>
              <w:rPr>
                <w:del w:id="620" w:author="Puneet Kumar - Chaucer" w:date="2026-09-30T12:52:00Z" w16du:dateUtc="2026-09-30T11:52:00Z"/>
              </w:rPr>
            </w:pPr>
            <w:del w:id="621" w:author="Puneet Kumar - Chaucer" w:date="2026-09-30T12:52:00Z" w16du:dateUtc="2026-09-30T11:52:00Z">
              <w:r>
                <w:rPr>
                  <w:sz w:val="20"/>
                  <w:szCs w:val="20"/>
                </w:rPr>
                <w:delText>UK South / UK West only</w:delText>
              </w:r>
            </w:del>
          </w:p>
        </w:tc>
        <w:tc>
          <w:tcPr>
            <w:tcW w:w="2600" w:type="dxa"/>
            <w:tcMar>
              <w:top w:w="70" w:type="dxa"/>
              <w:left w:w="100" w:type="dxa"/>
              <w:bottom w:w="70" w:type="dxa"/>
              <w:right w:w="100" w:type="dxa"/>
            </w:tcMar>
          </w:tcPr>
          <w:p w14:paraId="22550233" w14:textId="77777777" w:rsidR="00253C05" w:rsidRDefault="00253C05" w:rsidP="00666465">
            <w:pPr>
              <w:rPr>
                <w:del w:id="622" w:author="Puneet Kumar - Chaucer" w:date="2026-09-30T12:52:00Z" w16du:dateUtc="2026-09-30T11:52:00Z"/>
              </w:rPr>
            </w:pPr>
            <w:del w:id="623" w:author="Puneet Kumar - Chaucer" w:date="2026-09-30T12:52:00Z" w16du:dateUtc="2026-09-30T11:52:00Z">
              <w:r>
                <w:rPr>
                  <w:sz w:val="20"/>
                  <w:szCs w:val="20"/>
                </w:rPr>
                <w:delText>Region configuration; Azure Policy allowed-locations assignment</w:delText>
              </w:r>
            </w:del>
          </w:p>
        </w:tc>
        <w:tc>
          <w:tcPr>
            <w:tcW w:w="1400" w:type="dxa"/>
            <w:tcMar>
              <w:top w:w="70" w:type="dxa"/>
              <w:left w:w="100" w:type="dxa"/>
              <w:bottom w:w="70" w:type="dxa"/>
              <w:right w:w="100" w:type="dxa"/>
            </w:tcMar>
          </w:tcPr>
          <w:p w14:paraId="32422290" w14:textId="77777777" w:rsidR="00253C05" w:rsidRDefault="00253C05" w:rsidP="00666465">
            <w:pPr>
              <w:rPr>
                <w:del w:id="624" w:author="Puneet Kumar - Chaucer" w:date="2026-09-30T12:52:00Z" w16du:dateUtc="2026-09-30T11:52:00Z"/>
              </w:rPr>
            </w:pPr>
            <w:del w:id="625" w:author="Puneet Kumar - Chaucer" w:date="2026-09-30T12:52:00Z" w16du:dateUtc="2026-09-30T11:52:00Z">
              <w:r>
                <w:rPr>
                  <w:sz w:val="20"/>
                  <w:szCs w:val="20"/>
                </w:rPr>
                <w:delText>Platform + Compliance</w:delText>
              </w:r>
            </w:del>
          </w:p>
        </w:tc>
      </w:tr>
      <w:tr w:rsidR="00253C05" w14:paraId="2A567C7B" w14:textId="77777777" w:rsidTr="00666465">
        <w:trPr>
          <w:del w:id="626" w:author="Puneet Kumar - Chaucer" w:date="2026-09-30T12:52:00Z"/>
        </w:trPr>
        <w:tc>
          <w:tcPr>
            <w:tcW w:w="2900" w:type="dxa"/>
            <w:tcMar>
              <w:top w:w="70" w:type="dxa"/>
              <w:left w:w="100" w:type="dxa"/>
              <w:bottom w:w="70" w:type="dxa"/>
              <w:right w:w="100" w:type="dxa"/>
            </w:tcMar>
          </w:tcPr>
          <w:p w14:paraId="3987D67F" w14:textId="77777777" w:rsidR="00253C05" w:rsidRDefault="00253C05" w:rsidP="00666465">
            <w:pPr>
              <w:rPr>
                <w:del w:id="627" w:author="Puneet Kumar - Chaucer" w:date="2026-09-30T12:52:00Z" w16du:dateUtc="2026-09-30T11:52:00Z"/>
              </w:rPr>
            </w:pPr>
            <w:del w:id="628" w:author="Puneet Kumar - Chaucer" w:date="2026-09-30T12:52:00Z" w16du:dateUtc="2026-09-30T11:52:00Z">
              <w:r>
                <w:rPr>
                  <w:sz w:val="20"/>
                  <w:szCs w:val="20"/>
                </w:rPr>
                <w:delText>Change control (FCA SYSC)</w:delText>
              </w:r>
            </w:del>
          </w:p>
        </w:tc>
        <w:tc>
          <w:tcPr>
            <w:tcW w:w="2400" w:type="dxa"/>
            <w:tcMar>
              <w:top w:w="70" w:type="dxa"/>
              <w:left w:w="100" w:type="dxa"/>
              <w:bottom w:w="70" w:type="dxa"/>
              <w:right w:w="100" w:type="dxa"/>
            </w:tcMar>
          </w:tcPr>
          <w:p w14:paraId="2B3C9A6F" w14:textId="77777777" w:rsidR="00253C05" w:rsidRDefault="00253C05" w:rsidP="00666465">
            <w:pPr>
              <w:rPr>
                <w:del w:id="629" w:author="Puneet Kumar - Chaucer" w:date="2026-09-30T12:52:00Z" w16du:dateUtc="2026-09-30T11:52:00Z"/>
              </w:rPr>
            </w:pPr>
            <w:del w:id="630" w:author="Puneet Kumar - Chaucer" w:date="2026-09-30T12:52:00Z" w16du:dateUtc="2026-09-30T11:52:00Z">
              <w:r>
                <w:rPr>
                  <w:sz w:val="20"/>
                  <w:szCs w:val="20"/>
                </w:rPr>
                <w:delText>APIOps, pull-request review, approval gates</w:delText>
              </w:r>
            </w:del>
          </w:p>
        </w:tc>
        <w:tc>
          <w:tcPr>
            <w:tcW w:w="2600" w:type="dxa"/>
            <w:tcMar>
              <w:top w:w="70" w:type="dxa"/>
              <w:left w:w="100" w:type="dxa"/>
              <w:bottom w:w="70" w:type="dxa"/>
              <w:right w:w="100" w:type="dxa"/>
            </w:tcMar>
          </w:tcPr>
          <w:p w14:paraId="4EFD5510" w14:textId="77777777" w:rsidR="00253C05" w:rsidRDefault="00253C05" w:rsidP="00666465">
            <w:pPr>
              <w:rPr>
                <w:del w:id="631" w:author="Puneet Kumar - Chaucer" w:date="2026-09-30T12:52:00Z" w16du:dateUtc="2026-09-30T11:52:00Z"/>
              </w:rPr>
            </w:pPr>
            <w:del w:id="632" w:author="Puneet Kumar - Chaucer" w:date="2026-09-30T12:52:00Z" w16du:dateUtc="2026-09-30T11:52:00Z">
              <w:r>
                <w:rPr>
                  <w:sz w:val="20"/>
                  <w:szCs w:val="20"/>
                </w:rPr>
                <w:delText>PR history; pipeline approval records</w:delText>
              </w:r>
            </w:del>
          </w:p>
        </w:tc>
        <w:tc>
          <w:tcPr>
            <w:tcW w:w="1400" w:type="dxa"/>
            <w:tcMar>
              <w:top w:w="70" w:type="dxa"/>
              <w:left w:w="100" w:type="dxa"/>
              <w:bottom w:w="70" w:type="dxa"/>
              <w:right w:w="100" w:type="dxa"/>
            </w:tcMar>
          </w:tcPr>
          <w:p w14:paraId="67B51E40" w14:textId="77777777" w:rsidR="00253C05" w:rsidRDefault="00253C05" w:rsidP="00666465">
            <w:pPr>
              <w:rPr>
                <w:del w:id="633" w:author="Puneet Kumar - Chaucer" w:date="2026-09-30T12:52:00Z" w16du:dateUtc="2026-09-30T11:52:00Z"/>
              </w:rPr>
            </w:pPr>
            <w:del w:id="634" w:author="Puneet Kumar - Chaucer" w:date="2026-09-30T12:52:00Z" w16du:dateUtc="2026-09-30T11:52:00Z">
              <w:r>
                <w:rPr>
                  <w:sz w:val="20"/>
                  <w:szCs w:val="20"/>
                </w:rPr>
                <w:delText>Platform</w:delText>
              </w:r>
            </w:del>
          </w:p>
        </w:tc>
      </w:tr>
      <w:tr w:rsidR="00253C05" w14:paraId="1F35E39D" w14:textId="77777777" w:rsidTr="00666465">
        <w:trPr>
          <w:del w:id="635" w:author="Puneet Kumar - Chaucer" w:date="2026-09-30T12:52:00Z"/>
        </w:trPr>
        <w:tc>
          <w:tcPr>
            <w:tcW w:w="2900" w:type="dxa"/>
            <w:tcMar>
              <w:top w:w="70" w:type="dxa"/>
              <w:left w:w="100" w:type="dxa"/>
              <w:bottom w:w="70" w:type="dxa"/>
              <w:right w:w="100" w:type="dxa"/>
            </w:tcMar>
          </w:tcPr>
          <w:p w14:paraId="52F23E7E" w14:textId="77777777" w:rsidR="00253C05" w:rsidRDefault="00253C05" w:rsidP="00666465">
            <w:pPr>
              <w:rPr>
                <w:del w:id="636" w:author="Puneet Kumar - Chaucer" w:date="2026-09-30T12:52:00Z" w16du:dateUtc="2026-09-30T11:52:00Z"/>
              </w:rPr>
            </w:pPr>
            <w:del w:id="637" w:author="Puneet Kumar - Chaucer" w:date="2026-09-30T12:52:00Z" w16du:dateUtc="2026-09-30T11:52:00Z">
              <w:r>
                <w:rPr>
                  <w:sz w:val="20"/>
                  <w:szCs w:val="20"/>
                </w:rPr>
                <w:delText>Data minimisation &amp; PII (UK GDPR)</w:delText>
              </w:r>
            </w:del>
          </w:p>
        </w:tc>
        <w:tc>
          <w:tcPr>
            <w:tcW w:w="2400" w:type="dxa"/>
            <w:tcMar>
              <w:top w:w="70" w:type="dxa"/>
              <w:left w:w="100" w:type="dxa"/>
              <w:bottom w:w="70" w:type="dxa"/>
              <w:right w:w="100" w:type="dxa"/>
            </w:tcMar>
          </w:tcPr>
          <w:p w14:paraId="32545060" w14:textId="77777777" w:rsidR="00253C05" w:rsidRDefault="00253C05" w:rsidP="00666465">
            <w:pPr>
              <w:rPr>
                <w:del w:id="638" w:author="Puneet Kumar - Chaucer" w:date="2026-09-30T12:52:00Z" w16du:dateUtc="2026-09-30T11:52:00Z"/>
              </w:rPr>
            </w:pPr>
            <w:del w:id="639" w:author="Puneet Kumar - Chaucer" w:date="2026-09-30T12:52:00Z" w16du:dateUtc="2026-09-30T11:52:00Z">
              <w:r>
                <w:rPr>
                  <w:sz w:val="20"/>
                  <w:szCs w:val="20"/>
                </w:rPr>
                <w:delText>Payload logging off + redaction; data classification</w:delText>
              </w:r>
            </w:del>
          </w:p>
        </w:tc>
        <w:tc>
          <w:tcPr>
            <w:tcW w:w="2600" w:type="dxa"/>
            <w:tcMar>
              <w:top w:w="70" w:type="dxa"/>
              <w:left w:w="100" w:type="dxa"/>
              <w:bottom w:w="70" w:type="dxa"/>
              <w:right w:w="100" w:type="dxa"/>
            </w:tcMar>
          </w:tcPr>
          <w:p w14:paraId="679C3C3A" w14:textId="77777777" w:rsidR="00253C05" w:rsidRDefault="00253C05" w:rsidP="00666465">
            <w:pPr>
              <w:rPr>
                <w:del w:id="640" w:author="Puneet Kumar - Chaucer" w:date="2026-09-30T12:52:00Z" w16du:dateUtc="2026-09-30T11:52:00Z"/>
              </w:rPr>
            </w:pPr>
            <w:del w:id="641" w:author="Puneet Kumar - Chaucer" w:date="2026-09-30T12:52:00Z" w16du:dateUtc="2026-09-30T11:52:00Z">
              <w:r>
                <w:rPr>
                  <w:sz w:val="20"/>
                  <w:szCs w:val="20"/>
                </w:rPr>
                <w:delText>Logging-policy configuration; DPIA reference</w:delText>
              </w:r>
            </w:del>
          </w:p>
        </w:tc>
        <w:tc>
          <w:tcPr>
            <w:tcW w:w="1400" w:type="dxa"/>
            <w:tcMar>
              <w:top w:w="70" w:type="dxa"/>
              <w:left w:w="100" w:type="dxa"/>
              <w:bottom w:w="70" w:type="dxa"/>
              <w:right w:w="100" w:type="dxa"/>
            </w:tcMar>
          </w:tcPr>
          <w:p w14:paraId="6FBF769A" w14:textId="77777777" w:rsidR="00253C05" w:rsidRDefault="00253C05" w:rsidP="00666465">
            <w:pPr>
              <w:rPr>
                <w:del w:id="642" w:author="Puneet Kumar - Chaucer" w:date="2026-09-30T12:52:00Z" w16du:dateUtc="2026-09-30T11:52:00Z"/>
              </w:rPr>
            </w:pPr>
            <w:del w:id="643" w:author="Puneet Kumar - Chaucer" w:date="2026-09-30T12:52:00Z" w16du:dateUtc="2026-09-30T11:52:00Z">
              <w:r>
                <w:rPr>
                  <w:sz w:val="20"/>
                  <w:szCs w:val="20"/>
                </w:rPr>
                <w:delText>Compliance + Security</w:delText>
              </w:r>
            </w:del>
          </w:p>
        </w:tc>
      </w:tr>
    </w:tbl>
    <w:p w14:paraId="7169C6A3" w14:textId="77777777" w:rsidR="00253C05" w:rsidRPr="004D5371" w:rsidRDefault="00253C05" w:rsidP="00253C05">
      <w:pPr>
        <w:spacing w:after="140"/>
        <w:rPr>
          <w:del w:id="644" w:author="Puneet Kumar - Chaucer" w:date="2026-09-30T12:52:00Z" w16du:dateUtc="2026-09-30T11:52:00Z"/>
          <w:sz w:val="20"/>
          <w:szCs w:val="20"/>
        </w:rPr>
      </w:pPr>
      <w:del w:id="645" w:author="Puneet Kumar - Chaucer" w:date="2026-09-30T12:52:00Z" w16du:dateUtc="2026-09-30T11:52:00Z">
        <w:r w:rsidRPr="004D5371">
          <w:rPr>
            <w:sz w:val="20"/>
            <w:szCs w:val="20"/>
          </w:rPr>
          <w:delText>This matrix is the artefact Compliance signs; the regulatory references are indicative and must be reconciled with the Organization’s obligations register before go-live.</w:delText>
        </w:r>
      </w:del>
    </w:p>
    <w:p w14:paraId="01F65BCC" w14:textId="77777777" w:rsidR="00253C05" w:rsidRPr="004D5371" w:rsidRDefault="00253C05" w:rsidP="00253C05">
      <w:pPr>
        <w:spacing w:after="140"/>
        <w:rPr>
          <w:del w:id="646" w:author="Puneet Kumar - Chaucer" w:date="2026-09-30T12:52:00Z" w16du:dateUtc="2026-09-30T11:52:00Z"/>
          <w:sz w:val="20"/>
          <w:szCs w:val="20"/>
        </w:rPr>
      </w:pPr>
      <w:del w:id="647" w:author="Puneet Kumar - Chaucer" w:date="2026-09-30T12:52:00Z" w16du:dateUtc="2026-09-30T11:52:00Z">
        <w:r w:rsidRPr="004D5371">
          <w:rPr>
            <w:sz w:val="20"/>
            <w:szCs w:val="20"/>
          </w:rPr>
          <w:delTex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to what still needs Organization input. This is the area of the design most dependent on the Organization’s own standards, and it should be treated as a set of requirements to confirm rather than settled controls.</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53C05" w14:paraId="28B3AB32" w14:textId="77777777" w:rsidTr="00666465">
        <w:trPr>
          <w:tblHeader/>
          <w:del w:id="648" w:author="Puneet Kumar - Chaucer" w:date="2026-09-30T12:52:00Z"/>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2C48E5" w14:textId="77777777" w:rsidR="00253C05" w:rsidRDefault="00253C05" w:rsidP="00666465">
            <w:pPr>
              <w:rPr>
                <w:del w:id="649" w:author="Puneet Kumar - Chaucer" w:date="2026-09-30T12:52:00Z" w16du:dateUtc="2026-09-30T11:52:00Z"/>
              </w:rPr>
            </w:pPr>
            <w:del w:id="650" w:author="Puneet Kumar - Chaucer" w:date="2026-09-30T12:52:00Z" w16du:dateUtc="2026-09-30T11:52:00Z">
              <w:r>
                <w:rPr>
                  <w:b/>
                  <w:bCs/>
                  <w:color w:val="000000" w:themeColor="text1"/>
                  <w:sz w:val="20"/>
                  <w:szCs w:val="20"/>
                </w:rPr>
                <w:delText>Obligation</w:delText>
              </w:r>
            </w:del>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4F56458" w14:textId="77777777" w:rsidR="00253C05" w:rsidRDefault="00253C05" w:rsidP="00666465">
            <w:pPr>
              <w:rPr>
                <w:del w:id="651" w:author="Puneet Kumar - Chaucer" w:date="2026-09-30T12:52:00Z" w16du:dateUtc="2026-09-30T11:52:00Z"/>
              </w:rPr>
            </w:pPr>
            <w:del w:id="652" w:author="Puneet Kumar - Chaucer" w:date="2026-09-30T12:52:00Z" w16du:dateUtc="2026-09-30T11:52:00Z">
              <w:r>
                <w:rPr>
                  <w:b/>
                  <w:bCs/>
                  <w:color w:val="000000" w:themeColor="text1"/>
                  <w:sz w:val="20"/>
                  <w:szCs w:val="20"/>
                </w:rPr>
                <w:delText>How the design supports it</w:delText>
              </w:r>
            </w:del>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1744B5" w14:textId="77777777" w:rsidR="00253C05" w:rsidRDefault="00253C05" w:rsidP="00666465">
            <w:pPr>
              <w:rPr>
                <w:del w:id="653" w:author="Puneet Kumar - Chaucer" w:date="2026-09-30T12:52:00Z" w16du:dateUtc="2026-09-30T11:52:00Z"/>
              </w:rPr>
            </w:pPr>
            <w:del w:id="654" w:author="Puneet Kumar - Chaucer" w:date="2026-09-30T12:52:00Z" w16du:dateUtc="2026-09-30T11:52:00Z">
              <w:r>
                <w:rPr>
                  <w:b/>
                  <w:bCs/>
                  <w:color w:val="000000" w:themeColor="text1"/>
                  <w:sz w:val="20"/>
                  <w:szCs w:val="20"/>
                </w:rPr>
                <w:delText>Still needed from the Organization</w:delText>
              </w:r>
            </w:del>
          </w:p>
        </w:tc>
      </w:tr>
      <w:tr w:rsidR="00253C05" w14:paraId="10C243FD" w14:textId="77777777" w:rsidTr="00666465">
        <w:trPr>
          <w:del w:id="655" w:author="Puneet Kumar - Chaucer" w:date="2026-09-30T12:52:00Z"/>
        </w:trPr>
        <w:tc>
          <w:tcPr>
            <w:tcW w:w="3100" w:type="dxa"/>
            <w:tcMar>
              <w:top w:w="70" w:type="dxa"/>
              <w:left w:w="100" w:type="dxa"/>
              <w:bottom w:w="70" w:type="dxa"/>
              <w:right w:w="100" w:type="dxa"/>
            </w:tcMar>
            <w:vAlign w:val="center"/>
          </w:tcPr>
          <w:p w14:paraId="0FBB7608" w14:textId="77777777" w:rsidR="00253C05" w:rsidRDefault="00253C05" w:rsidP="00666465">
            <w:pPr>
              <w:rPr>
                <w:del w:id="656" w:author="Puneet Kumar - Chaucer" w:date="2026-09-30T12:52:00Z" w16du:dateUtc="2026-09-30T11:52:00Z"/>
              </w:rPr>
            </w:pPr>
            <w:del w:id="657" w:author="Puneet Kumar - Chaucer" w:date="2026-09-30T12:52:00Z" w16du:dateUtc="2026-09-30T11:52:00Z">
              <w:r>
                <w:rPr>
                  <w:sz w:val="20"/>
                  <w:szCs w:val="20"/>
                </w:rPr>
                <w:delText>Data residency (FCA/PRA, UK data)</w:delText>
              </w:r>
            </w:del>
          </w:p>
        </w:tc>
        <w:tc>
          <w:tcPr>
            <w:tcW w:w="3100" w:type="dxa"/>
            <w:tcMar>
              <w:top w:w="70" w:type="dxa"/>
              <w:left w:w="100" w:type="dxa"/>
              <w:bottom w:w="70" w:type="dxa"/>
              <w:right w:w="100" w:type="dxa"/>
            </w:tcMar>
            <w:vAlign w:val="center"/>
          </w:tcPr>
          <w:p w14:paraId="25ABD4B8" w14:textId="77777777" w:rsidR="00253C05" w:rsidRDefault="00253C05" w:rsidP="00666465">
            <w:pPr>
              <w:rPr>
                <w:del w:id="658" w:author="Puneet Kumar - Chaucer" w:date="2026-09-30T12:52:00Z" w16du:dateUtc="2026-09-30T11:52:00Z"/>
              </w:rPr>
            </w:pPr>
            <w:del w:id="659" w:author="Puneet Kumar - Chaucer" w:date="2026-09-30T12:52:00Z" w16du:dateUtc="2026-09-30T11:52:00Z">
              <w:r>
                <w:rPr>
                  <w:sz w:val="20"/>
                  <w:szCs w:val="20"/>
                </w:rPr>
                <w:delText>Primary and secondary regions both in the UK (UK South, UK West); no data leaves the UK by default</w:delText>
              </w:r>
            </w:del>
          </w:p>
        </w:tc>
        <w:tc>
          <w:tcPr>
            <w:tcW w:w="3100" w:type="dxa"/>
            <w:tcMar>
              <w:top w:w="70" w:type="dxa"/>
              <w:left w:w="100" w:type="dxa"/>
              <w:bottom w:w="70" w:type="dxa"/>
              <w:right w:w="100" w:type="dxa"/>
            </w:tcMar>
            <w:vAlign w:val="center"/>
          </w:tcPr>
          <w:p w14:paraId="4C0C5914" w14:textId="77777777" w:rsidR="00253C05" w:rsidRDefault="00253C05" w:rsidP="00666465">
            <w:pPr>
              <w:rPr>
                <w:del w:id="660" w:author="Puneet Kumar - Chaucer" w:date="2026-09-30T12:52:00Z" w16du:dateUtc="2026-09-30T11:52:00Z"/>
              </w:rPr>
            </w:pPr>
            <w:del w:id="661" w:author="Puneet Kumar - Chaucer" w:date="2026-09-30T12:52:00Z" w16du:dateUtc="2026-09-30T11:52:00Z">
              <w:r>
                <w:rPr>
                  <w:sz w:val="20"/>
                  <w:szCs w:val="20"/>
                </w:rPr>
                <w:delText>Confirm UK-only residency is sufficient and that no backend or SaaS dependency egresses data abroad</w:delText>
              </w:r>
            </w:del>
          </w:p>
        </w:tc>
      </w:tr>
      <w:tr w:rsidR="00253C05" w14:paraId="57BE777D" w14:textId="77777777" w:rsidTr="00666465">
        <w:trPr>
          <w:del w:id="662" w:author="Puneet Kumar - Chaucer" w:date="2026-09-30T12:52:00Z"/>
        </w:trPr>
        <w:tc>
          <w:tcPr>
            <w:tcW w:w="3100" w:type="dxa"/>
            <w:tcMar>
              <w:top w:w="70" w:type="dxa"/>
              <w:left w:w="100" w:type="dxa"/>
              <w:bottom w:w="70" w:type="dxa"/>
              <w:right w:w="100" w:type="dxa"/>
            </w:tcMar>
            <w:vAlign w:val="center"/>
          </w:tcPr>
          <w:p w14:paraId="07B6EDB9" w14:textId="77777777" w:rsidR="00253C05" w:rsidRDefault="00253C05" w:rsidP="00666465">
            <w:pPr>
              <w:rPr>
                <w:del w:id="663" w:author="Puneet Kumar - Chaucer" w:date="2026-09-30T12:52:00Z" w16du:dateUtc="2026-09-30T11:52:00Z"/>
              </w:rPr>
            </w:pPr>
            <w:del w:id="664" w:author="Puneet Kumar - Chaucer" w:date="2026-09-30T12:52:00Z" w16du:dateUtc="2026-09-30T11:52:00Z">
              <w:r>
                <w:rPr>
                  <w:sz w:val="20"/>
                  <w:szCs w:val="20"/>
                </w:rPr>
                <w:delText>Personal data protection (UK GDPR)</w:delText>
              </w:r>
            </w:del>
          </w:p>
        </w:tc>
        <w:tc>
          <w:tcPr>
            <w:tcW w:w="3100" w:type="dxa"/>
            <w:tcMar>
              <w:top w:w="70" w:type="dxa"/>
              <w:left w:w="100" w:type="dxa"/>
              <w:bottom w:w="70" w:type="dxa"/>
              <w:right w:w="100" w:type="dxa"/>
            </w:tcMar>
            <w:vAlign w:val="center"/>
          </w:tcPr>
          <w:p w14:paraId="0FCA7726" w14:textId="77777777" w:rsidR="00253C05" w:rsidRDefault="00253C05" w:rsidP="00666465">
            <w:pPr>
              <w:rPr>
                <w:del w:id="665" w:author="Puneet Kumar - Chaucer" w:date="2026-09-30T12:52:00Z" w16du:dateUtc="2026-09-30T11:52:00Z"/>
              </w:rPr>
            </w:pPr>
            <w:del w:id="666" w:author="Puneet Kumar - Chaucer" w:date="2026-09-30T12:52:00Z" w16du:dateUtc="2026-09-30T11:52:00Z">
              <w:r>
                <w:rPr>
                  <w:sz w:val="20"/>
                  <w:szCs w:val="20"/>
                </w:rPr>
                <w:delText>TLS 1.2 in transit; payload masking possible at the gateway; PII kept out of verbose logs (Dev-only tracing)</w:delText>
              </w:r>
            </w:del>
          </w:p>
        </w:tc>
        <w:tc>
          <w:tcPr>
            <w:tcW w:w="3100" w:type="dxa"/>
            <w:tcMar>
              <w:top w:w="70" w:type="dxa"/>
              <w:left w:w="100" w:type="dxa"/>
              <w:bottom w:w="70" w:type="dxa"/>
              <w:right w:w="100" w:type="dxa"/>
            </w:tcMar>
            <w:vAlign w:val="center"/>
          </w:tcPr>
          <w:p w14:paraId="6549B555" w14:textId="77777777" w:rsidR="00253C05" w:rsidRDefault="00253C05" w:rsidP="00666465">
            <w:pPr>
              <w:rPr>
                <w:del w:id="667" w:author="Puneet Kumar - Chaucer" w:date="2026-09-30T12:52:00Z" w16du:dateUtc="2026-09-30T11:52:00Z"/>
              </w:rPr>
            </w:pPr>
            <w:del w:id="668" w:author="Puneet Kumar - Chaucer" w:date="2026-09-30T12:52:00Z" w16du:dateUtc="2026-09-30T11:52:00Z">
              <w:r>
                <w:rPr>
                  <w:sz w:val="20"/>
                  <w:szCs w:val="20"/>
                </w:rPr>
                <w:delText>Data Protection Impact Assessment; confirm what PII flows through which APIs</w:delText>
              </w:r>
            </w:del>
          </w:p>
        </w:tc>
      </w:tr>
      <w:tr w:rsidR="00253C05" w14:paraId="6569A85E" w14:textId="77777777" w:rsidTr="00666465">
        <w:trPr>
          <w:del w:id="669" w:author="Puneet Kumar - Chaucer" w:date="2026-09-30T12:52:00Z"/>
        </w:trPr>
        <w:tc>
          <w:tcPr>
            <w:tcW w:w="3100" w:type="dxa"/>
            <w:tcMar>
              <w:top w:w="70" w:type="dxa"/>
              <w:left w:w="100" w:type="dxa"/>
              <w:bottom w:w="70" w:type="dxa"/>
              <w:right w:w="100" w:type="dxa"/>
            </w:tcMar>
            <w:vAlign w:val="center"/>
          </w:tcPr>
          <w:p w14:paraId="40FAC8AF" w14:textId="77777777" w:rsidR="00253C05" w:rsidRDefault="00253C05" w:rsidP="00666465">
            <w:pPr>
              <w:rPr>
                <w:del w:id="670" w:author="Puneet Kumar - Chaucer" w:date="2026-09-30T12:52:00Z" w16du:dateUtc="2026-09-30T11:52:00Z"/>
              </w:rPr>
            </w:pPr>
            <w:del w:id="671" w:author="Puneet Kumar - Chaucer" w:date="2026-09-30T12:52:00Z" w16du:dateUtc="2026-09-30T11:52:00Z">
              <w:r>
                <w:rPr>
                  <w:sz w:val="20"/>
                  <w:szCs w:val="20"/>
                </w:rPr>
                <w:lastRenderedPageBreak/>
                <w:delText>Audit trail and retention</w:delText>
              </w:r>
            </w:del>
          </w:p>
        </w:tc>
        <w:tc>
          <w:tcPr>
            <w:tcW w:w="3100" w:type="dxa"/>
            <w:tcMar>
              <w:top w:w="70" w:type="dxa"/>
              <w:left w:w="100" w:type="dxa"/>
              <w:bottom w:w="70" w:type="dxa"/>
              <w:right w:w="100" w:type="dxa"/>
            </w:tcMar>
            <w:vAlign w:val="center"/>
          </w:tcPr>
          <w:p w14:paraId="6FF1A5FB" w14:textId="77777777" w:rsidR="00253C05" w:rsidRDefault="00253C05" w:rsidP="00666465">
            <w:pPr>
              <w:rPr>
                <w:del w:id="672" w:author="Puneet Kumar - Chaucer" w:date="2026-09-30T12:52:00Z" w16du:dateUtc="2026-09-30T11:52:00Z"/>
              </w:rPr>
            </w:pPr>
            <w:del w:id="673" w:author="Puneet Kumar - Chaucer" w:date="2026-09-30T12:52:00Z" w16du:dateUtc="2026-09-30T11:52:00Z">
              <w:r>
                <w:rPr>
                  <w:sz w:val="20"/>
                  <w:szCs w:val="20"/>
                </w:rPr>
                <w:delText>Every request logged with a correlation ID; security events routed to the Organization’s SIEM</w:delText>
              </w:r>
            </w:del>
          </w:p>
        </w:tc>
        <w:tc>
          <w:tcPr>
            <w:tcW w:w="3100" w:type="dxa"/>
            <w:tcMar>
              <w:top w:w="70" w:type="dxa"/>
              <w:left w:w="100" w:type="dxa"/>
              <w:bottom w:w="70" w:type="dxa"/>
              <w:right w:w="100" w:type="dxa"/>
            </w:tcMar>
            <w:vAlign w:val="center"/>
          </w:tcPr>
          <w:p w14:paraId="2479882B" w14:textId="77777777" w:rsidR="00253C05" w:rsidRDefault="00253C05" w:rsidP="00666465">
            <w:pPr>
              <w:rPr>
                <w:del w:id="674" w:author="Puneet Kumar - Chaucer" w:date="2026-09-30T12:52:00Z" w16du:dateUtc="2026-09-30T11:52:00Z"/>
              </w:rPr>
            </w:pPr>
            <w:del w:id="675" w:author="Puneet Kumar - Chaucer" w:date="2026-09-30T12:52:00Z" w16du:dateUtc="2026-09-30T11:52:00Z">
              <w:r>
                <w:rPr>
                  <w:sz w:val="20"/>
                  <w:szCs w:val="20"/>
                </w:rPr>
                <w:delText>Confirm required retention periods against FCA/PRA record-keeping rules</w:delText>
              </w:r>
            </w:del>
          </w:p>
        </w:tc>
      </w:tr>
      <w:tr w:rsidR="00253C05" w14:paraId="5797C96C" w14:textId="77777777" w:rsidTr="00666465">
        <w:trPr>
          <w:del w:id="676" w:author="Puneet Kumar - Chaucer" w:date="2026-09-30T12:52:00Z"/>
        </w:trPr>
        <w:tc>
          <w:tcPr>
            <w:tcW w:w="3100" w:type="dxa"/>
            <w:tcMar>
              <w:top w:w="70" w:type="dxa"/>
              <w:left w:w="100" w:type="dxa"/>
              <w:bottom w:w="70" w:type="dxa"/>
              <w:right w:w="100" w:type="dxa"/>
            </w:tcMar>
            <w:vAlign w:val="center"/>
          </w:tcPr>
          <w:p w14:paraId="216D1AAE" w14:textId="77777777" w:rsidR="00253C05" w:rsidRDefault="00253C05" w:rsidP="00666465">
            <w:pPr>
              <w:rPr>
                <w:del w:id="677" w:author="Puneet Kumar - Chaucer" w:date="2026-09-30T12:52:00Z" w16du:dateUtc="2026-09-30T11:52:00Z"/>
              </w:rPr>
            </w:pPr>
            <w:del w:id="678" w:author="Puneet Kumar - Chaucer" w:date="2026-09-30T12:52:00Z" w16du:dateUtc="2026-09-30T11:52:00Z">
              <w:r>
                <w:rPr>
                  <w:sz w:val="20"/>
                  <w:szCs w:val="20"/>
                </w:rPr>
                <w:delText>Access control and segregation of duties</w:delText>
              </w:r>
            </w:del>
          </w:p>
        </w:tc>
        <w:tc>
          <w:tcPr>
            <w:tcW w:w="3100" w:type="dxa"/>
            <w:tcMar>
              <w:top w:w="70" w:type="dxa"/>
              <w:left w:w="100" w:type="dxa"/>
              <w:bottom w:w="70" w:type="dxa"/>
              <w:right w:w="100" w:type="dxa"/>
            </w:tcMar>
            <w:vAlign w:val="center"/>
          </w:tcPr>
          <w:p w14:paraId="71A55AB4" w14:textId="77777777" w:rsidR="00253C05" w:rsidRDefault="00253C05" w:rsidP="00666465">
            <w:pPr>
              <w:rPr>
                <w:del w:id="679" w:author="Puneet Kumar - Chaucer" w:date="2026-09-30T12:52:00Z" w16du:dateUtc="2026-09-30T11:52:00Z"/>
              </w:rPr>
            </w:pPr>
            <w:del w:id="680" w:author="Puneet Kumar - Chaucer" w:date="2026-09-30T12:52:00Z" w16du:dateUtc="2026-09-30T11:52:00Z">
              <w:r>
                <w:rPr>
                  <w:sz w:val="20"/>
                  <w:szCs w:val="20"/>
                </w:rPr>
                <w:delText>Entra ID identity for every consumer and admin; workspace-scoped RBAC; APIOps change approvals</w:delText>
              </w:r>
            </w:del>
          </w:p>
        </w:tc>
        <w:tc>
          <w:tcPr>
            <w:tcW w:w="3100" w:type="dxa"/>
            <w:tcMar>
              <w:top w:w="70" w:type="dxa"/>
              <w:left w:w="100" w:type="dxa"/>
              <w:bottom w:w="70" w:type="dxa"/>
              <w:right w:w="100" w:type="dxa"/>
            </w:tcMar>
            <w:vAlign w:val="center"/>
          </w:tcPr>
          <w:p w14:paraId="6F958EE5" w14:textId="77777777" w:rsidR="00253C05" w:rsidRDefault="00253C05" w:rsidP="00666465">
            <w:pPr>
              <w:rPr>
                <w:del w:id="681" w:author="Puneet Kumar - Chaucer" w:date="2026-09-30T12:52:00Z" w16du:dateUtc="2026-09-30T11:52:00Z"/>
              </w:rPr>
            </w:pPr>
            <w:del w:id="682" w:author="Puneet Kumar - Chaucer" w:date="2026-09-30T12:52:00Z" w16du:dateUtc="2026-09-30T11:52:00Z">
              <w:r>
                <w:rPr>
                  <w:sz w:val="20"/>
                  <w:szCs w:val="20"/>
                </w:rPr>
                <w:delText>Map to the Organization’s existing joiner-mover-leaver and SoD policies</w:delText>
              </w:r>
            </w:del>
          </w:p>
        </w:tc>
      </w:tr>
      <w:tr w:rsidR="00253C05" w14:paraId="00936781" w14:textId="77777777" w:rsidTr="00666465">
        <w:trPr>
          <w:del w:id="683" w:author="Puneet Kumar - Chaucer" w:date="2026-09-30T12:52:00Z"/>
        </w:trPr>
        <w:tc>
          <w:tcPr>
            <w:tcW w:w="3100" w:type="dxa"/>
            <w:tcMar>
              <w:top w:w="70" w:type="dxa"/>
              <w:left w:w="100" w:type="dxa"/>
              <w:bottom w:w="70" w:type="dxa"/>
              <w:right w:w="100" w:type="dxa"/>
            </w:tcMar>
            <w:vAlign w:val="center"/>
          </w:tcPr>
          <w:p w14:paraId="7517132A" w14:textId="77777777" w:rsidR="00253C05" w:rsidRDefault="00253C05" w:rsidP="00666465">
            <w:pPr>
              <w:rPr>
                <w:del w:id="684" w:author="Puneet Kumar - Chaucer" w:date="2026-09-30T12:52:00Z" w16du:dateUtc="2026-09-30T11:52:00Z"/>
              </w:rPr>
            </w:pPr>
            <w:del w:id="685" w:author="Puneet Kumar - Chaucer" w:date="2026-09-30T12:52:00Z" w16du:dateUtc="2026-09-30T11:52:00Z">
              <w:r>
                <w:rPr>
                  <w:sz w:val="20"/>
                  <w:szCs w:val="20"/>
                </w:rPr>
                <w:delText>Lloyd's market trust</w:delText>
              </w:r>
            </w:del>
          </w:p>
        </w:tc>
        <w:tc>
          <w:tcPr>
            <w:tcW w:w="3100" w:type="dxa"/>
            <w:tcMar>
              <w:top w:w="70" w:type="dxa"/>
              <w:left w:w="100" w:type="dxa"/>
              <w:bottom w:w="70" w:type="dxa"/>
              <w:right w:w="100" w:type="dxa"/>
            </w:tcMar>
            <w:vAlign w:val="center"/>
          </w:tcPr>
          <w:p w14:paraId="114737C9" w14:textId="77777777" w:rsidR="00253C05" w:rsidRDefault="00253C05" w:rsidP="00666465">
            <w:pPr>
              <w:rPr>
                <w:del w:id="686" w:author="Puneet Kumar - Chaucer" w:date="2026-09-30T12:52:00Z" w16du:dateUtc="2026-09-30T11:52:00Z"/>
              </w:rPr>
            </w:pPr>
            <w:del w:id="687" w:author="Puneet Kumar - Chaucer" w:date="2026-09-30T12:52:00Z" w16du:dateUtc="2026-09-30T11:52:00Z">
              <w:r>
                <w:rPr>
                  <w:sz w:val="20"/>
                  <w:szCs w:val="20"/>
                </w:rPr>
                <w:delText>Mutual TLS available where the market requires certificate-based trust; per-partner subscriptions and revocation</w:delText>
              </w:r>
            </w:del>
          </w:p>
        </w:tc>
        <w:tc>
          <w:tcPr>
            <w:tcW w:w="3100" w:type="dxa"/>
            <w:tcMar>
              <w:top w:w="70" w:type="dxa"/>
              <w:left w:w="100" w:type="dxa"/>
              <w:bottom w:w="70" w:type="dxa"/>
              <w:right w:w="100" w:type="dxa"/>
            </w:tcMar>
            <w:vAlign w:val="center"/>
          </w:tcPr>
          <w:p w14:paraId="7433C181" w14:textId="77777777" w:rsidR="00253C05" w:rsidRDefault="00253C05" w:rsidP="00666465">
            <w:pPr>
              <w:rPr>
                <w:del w:id="688" w:author="Puneet Kumar - Chaucer" w:date="2026-09-30T12:52:00Z" w16du:dateUtc="2026-09-30T11:52:00Z"/>
              </w:rPr>
            </w:pPr>
            <w:del w:id="689" w:author="Puneet Kumar - Chaucer" w:date="2026-09-30T12:52:00Z" w16du:dateUtc="2026-09-30T11:52:00Z">
              <w:r>
                <w:rPr>
                  <w:sz w:val="20"/>
                  <w:szCs w:val="20"/>
                </w:rPr>
                <w:delText>Confirm specific Lloyd's connectivity and certificate requirements per counterparty</w:delText>
              </w:r>
            </w:del>
          </w:p>
        </w:tc>
      </w:tr>
      <w:tr w:rsidR="00253C05" w14:paraId="2FF48324" w14:textId="77777777" w:rsidTr="00666465">
        <w:trPr>
          <w:del w:id="690" w:author="Puneet Kumar - Chaucer" w:date="2026-09-30T12:52:00Z"/>
        </w:trPr>
        <w:tc>
          <w:tcPr>
            <w:tcW w:w="3100" w:type="dxa"/>
            <w:tcMar>
              <w:top w:w="70" w:type="dxa"/>
              <w:left w:w="100" w:type="dxa"/>
              <w:bottom w:w="70" w:type="dxa"/>
              <w:right w:w="100" w:type="dxa"/>
            </w:tcMar>
            <w:vAlign w:val="center"/>
          </w:tcPr>
          <w:p w14:paraId="31F67A3C" w14:textId="77777777" w:rsidR="00253C05" w:rsidRDefault="00253C05" w:rsidP="00666465">
            <w:pPr>
              <w:rPr>
                <w:del w:id="691" w:author="Puneet Kumar - Chaucer" w:date="2026-09-30T12:52:00Z" w16du:dateUtc="2026-09-30T11:52:00Z"/>
              </w:rPr>
            </w:pPr>
            <w:del w:id="692" w:author="Puneet Kumar - Chaucer" w:date="2026-09-30T12:52:00Z" w16du:dateUtc="2026-09-30T11:52:00Z">
              <w:r>
                <w:rPr>
                  <w:sz w:val="20"/>
                  <w:szCs w:val="20"/>
                </w:rPr>
                <w:delText>Operational resilience (PRA/FCA)</w:delText>
              </w:r>
            </w:del>
          </w:p>
        </w:tc>
        <w:tc>
          <w:tcPr>
            <w:tcW w:w="3100" w:type="dxa"/>
            <w:tcMar>
              <w:top w:w="70" w:type="dxa"/>
              <w:left w:w="100" w:type="dxa"/>
              <w:bottom w:w="70" w:type="dxa"/>
              <w:right w:w="100" w:type="dxa"/>
            </w:tcMar>
            <w:vAlign w:val="center"/>
          </w:tcPr>
          <w:p w14:paraId="57BC1661" w14:textId="77777777" w:rsidR="00253C05" w:rsidRDefault="00253C05" w:rsidP="00666465">
            <w:pPr>
              <w:rPr>
                <w:del w:id="693" w:author="Puneet Kumar - Chaucer" w:date="2026-09-30T12:52:00Z" w16du:dateUtc="2026-09-30T11:52:00Z"/>
              </w:rPr>
            </w:pPr>
            <w:del w:id="694" w:author="Puneet Kumar - Chaucer" w:date="2026-09-30T12:52:00Z" w16du:dateUtc="2026-09-30T11:52:00Z">
              <w:r>
                <w:rPr>
                  <w:sz w:val="20"/>
                  <w:szCs w:val="20"/>
                </w:rPr>
                <w:delText>Zone-redundant HA and multi-region DR with stated RTO/RPO targets</w:delText>
              </w:r>
            </w:del>
          </w:p>
        </w:tc>
        <w:tc>
          <w:tcPr>
            <w:tcW w:w="3100" w:type="dxa"/>
            <w:tcMar>
              <w:top w:w="70" w:type="dxa"/>
              <w:left w:w="100" w:type="dxa"/>
              <w:bottom w:w="70" w:type="dxa"/>
              <w:right w:w="100" w:type="dxa"/>
            </w:tcMar>
            <w:vAlign w:val="center"/>
          </w:tcPr>
          <w:p w14:paraId="65B3709F" w14:textId="77777777" w:rsidR="00253C05" w:rsidRDefault="00253C05" w:rsidP="00666465">
            <w:pPr>
              <w:rPr>
                <w:del w:id="695" w:author="Puneet Kumar - Chaucer" w:date="2026-09-30T12:52:00Z" w16du:dateUtc="2026-09-30T11:52:00Z"/>
              </w:rPr>
            </w:pPr>
            <w:del w:id="696" w:author="Puneet Kumar - Chaucer" w:date="2026-09-30T12:52:00Z" w16du:dateUtc="2026-09-30T11:52:00Z">
              <w:r>
                <w:rPr>
                  <w:sz w:val="20"/>
                  <w:szCs w:val="20"/>
                </w:rPr>
                <w:delText>Agree RTO/RPO against the Organization’s operational-resilience impact tolerances</w:delText>
              </w:r>
            </w:del>
          </w:p>
        </w:tc>
      </w:tr>
    </w:tbl>
    <w:p w14:paraId="5257CDD3" w14:textId="77777777" w:rsidR="00253C05" w:rsidRDefault="00253C05" w:rsidP="00253C05">
      <w:pPr>
        <w:spacing w:after="140"/>
        <w:rPr>
          <w:del w:id="697" w:author="Puneet Kumar - Chaucer" w:date="2026-09-30T12:52:00Z" w16du:dateUtc="2026-09-30T11:52:00Z"/>
        </w:rPr>
      </w:pPr>
    </w:p>
    <w:p w14:paraId="0D7FF803" w14:textId="77777777" w:rsidR="00253C05" w:rsidRPr="004D5371" w:rsidRDefault="00253C05" w:rsidP="00253C05">
      <w:pPr>
        <w:spacing w:after="140"/>
        <w:rPr>
          <w:del w:id="698" w:author="Puneet Kumar - Chaucer" w:date="2026-09-30T12:52:00Z" w16du:dateUtc="2026-09-30T11:52:00Z"/>
          <w:sz w:val="20"/>
          <w:szCs w:val="20"/>
        </w:rPr>
      </w:pPr>
      <w:del w:id="699" w:author="Puneet Kumar - Chaucer" w:date="2026-09-30T12:52:00Z" w16du:dateUtc="2026-09-30T11:52:00Z">
        <w:r>
          <w:rPr>
            <w:sz w:val="20"/>
            <w:szCs w:val="20"/>
          </w:rPr>
          <w:delText>The position is that compliance is the least Organization-verified part of this HLD: the platform is designed to make these controls achievable, but none can be signed off without the Organization’s compliance and data-protection teams confirming the specifics. This is called out again in the assumptions register (</w:delText>
        </w:r>
        <w:r>
          <w:fldChar w:fldCharType="begin"/>
        </w:r>
        <w:r>
          <w:delInstrText>HYPERLINK \l "_Toc241399582"</w:delInstrText>
        </w:r>
        <w:r>
          <w:fldChar w:fldCharType="separate"/>
        </w:r>
        <w:r>
          <w:rPr>
            <w:color w:val="0000FF"/>
            <w:u w:val="single"/>
          </w:rPr>
          <w:delText>section 18</w:delText>
        </w:r>
        <w:r>
          <w:fldChar w:fldCharType="end"/>
        </w:r>
        <w:r>
          <w:rPr>
            <w:sz w:val="20"/>
            <w:szCs w:val="20"/>
          </w:rPr>
          <w:delText>).</w:delText>
        </w:r>
      </w:del>
    </w:p>
    <w:p w14:paraId="419B560F" w14:textId="77777777" w:rsidR="00253C05" w:rsidRPr="00263D69" w:rsidRDefault="00253C05" w:rsidP="002F328B">
      <w:pPr>
        <w:rPr>
          <w:lang w:eastAsia="en-US"/>
        </w:rPr>
      </w:pPr>
    </w:p>
    <w:p w14:paraId="14FACBF4" w14:textId="33581C71" w:rsidR="00FB62A5" w:rsidRDefault="00FB62A5">
      <w:pPr>
        <w:pStyle w:val="Heading2"/>
      </w:pPr>
      <w:r>
        <w:rPr>
          <w:rFonts w:asciiTheme="minorHAnsi" w:hAnsiTheme="minorHAnsi"/>
          <w:b w:val="0"/>
          <w:bCs w:val="0"/>
          <w:color w:val="1E2761"/>
          <w:sz w:val="24"/>
          <w:szCs w:val="24"/>
          <w:lang w:eastAsia="en-US"/>
        </w:rPr>
        <w:t>Aut</w:t>
      </w:r>
      <w:r w:rsidR="002F328B">
        <w:rPr>
          <w:rFonts w:asciiTheme="minorHAnsi" w:hAnsiTheme="minorHAnsi"/>
          <w:b w:val="0"/>
          <w:bCs w:val="0"/>
          <w:color w:val="1E2761"/>
          <w:sz w:val="24"/>
          <w:szCs w:val="24"/>
          <w:lang w:eastAsia="en-US"/>
        </w:rPr>
        <w:t>hentication</w:t>
      </w:r>
    </w:p>
    <w:p w14:paraId="4C2477F4" w14:textId="6E9B7DC2" w:rsidR="002F328B" w:rsidRPr="00263D69" w:rsidRDefault="002F328B" w:rsidP="002F328B">
      <w:pPr>
        <w:pStyle w:val="Heading3"/>
        <w:rPr>
          <w:lang w:val="en-IN"/>
        </w:rPr>
      </w:pPr>
      <w:bookmarkStart w:id="700" w:name="_Toc241523853"/>
      <w:r>
        <w:t xml:space="preserve">7.2.1 </w:t>
      </w:r>
      <w:r w:rsidRPr="00263D69">
        <w:rPr>
          <w:lang w:val="en-US"/>
        </w:rPr>
        <w:t xml:space="preserve">OAuth 2.0 </w:t>
      </w:r>
      <w:del w:id="701" w:author="Joycell Sundararaj - Chaucer" w:date="2026-09-30T11:52:00Z" w16du:dateUtc="2026-09-30T10:52:00Z">
        <w:r w:rsidRPr="00263D69" w:rsidDel="0053105E">
          <w:rPr>
            <w:lang w:val="en-US"/>
          </w:rPr>
          <w:delText>Architecture</w:delText>
        </w:r>
      </w:del>
      <w:bookmarkEnd w:id="700"/>
      <w:ins w:id="702" w:author="Joycell Sundararaj - Chaucer" w:date="2026-09-30T11:52:00Z" w16du:dateUtc="2026-09-30T10:52:00Z">
        <w:r w:rsidR="0053105E">
          <w:rPr>
            <w:lang w:val="en-US"/>
          </w:rPr>
          <w:t>Authentication Flow</w:t>
        </w:r>
      </w:ins>
    </w:p>
    <w:p w14:paraId="2E1AB883" w14:textId="77777777" w:rsidR="002F328B" w:rsidRDefault="002F328B" w:rsidP="002F328B">
      <w:pPr>
        <w:spacing w:after="140"/>
        <w:rPr>
          <w:sz w:val="20"/>
          <w:szCs w:val="20"/>
        </w:rPr>
      </w:pPr>
      <w:r>
        <w:rPr>
          <w:sz w:val="20"/>
          <w:szCs w:val="20"/>
        </w:rPr>
        <w:t>This is the detailed token exchange behind the authentication step referenced in sections 5.3 and 5.4, shown here as the standard OAuth 2.0 sequence APIM enforces on every call.</w:t>
      </w:r>
    </w:p>
    <w:p w14:paraId="52255082" w14:textId="77188AF0" w:rsidR="002F328B" w:rsidRDefault="002F328B" w:rsidP="002F328B">
      <w:r>
        <w:rPr>
          <w:noProof/>
        </w:rPr>
        <w:drawing>
          <wp:inline distT="0" distB="0" distL="0" distR="0" wp14:anchorId="16D2CAAC" wp14:editId="7250FBF9">
            <wp:extent cx="6052238" cy="1600200"/>
            <wp:effectExtent l="0" t="0" r="5715" b="0"/>
            <wp:docPr id="1066413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58406" cy="1601831"/>
                    </a:xfrm>
                    <a:prstGeom prst="rect">
                      <a:avLst/>
                    </a:prstGeom>
                    <a:noFill/>
                  </pic:spPr>
                </pic:pic>
              </a:graphicData>
            </a:graphic>
          </wp:inline>
        </w:drawing>
      </w:r>
    </w:p>
    <w:p w14:paraId="3BA9C933" w14:textId="25FFCCC2" w:rsidR="002F328B" w:rsidRPr="00263D69" w:rsidRDefault="002F328B" w:rsidP="002F328B">
      <w:pPr>
        <w:pStyle w:val="Heading3"/>
        <w:rPr>
          <w:lang w:val="en-IN"/>
        </w:rPr>
      </w:pPr>
      <w:bookmarkStart w:id="703" w:name="_Toc241523854"/>
      <w:r>
        <w:t xml:space="preserve">7.2.2 </w:t>
      </w:r>
      <w:r w:rsidRPr="00263D69">
        <w:rPr>
          <w:lang w:val="en-US"/>
        </w:rPr>
        <w:t xml:space="preserve">JWT Validation </w:t>
      </w:r>
      <w:del w:id="704" w:author="Joycell Sundararaj - Chaucer" w:date="2026-09-30T11:52:00Z" w16du:dateUtc="2026-09-30T10:52:00Z">
        <w:r w:rsidRPr="00263D69" w:rsidDel="00B2373E">
          <w:rPr>
            <w:lang w:val="en-US"/>
          </w:rPr>
          <w:delText>Architecture</w:delText>
        </w:r>
      </w:del>
      <w:bookmarkEnd w:id="703"/>
      <w:ins w:id="705" w:author="Joycell Sundararaj - Chaucer" w:date="2026-09-30T11:52:00Z" w16du:dateUtc="2026-09-30T10:52:00Z">
        <w:r w:rsidR="00B2373E">
          <w:rPr>
            <w:lang w:val="en-US"/>
          </w:rPr>
          <w:t>Flow</w:t>
        </w:r>
      </w:ins>
    </w:p>
    <w:p w14:paraId="7B98811D" w14:textId="696636F5" w:rsidR="002F328B" w:rsidDel="008A4374" w:rsidRDefault="008A4374" w:rsidP="002F328B">
      <w:pPr>
        <w:spacing w:after="140"/>
        <w:rPr>
          <w:del w:id="706" w:author="Joycell Sundararaj - Chaucer" w:date="2026-09-30T11:51:00Z" w16du:dateUtc="2026-09-30T10:51:00Z"/>
          <w:sz w:val="20"/>
          <w:szCs w:val="20"/>
        </w:rPr>
      </w:pPr>
      <w:ins w:id="707" w:author="Joycell Sundararaj - Chaucer" w:date="2026-09-30T11:51:00Z" w16du:dateUtc="2026-09-30T10:51:00Z">
        <w:r w:rsidRPr="008A4374">
          <w:rPr>
            <w:sz w:val="20"/>
            <w:szCs w:val="20"/>
          </w:rPr>
          <w:t>Token validation is performed independently of client authentication. APIM validates incoming JWT bearer tokens against the configured issuer, audience, signature and expiry requirements before the request is processed.</w:t>
        </w:r>
      </w:ins>
      <w:del w:id="708" w:author="Joycell Sundararaj - Chaucer" w:date="2026-09-30T11:51:00Z" w16du:dateUtc="2026-09-30T10:51:00Z">
        <w:r w:rsidR="002F328B" w:rsidDel="008A4374">
          <w:rPr>
            <w:sz w:val="20"/>
            <w:szCs w:val="20"/>
          </w:rPr>
          <w:delText>Token validation is a distinct policy step from authentication itself: once a bearer token arrives, APIM's validate-jwt policy checks it against four conditions before the call is allowed to proceed.</w:delText>
        </w:r>
      </w:del>
    </w:p>
    <w:p w14:paraId="249E42B4" w14:textId="03971280" w:rsidR="002F328B" w:rsidRDefault="002F328B" w:rsidP="002F328B">
      <w:r>
        <w:rPr>
          <w:noProof/>
        </w:rPr>
        <w:lastRenderedPageBreak/>
        <w:drawing>
          <wp:inline distT="0" distB="0" distL="0" distR="0" wp14:anchorId="51D0DF9D" wp14:editId="551F61ED">
            <wp:extent cx="5694045" cy="1983803"/>
            <wp:effectExtent l="0" t="0" r="1905" b="0"/>
            <wp:docPr id="508276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07808" cy="1988598"/>
                    </a:xfrm>
                    <a:prstGeom prst="rect">
                      <a:avLst/>
                    </a:prstGeom>
                    <a:noFill/>
                  </pic:spPr>
                </pic:pic>
              </a:graphicData>
            </a:graphic>
          </wp:inline>
        </w:drawing>
      </w:r>
    </w:p>
    <w:p w14:paraId="5EF35759" w14:textId="2CD5243A" w:rsidR="002F328B" w:rsidRPr="00263D69" w:rsidRDefault="002F328B" w:rsidP="002F328B">
      <w:pPr>
        <w:pStyle w:val="Heading3"/>
        <w:rPr>
          <w:lang w:val="en-IN"/>
        </w:rPr>
      </w:pPr>
      <w:bookmarkStart w:id="709" w:name="_Toc241523855"/>
      <w:r>
        <w:t xml:space="preserve">7.2.3 </w:t>
      </w:r>
      <w:r w:rsidRPr="00263D69">
        <w:rPr>
          <w:lang w:val="en-US"/>
        </w:rPr>
        <w:t xml:space="preserve">APIM </w:t>
      </w:r>
      <w:r w:rsidR="005B7D67">
        <w:rPr>
          <w:lang w:val="en-US"/>
        </w:rPr>
        <w:t>and</w:t>
      </w:r>
      <w:r w:rsidRPr="00263D69">
        <w:rPr>
          <w:lang w:val="en-US"/>
        </w:rPr>
        <w:t xml:space="preserve"> Entra ID Integration</w:t>
      </w:r>
      <w:bookmarkEnd w:id="709"/>
    </w:p>
    <w:p w14:paraId="386AE94B" w14:textId="3A017279" w:rsidR="002F328B" w:rsidDel="000168E4" w:rsidRDefault="000168E4" w:rsidP="002F328B">
      <w:pPr>
        <w:spacing w:after="140"/>
        <w:rPr>
          <w:del w:id="710" w:author="Joycell Sundararaj - Chaucer" w:date="2026-09-30T11:50:00Z" w16du:dateUtc="2026-09-30T10:50:00Z"/>
          <w:sz w:val="20"/>
          <w:szCs w:val="20"/>
        </w:rPr>
      </w:pPr>
      <w:ins w:id="711" w:author="Joycell Sundararaj - Chaucer" w:date="2026-09-30T11:50:00Z" w16du:dateUtc="2026-09-30T10:50:00Z">
        <w:r w:rsidRPr="000168E4">
          <w:rPr>
            <w:sz w:val="20"/>
            <w:szCs w:val="20"/>
          </w:rPr>
          <w:t>Microsoft Entra ID provides the foundation for platform identity and access management. It supports client authentication, application registration, token issuance, administrative access control and the managed identities used by APIM to securely access backend services and Azure Key Vault.</w:t>
        </w:r>
      </w:ins>
      <w:del w:id="712" w:author="Joycell Sundararaj - Chaucer" w:date="2026-09-30T11:50:00Z" w16du:dateUtc="2026-09-30T10:50:00Z">
        <w:r w:rsidR="002F328B" w:rsidDel="000168E4">
          <w:rPr>
            <w:sz w:val="20"/>
            <w:szCs w:val="20"/>
          </w:rPr>
          <w:delText>Entra ID underpins every identity relationship in this design, not just client authentication: it registers client applications, issues tokens, governs administrative access, and backs the managed identity APIM uses to reach Key Vault.</w:delText>
        </w:r>
      </w:del>
    </w:p>
    <w:p w14:paraId="7884B4AA" w14:textId="55AD6EF9" w:rsidR="002F328B" w:rsidRDefault="002F328B" w:rsidP="002F328B">
      <w:r>
        <w:rPr>
          <w:noProof/>
        </w:rPr>
        <w:drawing>
          <wp:inline distT="0" distB="0" distL="0" distR="0" wp14:anchorId="16A38466" wp14:editId="745169B3">
            <wp:extent cx="6059292" cy="1930400"/>
            <wp:effectExtent l="0" t="0" r="0" b="0"/>
            <wp:docPr id="836915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65193" cy="1932280"/>
                    </a:xfrm>
                    <a:prstGeom prst="rect">
                      <a:avLst/>
                    </a:prstGeom>
                    <a:noFill/>
                  </pic:spPr>
                </pic:pic>
              </a:graphicData>
            </a:graphic>
          </wp:inline>
        </w:drawing>
      </w:r>
    </w:p>
    <w:p w14:paraId="25EB0178" w14:textId="6B85D43D" w:rsidR="002F328B" w:rsidRPr="00263D69" w:rsidRDefault="002F328B" w:rsidP="002F328B">
      <w:pPr>
        <w:pStyle w:val="Heading3"/>
        <w:rPr>
          <w:lang w:val="en-IN"/>
        </w:rPr>
      </w:pPr>
      <w:bookmarkStart w:id="713" w:name="_Toc241523856"/>
      <w:r>
        <w:t xml:space="preserve">7.2.4 </w:t>
      </w:r>
      <w:r w:rsidRPr="00263D69">
        <w:rPr>
          <w:lang w:val="en-US"/>
        </w:rPr>
        <w:t>Secrets and Certificates Management</w:t>
      </w:r>
      <w:bookmarkEnd w:id="713"/>
    </w:p>
    <w:p w14:paraId="43A41044" w14:textId="4D5621BC" w:rsidR="002F328B" w:rsidRDefault="00F166FE" w:rsidP="002F328B">
      <w:pPr>
        <w:spacing w:after="140"/>
        <w:rPr>
          <w:sz w:val="20"/>
          <w:szCs w:val="20"/>
        </w:rPr>
      </w:pPr>
      <w:ins w:id="714" w:author="Joycell Sundararaj - Chaucer" w:date="2026-09-30T11:50:00Z" w16du:dateUtc="2026-09-30T10:50:00Z">
        <w:r w:rsidRPr="00F166FE">
          <w:rPr>
            <w:sz w:val="20"/>
            <w:szCs w:val="20"/>
          </w:rPr>
          <w:t>The preferred implementation is that APIM does not store application secrets locally. Required certificates, keys and credentials are retrieved from Azure Key Vault at runtime using the APIM managed identity</w:t>
        </w:r>
      </w:ins>
      <w:del w:id="715" w:author="Joycell Sundararaj - Chaucer" w:date="2026-09-30T11:50:00Z" w16du:dateUtc="2026-09-30T10:50:00Z">
        <w:r w:rsidR="002F328B" w:rsidDel="00F166FE">
          <w:rPr>
            <w:sz w:val="20"/>
            <w:szCs w:val="20"/>
          </w:rPr>
          <w:delText>APIM holds no secret of its own. Its managed identity retrieves everything it needs from Azure Key Vault at runtime, covering backend API keys, TLS/mTLS certificates, partner client secrets, and signing keys</w:delText>
        </w:r>
      </w:del>
      <w:r w:rsidR="002F328B">
        <w:rPr>
          <w:sz w:val="20"/>
          <w:szCs w:val="20"/>
        </w:rPr>
        <w:t>.</w:t>
      </w:r>
    </w:p>
    <w:p w14:paraId="0810D8F9" w14:textId="79872251" w:rsidR="002F328B" w:rsidRDefault="002F328B" w:rsidP="002F328B">
      <w:r>
        <w:rPr>
          <w:noProof/>
        </w:rPr>
        <w:drawing>
          <wp:inline distT="0" distB="0" distL="0" distR="0" wp14:anchorId="14A57B5D" wp14:editId="2B7A54BC">
            <wp:extent cx="5877575" cy="1498600"/>
            <wp:effectExtent l="0" t="0" r="8890" b="6350"/>
            <wp:docPr id="8527171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87998" cy="1501258"/>
                    </a:xfrm>
                    <a:prstGeom prst="rect">
                      <a:avLst/>
                    </a:prstGeom>
                    <a:noFill/>
                  </pic:spPr>
                </pic:pic>
              </a:graphicData>
            </a:graphic>
          </wp:inline>
        </w:drawing>
      </w:r>
    </w:p>
    <w:p w14:paraId="52422A55" w14:textId="1EB10528" w:rsidR="002F328B" w:rsidRDefault="002F328B" w:rsidP="002F328B">
      <w:pPr>
        <w:pStyle w:val="Heading3"/>
        <w:rPr>
          <w:lang w:val="en-US"/>
        </w:rPr>
      </w:pPr>
      <w:bookmarkStart w:id="716" w:name="_Toc241523857"/>
      <w:r>
        <w:t xml:space="preserve">7.2.5 </w:t>
      </w:r>
      <w:r w:rsidRPr="00263D69">
        <w:rPr>
          <w:lang w:val="en-US"/>
        </w:rPr>
        <w:t>Zero Trust API Security</w:t>
      </w:r>
      <w:bookmarkEnd w:id="716"/>
    </w:p>
    <w:p w14:paraId="4F5EDC77" w14:textId="77777777" w:rsidR="002F328B" w:rsidRDefault="002F328B" w:rsidP="002F328B">
      <w:pPr>
        <w:spacing w:after="140"/>
        <w:rPr>
          <w:sz w:val="20"/>
          <w:szCs w:val="20"/>
        </w:rPr>
      </w:pPr>
      <w:r>
        <w:rPr>
          <w:sz w:val="20"/>
          <w:szCs w:val="20"/>
        </w:rPr>
        <w:t>These three principles extend the access models above to every call, including internal traffic, which is never trusted by default.</w:t>
      </w:r>
    </w:p>
    <w:p w14:paraId="053C960E" w14:textId="503C71CA" w:rsidR="002F328B" w:rsidRPr="00263D69" w:rsidRDefault="002F328B" w:rsidP="002F328B">
      <w:pPr>
        <w:rPr>
          <w:lang w:val="en-IN"/>
        </w:rPr>
      </w:pPr>
      <w:r>
        <w:rPr>
          <w:noProof/>
          <w:lang w:val="en-IN"/>
        </w:rPr>
        <w:lastRenderedPageBreak/>
        <w:drawing>
          <wp:inline distT="0" distB="0" distL="0" distR="0" wp14:anchorId="73E0B664" wp14:editId="0E191BEF">
            <wp:extent cx="6275001" cy="2000250"/>
            <wp:effectExtent l="0" t="0" r="0" b="0"/>
            <wp:docPr id="6290420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84470" cy="2003268"/>
                    </a:xfrm>
                    <a:prstGeom prst="rect">
                      <a:avLst/>
                    </a:prstGeom>
                    <a:noFill/>
                  </pic:spPr>
                </pic:pic>
              </a:graphicData>
            </a:graphic>
          </wp:inline>
        </w:drawing>
      </w:r>
    </w:p>
    <w:bookmarkEnd w:id="497"/>
    <w:p w14:paraId="6CF481B7" w14:textId="77777777" w:rsidR="002D25EA" w:rsidRPr="007F1FDD" w:rsidRDefault="002D25EA" w:rsidP="007F1FDD">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lastRenderedPageBreak/>
        <w:t>API Product, Consumer and Developer Portal Model</w:t>
      </w:r>
      <w:bookmarkEnd w:id="498"/>
    </w:p>
    <w:p w14:paraId="7B213B85" w14:textId="169D8518" w:rsidR="002D25EA" w:rsidDel="00867670" w:rsidRDefault="00867670" w:rsidP="00614651">
      <w:pPr>
        <w:rPr>
          <w:del w:id="717" w:author="Joycell Sundararaj - Chaucer" w:date="2026-09-30T11:56:00Z" w16du:dateUtc="2026-09-30T10:56:00Z"/>
          <w:sz w:val="20"/>
          <w:szCs w:val="20"/>
        </w:rPr>
      </w:pPr>
      <w:ins w:id="718" w:author="Joycell Sundararaj - Chaucer" w:date="2026-09-30T11:56:00Z" w16du:dateUtc="2026-09-30T10:56:00Z">
        <w:r w:rsidRPr="00867670">
          <w:rPr>
            <w:sz w:val="20"/>
            <w:szCs w:val="20"/>
          </w:rPr>
          <w:t>API platform governance requires clear separation of ownership while maintaining centralised visibility and control. Workspaces provide logical isolation between teams, while products, subscriptions and Microsoft Entra ID groups control API exposure, access and administration. This approach enables decentralised API ownership within a centrally governed platform.</w:t>
        </w:r>
        <w:r>
          <w:rPr>
            <w:sz w:val="20"/>
            <w:szCs w:val="20"/>
          </w:rPr>
          <w:t xml:space="preserve"> </w:t>
        </w:r>
      </w:ins>
      <w:del w:id="719" w:author="Joycell Sundararaj - Chaucer" w:date="2026-09-30T11:56:00Z" w16du:dateUtc="2026-09-30T10:56:00Z">
        <w:r w:rsidR="002D25EA" w:rsidRPr="004D5371" w:rsidDel="00867670">
          <w:rPr>
            <w:sz w:val="20"/>
            <w:szCs w:val="20"/>
          </w:rPr>
          <w:delText>Once APIM is live, the Organization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delText>
        </w:r>
      </w:del>
    </w:p>
    <w:p w14:paraId="2D3FE2C8" w14:textId="77777777" w:rsidR="00867670" w:rsidRPr="004D5371" w:rsidRDefault="00867670" w:rsidP="002D25EA">
      <w:pPr>
        <w:spacing w:after="140"/>
        <w:rPr>
          <w:ins w:id="720" w:author="Joycell Sundararaj - Chaucer" w:date="2026-09-30T11:56:00Z" w16du:dateUtc="2026-09-30T10:56:00Z"/>
          <w:sz w:val="20"/>
          <w:szCs w:val="20"/>
        </w:rPr>
      </w:pP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bookmarkStart w:id="721" w:name="_Figure_17"/>
      <w:r>
        <w:rPr>
          <w:i/>
          <w:iCs/>
          <w:color w:val="666666"/>
          <w:sz w:val="18"/>
          <w:szCs w:val="18"/>
        </w:rPr>
        <w:t>Figure 17: The access model, the core chain plus what each construct controls, including Groups and Tags</w:t>
      </w:r>
      <w:bookmarkEnd w:id="721"/>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41450E" w14:textId="77777777" w:rsidR="00982D53" w:rsidRPr="00982D53" w:rsidRDefault="00982D53" w:rsidP="00982D53">
            <w:pPr>
              <w:rPr>
                <w:ins w:id="722" w:author="Joycell Sundararaj - Chaucer" w:date="2026-09-30T11:58:00Z"/>
                <w:b/>
                <w:bCs/>
                <w:color w:val="000000" w:themeColor="text1"/>
                <w:sz w:val="20"/>
                <w:szCs w:val="20"/>
              </w:rPr>
            </w:pPr>
            <w:ins w:id="723" w:author="Joycell Sundararaj - Chaucer" w:date="2026-09-30T11:58:00Z">
              <w:r w:rsidRPr="00982D53">
                <w:rPr>
                  <w:b/>
                  <w:bCs/>
                  <w:color w:val="000000" w:themeColor="text1"/>
                  <w:sz w:val="20"/>
                  <w:szCs w:val="20"/>
                </w:rPr>
                <w:t>Purpose</w:t>
              </w:r>
            </w:ins>
          </w:p>
          <w:p w14:paraId="32F7EA53" w14:textId="28595EE5" w:rsidR="002D25EA" w:rsidRDefault="002D25EA" w:rsidP="000156B8"/>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A43A7DA" w14:textId="77777777" w:rsidR="00E5152A" w:rsidRPr="00E5152A" w:rsidRDefault="00E5152A" w:rsidP="00E5152A">
            <w:pPr>
              <w:rPr>
                <w:ins w:id="724" w:author="Joycell Sundararaj - Chaucer" w:date="2026-09-30T11:59:00Z"/>
                <w:b/>
                <w:bCs/>
                <w:color w:val="000000" w:themeColor="text1"/>
                <w:sz w:val="20"/>
                <w:szCs w:val="20"/>
              </w:rPr>
            </w:pPr>
            <w:ins w:id="725" w:author="Joycell Sundararaj - Chaucer" w:date="2026-09-30T11:59:00Z">
              <w:r w:rsidRPr="00E5152A">
                <w:rPr>
                  <w:b/>
                  <w:bCs/>
                  <w:color w:val="000000" w:themeColor="text1"/>
                  <w:sz w:val="20"/>
                  <w:szCs w:val="20"/>
                </w:rPr>
                <w:t>Recommended Approach</w:t>
              </w:r>
            </w:ins>
          </w:p>
          <w:p w14:paraId="6BE55295" w14:textId="3EC18E82" w:rsidR="002D25EA" w:rsidRDefault="002D25EA" w:rsidP="000156B8"/>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0C292175" w14:textId="77777777" w:rsidR="000B49C1" w:rsidRPr="000B49C1" w:rsidRDefault="000B49C1" w:rsidP="000B49C1">
            <w:pPr>
              <w:rPr>
                <w:ins w:id="726" w:author="Joycell Sundararaj - Chaucer" w:date="2026-09-30T12:00:00Z"/>
                <w:sz w:val="20"/>
                <w:szCs w:val="20"/>
              </w:rPr>
            </w:pPr>
            <w:ins w:id="727" w:author="Joycell Sundararaj - Chaucer" w:date="2026-09-30T12:00:00Z">
              <w:r w:rsidRPr="000B49C1">
                <w:rPr>
                  <w:sz w:val="20"/>
                  <w:szCs w:val="20"/>
                </w:rPr>
                <w:t>Which APIs a consumer can access and under what controls</w:t>
              </w:r>
            </w:ins>
          </w:p>
          <w:p w14:paraId="41A17925" w14:textId="5C94B410" w:rsidR="002D25EA" w:rsidRDefault="002D25EA" w:rsidP="000156B8"/>
        </w:tc>
        <w:tc>
          <w:tcPr>
            <w:tcW w:w="3900" w:type="dxa"/>
            <w:tcMar>
              <w:top w:w="70" w:type="dxa"/>
              <w:left w:w="100" w:type="dxa"/>
              <w:bottom w:w="70" w:type="dxa"/>
              <w:right w:w="100" w:type="dxa"/>
            </w:tcMar>
          </w:tcPr>
          <w:p w14:paraId="141F627C" w14:textId="77777777" w:rsidR="00F82B0C" w:rsidRPr="00F82B0C" w:rsidRDefault="00F82B0C" w:rsidP="00F82B0C">
            <w:pPr>
              <w:rPr>
                <w:ins w:id="728" w:author="Joycell Sundararaj - Chaucer" w:date="2026-09-30T12:00:00Z"/>
                <w:sz w:val="20"/>
                <w:szCs w:val="20"/>
              </w:rPr>
            </w:pPr>
            <w:ins w:id="729" w:author="Joycell Sundararaj - Chaucer" w:date="2026-09-30T12:00:00Z">
              <w:r w:rsidRPr="00F82B0C">
                <w:rPr>
                  <w:sz w:val="20"/>
                  <w:szCs w:val="20"/>
                </w:rPr>
                <w:t>Group APIs into products by consumer type. Apply policies, quotas and approval controls at product level.</w:t>
              </w:r>
            </w:ins>
          </w:p>
          <w:p w14:paraId="6AB16751" w14:textId="05B3F15D" w:rsidR="002D25EA" w:rsidRDefault="002D25EA" w:rsidP="000156B8"/>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258FCA3" w:rsidR="002D25EA" w:rsidRDefault="00F82B0C" w:rsidP="000156B8">
            <w:ins w:id="730" w:author="Joycell Sundararaj - Chaucer" w:date="2026-09-30T12:00:00Z" w16du:dateUtc="2026-09-30T11:00:00Z">
              <w:r w:rsidRPr="00F82B0C">
                <w:rPr>
                  <w:sz w:val="20"/>
                  <w:szCs w:val="20"/>
                </w:rPr>
                <w:t>How access is granted, managed and revoked</w:t>
              </w:r>
            </w:ins>
          </w:p>
        </w:tc>
        <w:tc>
          <w:tcPr>
            <w:tcW w:w="3900" w:type="dxa"/>
            <w:tcMar>
              <w:top w:w="70" w:type="dxa"/>
              <w:left w:w="100" w:type="dxa"/>
              <w:bottom w:w="70" w:type="dxa"/>
              <w:right w:w="100" w:type="dxa"/>
            </w:tcMar>
          </w:tcPr>
          <w:p w14:paraId="44C45DAF" w14:textId="4B540F3B" w:rsidR="002D25EA" w:rsidRDefault="00067323" w:rsidP="000156B8">
            <w:ins w:id="731" w:author="Joycell Sundararaj - Chaucer" w:date="2026-09-30T12:00:00Z" w16du:dateUtc="2026-09-30T11:00:00Z">
              <w:r w:rsidRPr="00067323">
                <w:rPr>
                  <w:sz w:val="20"/>
                  <w:szCs w:val="20"/>
                </w:rPr>
                <w:t>Use Entra ID groups for organisational ownership and separate subscriptions per consuming application. Avoid local APIM users.</w:t>
              </w:r>
            </w:ins>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18207CD1" w:rsidR="002D25EA" w:rsidRDefault="00285BEF" w:rsidP="000156B8">
            <w:ins w:id="732" w:author="Joycell Sundararaj - Chaucer" w:date="2026-09-30T12:00:00Z" w16du:dateUtc="2026-09-30T11:00:00Z">
              <w:r w:rsidRPr="00285BEF">
                <w:rPr>
                  <w:sz w:val="20"/>
                  <w:szCs w:val="20"/>
                </w:rPr>
                <w:t>How consumers discover, subscribe to and test APIs</w:t>
              </w:r>
            </w:ins>
          </w:p>
        </w:tc>
        <w:tc>
          <w:tcPr>
            <w:tcW w:w="3900" w:type="dxa"/>
            <w:tcMar>
              <w:top w:w="70" w:type="dxa"/>
              <w:left w:w="100" w:type="dxa"/>
              <w:bottom w:w="70" w:type="dxa"/>
              <w:right w:w="100" w:type="dxa"/>
            </w:tcMar>
          </w:tcPr>
          <w:p w14:paraId="3E02C5CD" w14:textId="29E50A98" w:rsidR="002D25EA" w:rsidRDefault="00285BEF" w:rsidP="000156B8">
            <w:ins w:id="733" w:author="Joycell Sundararaj - Chaucer" w:date="2026-09-30T12:00:00Z" w16du:dateUtc="2026-09-30T11:00:00Z">
              <w:r w:rsidRPr="00285BEF">
                <w:rPr>
                  <w:sz w:val="20"/>
                  <w:szCs w:val="20"/>
                </w:rPr>
                <w:t>Enable SSO, disable self-registration and expose APIs through a governed product catalogue with controlled visibility.</w:t>
              </w:r>
            </w:ins>
          </w:p>
        </w:tc>
      </w:tr>
    </w:tbl>
    <w:p w14:paraId="25DAE0E5" w14:textId="77777777" w:rsidR="002D25EA" w:rsidRDefault="002D25EA" w:rsidP="002D25EA">
      <w:pPr>
        <w:spacing w:after="60"/>
      </w:pPr>
    </w:p>
    <w:p w14:paraId="210DA561" w14:textId="5A1E8A3E" w:rsidR="0046006F" w:rsidRPr="00FA1CF1" w:rsidRDefault="007B662B">
      <w:pPr>
        <w:spacing w:before="120" w:after="80"/>
        <w:rPr>
          <w:sz w:val="20"/>
          <w:szCs w:val="20"/>
        </w:rPr>
      </w:pPr>
      <w:ins w:id="734" w:author="Joycell Sundararaj - Chaucer" w:date="2026-09-30T12:01:00Z" w16du:dateUtc="2026-09-30T11:01:00Z">
        <w:r w:rsidRPr="007B662B">
          <w:rPr>
            <w:sz w:val="20"/>
            <w:szCs w:val="20"/>
          </w:rPr>
          <w:lastRenderedPageBreak/>
          <w:t>The diagram below illustrates the APIM governance hierarchy and access model. APIs are grouped into products, consumers are authorised through subscriptions, and access is governed through Microsoft Entra ID groups and RBAC controls.</w:t>
        </w:r>
      </w:ins>
      <w:r w:rsidR="000156B8" w:rsidRPr="00FA1CF1">
        <w:rPr>
          <w:sz w:val="20"/>
          <w:szCs w:val="20"/>
        </w:rPr>
        <w:t>.</w:t>
      </w:r>
    </w:p>
    <w:p w14:paraId="58F279A5" w14:textId="77777777" w:rsidR="002D25EA" w:rsidRDefault="002D25EA" w:rsidP="002D25EA">
      <w:pPr>
        <w:spacing w:before="80" w:after="120"/>
        <w:jc w:val="center"/>
      </w:pPr>
      <w:commentRangeStart w:id="735"/>
      <w:commentRangeStart w:id="736"/>
      <w:r>
        <w:rPr>
          <w:noProof/>
        </w:rPr>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3448050"/>
                    </a:xfrm>
                    <a:prstGeom prst="rect">
                      <a:avLst/>
                    </a:prstGeom>
                  </pic:spPr>
                </pic:pic>
              </a:graphicData>
            </a:graphic>
          </wp:inline>
        </w:drawing>
      </w:r>
      <w:commentRangeEnd w:id="735"/>
      <w:r w:rsidR="00B824A4">
        <w:rPr>
          <w:rStyle w:val="CommentReference"/>
          <w:sz w:val="21"/>
          <w:szCs w:val="21"/>
        </w:rPr>
        <w:commentReference w:id="735"/>
      </w:r>
      <w:commentRangeEnd w:id="736"/>
      <w:r w:rsidR="00EF0C12">
        <w:rPr>
          <w:rStyle w:val="CommentReference"/>
          <w:sz w:val="21"/>
          <w:szCs w:val="21"/>
        </w:rPr>
        <w:commentReference w:id="736"/>
      </w:r>
    </w:p>
    <w:p w14:paraId="6931A194" w14:textId="77777777" w:rsidR="002D25EA" w:rsidRDefault="002D25EA" w:rsidP="002D25EA">
      <w:pPr>
        <w:spacing w:after="180"/>
        <w:jc w:val="center"/>
      </w:pPr>
      <w:bookmarkStart w:id="737" w:name="_Figure_18"/>
      <w:r>
        <w:rPr>
          <w:i/>
          <w:iCs/>
          <w:color w:val="666666"/>
          <w:sz w:val="18"/>
          <w:szCs w:val="18"/>
        </w:rPr>
        <w:t>Figure 18: Recommended workspace, product, subscription, and group structure</w:t>
      </w:r>
      <w:bookmarkEnd w:id="737"/>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6321E3F6" w:rsidR="002D25EA" w:rsidRPr="004D5371" w:rsidRDefault="001E0DC7">
      <w:pPr>
        <w:pStyle w:val="ListParagraph"/>
        <w:numPr>
          <w:ilvl w:val="0"/>
          <w:numId w:val="1"/>
        </w:numPr>
        <w:spacing w:after="70"/>
        <w:rPr>
          <w:sz w:val="20"/>
          <w:szCs w:val="20"/>
        </w:rPr>
      </w:pPr>
      <w:ins w:id="738" w:author="Joycell Sundararaj - Chaucer" w:date="2026-09-30T12:05:00Z" w16du:dateUtc="2026-09-30T11:05:00Z">
        <w:r w:rsidRPr="001E0DC7">
          <w:rPr>
            <w:sz w:val="20"/>
            <w:szCs w:val="20"/>
          </w:rPr>
          <w:t>Products group related APIs and define access, subscription and policy boundaries for a consumer class.</w:t>
        </w:r>
      </w:ins>
      <w:del w:id="739" w:author="Joycell Sundararaj - Chaucer" w:date="2026-09-30T12:05:00Z" w16du:dateUtc="2026-09-30T11:05:00Z">
        <w:r w:rsidR="002D25EA" w:rsidRPr="004D5371" w:rsidDel="001E0DC7">
          <w:rPr>
            <w:sz w:val="20"/>
            <w:szCs w:val="20"/>
          </w:rPr>
          <w:delText>Products group related APIs and carry the access rule for that group, for example an External Broker product bundling every API a broker may call</w:delText>
        </w:r>
      </w:del>
      <w:r w:rsidR="002D25EA" w:rsidRPr="004D5371">
        <w:rPr>
          <w:sz w:val="20"/>
          <w:szCs w:val="20"/>
        </w:rPr>
        <w:t>.</w:t>
      </w:r>
    </w:p>
    <w:p w14:paraId="7CD2F857" w14:textId="266743AB" w:rsidR="002D25EA" w:rsidRPr="004D5371" w:rsidRDefault="00001C43">
      <w:pPr>
        <w:pStyle w:val="ListParagraph"/>
        <w:numPr>
          <w:ilvl w:val="0"/>
          <w:numId w:val="1"/>
        </w:numPr>
        <w:spacing w:after="70"/>
        <w:rPr>
          <w:sz w:val="20"/>
          <w:szCs w:val="20"/>
        </w:rPr>
      </w:pPr>
      <w:ins w:id="740" w:author="Joycell Sundararaj - Chaucer" w:date="2026-09-30T12:06:00Z" w16du:dateUtc="2026-09-30T11:06:00Z">
        <w:r w:rsidRPr="00001C43">
          <w:rPr>
            <w:sz w:val="20"/>
            <w:szCs w:val="20"/>
          </w:rPr>
          <w:t>Subscriptions are issued per consuming application or partner, allowing access to be managed, rotated or revoked independently.</w:t>
        </w:r>
      </w:ins>
      <w:del w:id="741" w:author="Joycell Sundararaj - Chaucer" w:date="2026-09-30T12:06:00Z" w16du:dateUtc="2026-09-30T11:06:00Z">
        <w:r w:rsidR="002D25EA" w:rsidRPr="004D5371" w:rsidDel="00001C43">
          <w:rPr>
            <w:sz w:val="20"/>
            <w:szCs w:val="20"/>
          </w:rPr>
          <w:delText>Subscriptions are individual keys issued per consuming application or partner, so one consumer's access can be revoked without affecting anyone else</w:delText>
        </w:r>
      </w:del>
      <w:r w:rsidR="002D25EA" w:rsidRPr="004D5371">
        <w:rPr>
          <w:sz w:val="20"/>
          <w:szCs w:val="20"/>
        </w:rPr>
        <w:t>.</w:t>
      </w:r>
    </w:p>
    <w:p w14:paraId="448E16A5" w14:textId="451D2007" w:rsidR="002D25EA" w:rsidRPr="004D5371" w:rsidRDefault="003E2AB1">
      <w:pPr>
        <w:pStyle w:val="ListParagraph"/>
        <w:numPr>
          <w:ilvl w:val="0"/>
          <w:numId w:val="1"/>
        </w:numPr>
        <w:spacing w:after="70"/>
        <w:rPr>
          <w:sz w:val="20"/>
          <w:szCs w:val="20"/>
        </w:rPr>
      </w:pPr>
      <w:ins w:id="742" w:author="Joycell Sundararaj - Chaucer" w:date="2026-09-30T12:06:00Z" w16du:dateUtc="2026-09-30T11:06:00Z">
        <w:r w:rsidRPr="003E2AB1">
          <w:rPr>
            <w:sz w:val="20"/>
            <w:szCs w:val="20"/>
          </w:rPr>
          <w:t>Groups map to Microsoft Entra ID groups and control visibility and access to APIs and products</w:t>
        </w:r>
      </w:ins>
      <w:del w:id="743" w:author="Joycell Sundararaj - Chaucer" w:date="2026-09-30T12:06:00Z" w16du:dateUtc="2026-09-30T11:06:00Z">
        <w:r w:rsidR="002D25EA" w:rsidRPr="004D5371" w:rsidDel="003E2AB1">
          <w:rPr>
            <w:sz w:val="20"/>
            <w:szCs w:val="20"/>
          </w:rPr>
          <w:delText>Groups map to Entra ID, never to local APIM accounts, so a broker's technical team or the platform administrators are each represented by one Entra ID group</w:delText>
        </w:r>
      </w:del>
      <w:r w:rsidR="002D25EA" w:rsidRPr="004D5371">
        <w:rPr>
          <w:sz w:val="20"/>
          <w:szCs w:val="20"/>
        </w:rPr>
        <w:t>.</w:t>
      </w:r>
    </w:p>
    <w:p w14:paraId="1A07874B" w14:textId="6224F24E" w:rsidR="002D25EA" w:rsidRPr="004D5371" w:rsidRDefault="003E2AB1">
      <w:pPr>
        <w:pStyle w:val="ListParagraph"/>
        <w:numPr>
          <w:ilvl w:val="0"/>
          <w:numId w:val="1"/>
        </w:numPr>
        <w:spacing w:after="70"/>
        <w:rPr>
          <w:sz w:val="20"/>
          <w:szCs w:val="20"/>
        </w:rPr>
      </w:pPr>
      <w:ins w:id="744" w:author="Joycell Sundararaj - Chaucer" w:date="2026-09-30T12:06:00Z" w16du:dateUtc="2026-09-30T11:06:00Z">
        <w:r w:rsidRPr="003E2AB1">
          <w:rPr>
            <w:sz w:val="20"/>
            <w:szCs w:val="20"/>
          </w:rPr>
          <w:t>Users are authenticated through Microsoft Entra ID. APIM access is governed through group membership and the organisation's existing identity lifecycle processes.</w:t>
        </w:r>
      </w:ins>
      <w:del w:id="745" w:author="Joycell Sundararaj - Chaucer" w:date="2026-09-30T12:06:00Z" w16du:dateUtc="2026-09-30T11:06:00Z">
        <w:r w:rsidR="002D25EA" w:rsidRPr="004D5371" w:rsidDel="003E2AB1">
          <w:rPr>
            <w:sz w:val="20"/>
            <w:szCs w:val="20"/>
          </w:rPr>
          <w:delText>Users are never created directly inside APIM; access always flows from an Entra ID identity through a group, so the Organization’s existing joiner-mover-leaver process keeps APIM access correct automatically</w:delText>
        </w:r>
      </w:del>
      <w:r w:rsidR="002D25EA" w:rsidRPr="004D5371">
        <w:rPr>
          <w:sz w:val="20"/>
          <w:szCs w:val="20"/>
        </w:rPr>
        <w:t>.</w:t>
      </w:r>
    </w:p>
    <w:tbl>
      <w:tblPr>
        <w:tblStyle w:val="TableGrid"/>
        <w:tblW w:w="0" w:type="auto"/>
        <w:tblLook w:val="04A0" w:firstRow="1" w:lastRow="0" w:firstColumn="1" w:lastColumn="0" w:noHBand="0" w:noVBand="1"/>
        <w:tblPrChange w:id="746" w:author="Joycell Sundararaj - Chaucer" w:date="2026-09-30T12:07:00Z" w16du:dateUtc="2026-09-30T11:07:00Z">
          <w:tblPr>
            <w:tblStyle w:val="TableGrid"/>
            <w:tblW w:w="0" w:type="auto"/>
            <w:tblLook w:val="04A0" w:firstRow="1" w:lastRow="0" w:firstColumn="1" w:lastColumn="0" w:noHBand="0" w:noVBand="1"/>
          </w:tblPr>
        </w:tblPrChange>
      </w:tblPr>
      <w:tblGrid>
        <w:gridCol w:w="1998"/>
        <w:gridCol w:w="4050"/>
        <w:gridCol w:w="2968"/>
        <w:tblGridChange w:id="747">
          <w:tblGrid>
            <w:gridCol w:w="1998"/>
            <w:gridCol w:w="4050"/>
            <w:gridCol w:w="2968"/>
          </w:tblGrid>
        </w:tblGridChange>
      </w:tblGrid>
      <w:tr w:rsidR="00BB667D" w14:paraId="2E3B0969" w14:textId="77777777" w:rsidTr="0001054B">
        <w:tc>
          <w:tcPr>
            <w:tcW w:w="1998" w:type="dxa"/>
            <w:tcBorders>
              <w:bottom w:val="single" w:sz="12" w:space="0" w:color="1A2B56" w:themeColor="accent1"/>
            </w:tcBorders>
            <w:shd w:val="clear" w:color="auto" w:fill="C1CDEC" w:themeFill="accent1" w:themeFillTint="33"/>
            <w:tcPrChange w:id="748" w:author="Joycell Sundararaj - Chaucer" w:date="2026-09-30T12:07:00Z" w16du:dateUtc="2026-09-30T11:07:00Z">
              <w:tcPr>
                <w:tcW w:w="2160" w:type="dxa"/>
                <w:tcBorders>
                  <w:bottom w:val="single" w:sz="12" w:space="0" w:color="1A2B56" w:themeColor="accent1"/>
                </w:tcBorders>
                <w:shd w:val="clear" w:color="auto" w:fill="C1CDEC" w:themeFill="accent1" w:themeFillTint="33"/>
              </w:tcPr>
            </w:tcPrChange>
          </w:tcPr>
          <w:p w14:paraId="716FA093"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Governance Construct</w:t>
            </w:r>
          </w:p>
        </w:tc>
        <w:tc>
          <w:tcPr>
            <w:tcW w:w="4050" w:type="dxa"/>
            <w:tcBorders>
              <w:bottom w:val="single" w:sz="12" w:space="0" w:color="1A2B56" w:themeColor="accent1"/>
            </w:tcBorders>
            <w:shd w:val="clear" w:color="auto" w:fill="C1CDEC" w:themeFill="accent1" w:themeFillTint="33"/>
            <w:tcPrChange w:id="749" w:author="Joycell Sundararaj - Chaucer" w:date="2026-09-30T12:07:00Z" w16du:dateUtc="2026-09-30T11:07:00Z">
              <w:tcPr>
                <w:tcW w:w="4608" w:type="dxa"/>
                <w:tcBorders>
                  <w:bottom w:val="single" w:sz="12" w:space="0" w:color="1A2B56" w:themeColor="accent1"/>
                </w:tcBorders>
                <w:shd w:val="clear" w:color="auto" w:fill="C1CDEC" w:themeFill="accent1" w:themeFillTint="33"/>
              </w:tcPr>
            </w:tcPrChange>
          </w:tcPr>
          <w:p w14:paraId="62702175" w14:textId="2877DCB4"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Core Purpose &amp; Architectural Behaviour</w:t>
            </w:r>
          </w:p>
        </w:tc>
        <w:tc>
          <w:tcPr>
            <w:tcW w:w="2968" w:type="dxa"/>
            <w:tcBorders>
              <w:bottom w:val="single" w:sz="12" w:space="0" w:color="1A2B56" w:themeColor="accent1"/>
            </w:tcBorders>
            <w:shd w:val="clear" w:color="auto" w:fill="C1CDEC" w:themeFill="accent1" w:themeFillTint="33"/>
            <w:tcPrChange w:id="750" w:author="Joycell Sundararaj - Chaucer" w:date="2026-09-30T12:07:00Z" w16du:dateUtc="2026-09-30T11:07:00Z">
              <w:tcPr>
                <w:tcW w:w="3312" w:type="dxa"/>
                <w:tcBorders>
                  <w:bottom w:val="single" w:sz="12" w:space="0" w:color="1A2B56" w:themeColor="accent1"/>
                </w:tcBorders>
                <w:shd w:val="clear" w:color="auto" w:fill="C1CDEC" w:themeFill="accent1" w:themeFillTint="33"/>
              </w:tcPr>
            </w:tcPrChange>
          </w:tcPr>
          <w:p w14:paraId="02C081AA" w14:textId="77777777" w:rsidR="00BB667D" w:rsidRPr="00BB667D" w:rsidRDefault="00BB667D">
            <w:pPr>
              <w:rPr>
                <w:rFonts w:asciiTheme="minorHAnsi" w:hAnsiTheme="minorHAnsi"/>
                <w:color w:val="000000" w:themeColor="text1"/>
              </w:rPr>
            </w:pPr>
            <w:r w:rsidRPr="00BB667D">
              <w:rPr>
                <w:rFonts w:asciiTheme="minorHAnsi" w:hAnsiTheme="minorHAnsi"/>
                <w:b/>
                <w:color w:val="000000" w:themeColor="text1"/>
                <w:sz w:val="20"/>
              </w:rPr>
              <w:t>Key Governance Rule &amp; Enforcement</w:t>
            </w:r>
          </w:p>
        </w:tc>
      </w:tr>
      <w:tr w:rsidR="00BB667D" w14:paraId="1AAD890F" w14:textId="77777777" w:rsidTr="0001054B">
        <w:tc>
          <w:tcPr>
            <w:tcW w:w="1998" w:type="dxa"/>
            <w:tcBorders>
              <w:top w:val="single" w:sz="12" w:space="0" w:color="1A2B56" w:themeColor="accent1"/>
            </w:tcBorders>
            <w:tcPrChange w:id="751" w:author="Joycell Sundararaj - Chaucer" w:date="2026-09-30T12:07:00Z" w16du:dateUtc="2026-09-30T11:07:00Z">
              <w:tcPr>
                <w:tcW w:w="2160" w:type="dxa"/>
                <w:tcBorders>
                  <w:top w:val="single" w:sz="12" w:space="0" w:color="1A2B56" w:themeColor="accent1"/>
                </w:tcBorders>
              </w:tcPr>
            </w:tcPrChange>
          </w:tcPr>
          <w:p w14:paraId="29E4D2E5" w14:textId="77777777" w:rsidR="00BB667D" w:rsidRPr="00BB667D" w:rsidRDefault="00BB667D">
            <w:pPr>
              <w:rPr>
                <w:kern w:val="0"/>
                <w:sz w:val="20"/>
                <w:szCs w:val="20"/>
                <w14:ligatures w14:val="none"/>
              </w:rPr>
            </w:pPr>
            <w:r w:rsidRPr="00BB667D">
              <w:rPr>
                <w:kern w:val="0"/>
                <w:sz w:val="20"/>
                <w:szCs w:val="20"/>
                <w14:ligatures w14:val="none"/>
              </w:rPr>
              <w:t>Backends</w:t>
            </w:r>
          </w:p>
        </w:tc>
        <w:tc>
          <w:tcPr>
            <w:tcW w:w="4050" w:type="dxa"/>
            <w:tcBorders>
              <w:top w:val="single" w:sz="12" w:space="0" w:color="1A2B56" w:themeColor="accent1"/>
            </w:tcBorders>
            <w:tcPrChange w:id="752" w:author="Joycell Sundararaj - Chaucer" w:date="2026-09-30T12:07:00Z" w16du:dateUtc="2026-09-30T11:07:00Z">
              <w:tcPr>
                <w:tcW w:w="4608" w:type="dxa"/>
                <w:tcBorders>
                  <w:top w:val="single" w:sz="12" w:space="0" w:color="1A2B56" w:themeColor="accent1"/>
                </w:tcBorders>
              </w:tcPr>
            </w:tcPrChange>
          </w:tcPr>
          <w:p w14:paraId="4A7B6C30" w14:textId="77777777" w:rsidR="00BB667D" w:rsidRPr="00BB667D" w:rsidRDefault="00BB667D">
            <w:pPr>
              <w:rPr>
                <w:kern w:val="0"/>
                <w:sz w:val="20"/>
                <w:szCs w:val="20"/>
                <w14:ligatures w14:val="none"/>
              </w:rPr>
            </w:pPr>
            <w:r w:rsidRPr="00BB667D">
              <w:rPr>
                <w:kern w:val="0"/>
                <w:sz w:val="20"/>
                <w:szCs w:val="20"/>
                <w14:ligatures w14:val="none"/>
              </w:rPr>
              <w:t>Abstracts downstream target URLs and centralizes runtime resilience rules (circuit breaking, load balancing, retries).</w:t>
            </w:r>
          </w:p>
        </w:tc>
        <w:tc>
          <w:tcPr>
            <w:tcW w:w="2968" w:type="dxa"/>
            <w:tcBorders>
              <w:top w:val="single" w:sz="12" w:space="0" w:color="1A2B56" w:themeColor="accent1"/>
            </w:tcBorders>
            <w:tcPrChange w:id="753" w:author="Joycell Sundararaj - Chaucer" w:date="2026-09-30T12:07:00Z" w16du:dateUtc="2026-09-30T11:07:00Z">
              <w:tcPr>
                <w:tcW w:w="3312" w:type="dxa"/>
                <w:tcBorders>
                  <w:top w:val="single" w:sz="12" w:space="0" w:color="1A2B56" w:themeColor="accent1"/>
                </w:tcBorders>
              </w:tcPr>
            </w:tcPrChange>
          </w:tcPr>
          <w:p w14:paraId="7BF254D6" w14:textId="77777777" w:rsidR="00BB667D" w:rsidRPr="00BB667D" w:rsidRDefault="00BB667D">
            <w:pPr>
              <w:rPr>
                <w:kern w:val="0"/>
                <w:sz w:val="20"/>
                <w:szCs w:val="20"/>
                <w14:ligatures w14:val="none"/>
              </w:rPr>
            </w:pPr>
            <w:r w:rsidRPr="00BB667D">
              <w:rPr>
                <w:kern w:val="0"/>
                <w:sz w:val="20"/>
                <w:szCs w:val="20"/>
                <w14:ligatures w14:val="none"/>
              </w:rPr>
              <w:t>Target URLs and health check policies are managed centrally outside individual API definitions.</w:t>
            </w:r>
          </w:p>
        </w:tc>
      </w:tr>
      <w:tr w:rsidR="00BB667D" w14:paraId="35DBB414" w14:textId="77777777" w:rsidTr="0001054B">
        <w:tc>
          <w:tcPr>
            <w:tcW w:w="1998" w:type="dxa"/>
            <w:tcPrChange w:id="754" w:author="Joycell Sundararaj - Chaucer" w:date="2026-09-30T12:07:00Z" w16du:dateUtc="2026-09-30T11:07:00Z">
              <w:tcPr>
                <w:tcW w:w="2160" w:type="dxa"/>
              </w:tcPr>
            </w:tcPrChange>
          </w:tcPr>
          <w:p w14:paraId="0E6FCCE9" w14:textId="77777777" w:rsidR="00BB667D" w:rsidRPr="00BB667D" w:rsidRDefault="00BB667D">
            <w:pPr>
              <w:rPr>
                <w:kern w:val="0"/>
                <w:sz w:val="20"/>
                <w:szCs w:val="20"/>
                <w14:ligatures w14:val="none"/>
              </w:rPr>
            </w:pPr>
            <w:r w:rsidRPr="00BB667D">
              <w:rPr>
                <w:kern w:val="0"/>
                <w:sz w:val="20"/>
                <w:szCs w:val="20"/>
                <w14:ligatures w14:val="none"/>
              </w:rPr>
              <w:t>Named Values</w:t>
            </w:r>
          </w:p>
        </w:tc>
        <w:tc>
          <w:tcPr>
            <w:tcW w:w="4050" w:type="dxa"/>
            <w:tcPrChange w:id="755" w:author="Joycell Sundararaj - Chaucer" w:date="2026-09-30T12:07:00Z" w16du:dateUtc="2026-09-30T11:07:00Z">
              <w:tcPr>
                <w:tcW w:w="4608" w:type="dxa"/>
              </w:tcPr>
            </w:tcPrChange>
          </w:tcPr>
          <w:p w14:paraId="7214AC8E" w14:textId="77777777" w:rsidR="00BB667D" w:rsidRPr="00BB667D" w:rsidRDefault="00BB667D">
            <w:pPr>
              <w:rPr>
                <w:kern w:val="0"/>
                <w:sz w:val="20"/>
                <w:szCs w:val="20"/>
                <w14:ligatures w14:val="none"/>
              </w:rPr>
            </w:pPr>
            <w:r w:rsidRPr="00BB667D">
              <w:rPr>
                <w:kern w:val="0"/>
                <w:sz w:val="20"/>
                <w:szCs w:val="20"/>
                <w14:ligatures w14:val="none"/>
              </w:rPr>
              <w:t>Provides APIM's key-value store for plain settings (URLs, limits) and Key Vault-backed secret references.</w:t>
            </w:r>
          </w:p>
        </w:tc>
        <w:tc>
          <w:tcPr>
            <w:tcW w:w="2968" w:type="dxa"/>
            <w:tcPrChange w:id="756" w:author="Joycell Sundararaj - Chaucer" w:date="2026-09-30T12:07:00Z" w16du:dateUtc="2026-09-30T11:07:00Z">
              <w:tcPr>
                <w:tcW w:w="3312" w:type="dxa"/>
              </w:tcPr>
            </w:tcPrChange>
          </w:tcPr>
          <w:p w14:paraId="1E2CC058" w14:textId="77777777" w:rsidR="00BB667D" w:rsidRPr="00BB667D" w:rsidRDefault="00BB667D">
            <w:pPr>
              <w:rPr>
                <w:kern w:val="0"/>
                <w:sz w:val="20"/>
                <w:szCs w:val="20"/>
                <w14:ligatures w14:val="none"/>
              </w:rPr>
            </w:pPr>
            <w:r w:rsidRPr="00BB667D">
              <w:rPr>
                <w:kern w:val="0"/>
                <w:sz w:val="20"/>
                <w:szCs w:val="20"/>
                <w14:ligatures w14:val="none"/>
              </w:rPr>
              <w:t>Zero secrets hard-coded in policies. All secrets use Key Vault integration and are version-controlled via APIOps.</w:t>
            </w:r>
          </w:p>
        </w:tc>
      </w:tr>
      <w:tr w:rsidR="00BB667D" w14:paraId="0E2260B0" w14:textId="77777777" w:rsidTr="0001054B">
        <w:tc>
          <w:tcPr>
            <w:tcW w:w="1998" w:type="dxa"/>
            <w:tcPrChange w:id="757" w:author="Joycell Sundararaj - Chaucer" w:date="2026-09-30T12:07:00Z" w16du:dateUtc="2026-09-30T11:07:00Z">
              <w:tcPr>
                <w:tcW w:w="2160" w:type="dxa"/>
              </w:tcPr>
            </w:tcPrChange>
          </w:tcPr>
          <w:p w14:paraId="48984160" w14:textId="77777777" w:rsidR="00BB667D" w:rsidRPr="00BB667D" w:rsidRDefault="00BB667D">
            <w:pPr>
              <w:rPr>
                <w:kern w:val="0"/>
                <w:sz w:val="20"/>
                <w:szCs w:val="20"/>
                <w14:ligatures w14:val="none"/>
              </w:rPr>
            </w:pPr>
            <w:r w:rsidRPr="00BB667D">
              <w:rPr>
                <w:kern w:val="0"/>
                <w:sz w:val="20"/>
                <w:szCs w:val="20"/>
                <w14:ligatures w14:val="none"/>
              </w:rPr>
              <w:t>Policies</w:t>
            </w:r>
          </w:p>
        </w:tc>
        <w:tc>
          <w:tcPr>
            <w:tcW w:w="4050" w:type="dxa"/>
            <w:tcPrChange w:id="758" w:author="Joycell Sundararaj - Chaucer" w:date="2026-09-30T12:07:00Z" w16du:dateUtc="2026-09-30T11:07:00Z">
              <w:tcPr>
                <w:tcW w:w="4608" w:type="dxa"/>
              </w:tcPr>
            </w:tcPrChange>
          </w:tcPr>
          <w:p w14:paraId="1410DF1D" w14:textId="77777777" w:rsidR="00BB667D" w:rsidRPr="00BB667D" w:rsidRDefault="00BB667D">
            <w:pPr>
              <w:rPr>
                <w:kern w:val="0"/>
                <w:sz w:val="20"/>
                <w:szCs w:val="20"/>
                <w14:ligatures w14:val="none"/>
              </w:rPr>
            </w:pPr>
            <w:r w:rsidRPr="00BB667D">
              <w:rPr>
                <w:kern w:val="0"/>
                <w:sz w:val="20"/>
                <w:szCs w:val="20"/>
                <w14:ligatures w14:val="none"/>
              </w:rPr>
              <w:t>Enforces execution logic, transformations, authentication, and rate limits at global, product, or API scopes.</w:t>
            </w:r>
          </w:p>
        </w:tc>
        <w:tc>
          <w:tcPr>
            <w:tcW w:w="2968" w:type="dxa"/>
            <w:tcPrChange w:id="759" w:author="Joycell Sundararaj - Chaucer" w:date="2026-09-30T12:07:00Z" w16du:dateUtc="2026-09-30T11:07:00Z">
              <w:tcPr>
                <w:tcW w:w="3312" w:type="dxa"/>
              </w:tcPr>
            </w:tcPrChange>
          </w:tcPr>
          <w:p w14:paraId="664C09D7" w14:textId="77777777" w:rsidR="00BB667D" w:rsidRPr="00BB667D" w:rsidRDefault="00BB667D">
            <w:pPr>
              <w:rPr>
                <w:kern w:val="0"/>
                <w:sz w:val="20"/>
                <w:szCs w:val="20"/>
                <w14:ligatures w14:val="none"/>
              </w:rPr>
            </w:pPr>
            <w:r w:rsidRPr="00BB667D">
              <w:rPr>
                <w:kern w:val="0"/>
                <w:sz w:val="20"/>
                <w:szCs w:val="20"/>
                <w14:ligatures w14:val="none"/>
              </w:rPr>
              <w:t xml:space="preserve">Policies reference Named Values for config; product-level </w:t>
            </w:r>
            <w:r w:rsidRPr="00BB667D">
              <w:rPr>
                <w:kern w:val="0"/>
                <w:sz w:val="20"/>
                <w:szCs w:val="20"/>
                <w14:ligatures w14:val="none"/>
              </w:rPr>
              <w:lastRenderedPageBreak/>
              <w:t>policies enforce class-wide rules once.</w:t>
            </w:r>
          </w:p>
        </w:tc>
      </w:tr>
      <w:tr w:rsidR="00BB667D" w14:paraId="6046063C" w14:textId="77777777" w:rsidTr="0001054B">
        <w:tc>
          <w:tcPr>
            <w:tcW w:w="1998" w:type="dxa"/>
            <w:tcPrChange w:id="760" w:author="Joycell Sundararaj - Chaucer" w:date="2026-09-30T12:07:00Z" w16du:dateUtc="2026-09-30T11:07:00Z">
              <w:tcPr>
                <w:tcW w:w="2160" w:type="dxa"/>
              </w:tcPr>
            </w:tcPrChange>
          </w:tcPr>
          <w:p w14:paraId="57E402C6" w14:textId="77777777" w:rsidR="00BB667D" w:rsidRPr="00BB667D" w:rsidRDefault="00BB667D">
            <w:pPr>
              <w:rPr>
                <w:kern w:val="0"/>
                <w:sz w:val="20"/>
                <w:szCs w:val="20"/>
                <w14:ligatures w14:val="none"/>
              </w:rPr>
            </w:pPr>
            <w:r w:rsidRPr="00BB667D">
              <w:rPr>
                <w:kern w:val="0"/>
                <w:sz w:val="20"/>
                <w:szCs w:val="20"/>
                <w14:ligatures w14:val="none"/>
              </w:rPr>
              <w:lastRenderedPageBreak/>
              <w:t>Products</w:t>
            </w:r>
          </w:p>
        </w:tc>
        <w:tc>
          <w:tcPr>
            <w:tcW w:w="4050" w:type="dxa"/>
            <w:tcPrChange w:id="761" w:author="Joycell Sundararaj - Chaucer" w:date="2026-09-30T12:07:00Z" w16du:dateUtc="2026-09-30T11:07:00Z">
              <w:tcPr>
                <w:tcW w:w="4608" w:type="dxa"/>
              </w:tcPr>
            </w:tcPrChange>
          </w:tcPr>
          <w:p w14:paraId="614B40AB" w14:textId="7101F294" w:rsidR="00BB667D" w:rsidRPr="00BB667D" w:rsidRDefault="00A66D9D">
            <w:pPr>
              <w:rPr>
                <w:kern w:val="0"/>
                <w:sz w:val="20"/>
                <w:szCs w:val="20"/>
                <w14:ligatures w14:val="none"/>
              </w:rPr>
            </w:pPr>
            <w:ins w:id="762" w:author="Joycell Sundararaj - Chaucer" w:date="2026-09-30T12:07:00Z" w16du:dateUtc="2026-09-30T11:07:00Z">
              <w:r w:rsidRPr="00A66D9D">
                <w:rPr>
                  <w:kern w:val="0"/>
                  <w:sz w:val="20"/>
                  <w:szCs w:val="20"/>
                  <w14:ligatures w14:val="none"/>
                </w:rPr>
                <w:t>Group APIs into consumable offerings with common access and subscription controls.</w:t>
              </w:r>
            </w:ins>
            <w:del w:id="763" w:author="Joycell Sundararaj - Chaucer" w:date="2026-09-30T12:07:00Z" w16du:dateUtc="2026-09-30T11:07:00Z">
              <w:r w:rsidR="00BB667D" w:rsidRPr="00BB667D" w:rsidDel="00A66D9D">
                <w:rPr>
                  <w:kern w:val="0"/>
                  <w:sz w:val="20"/>
                  <w:szCs w:val="20"/>
                  <w14:ligatures w14:val="none"/>
                </w:rPr>
                <w:delText>Bundles one or more APIs into a single subscription unit with class-wide rate limits, quotas, and approval models.</w:delText>
              </w:r>
            </w:del>
          </w:p>
        </w:tc>
        <w:tc>
          <w:tcPr>
            <w:tcW w:w="2968" w:type="dxa"/>
            <w:tcPrChange w:id="764" w:author="Joycell Sundararaj - Chaucer" w:date="2026-09-30T12:07:00Z" w16du:dateUtc="2026-09-30T11:07:00Z">
              <w:tcPr>
                <w:tcW w:w="3312" w:type="dxa"/>
              </w:tcPr>
            </w:tcPrChange>
          </w:tcPr>
          <w:p w14:paraId="1EFCB8B0" w14:textId="67912730" w:rsidR="00BB667D" w:rsidRPr="00BB667D" w:rsidRDefault="006B730B">
            <w:pPr>
              <w:rPr>
                <w:kern w:val="0"/>
                <w:sz w:val="20"/>
                <w:szCs w:val="20"/>
                <w14:ligatures w14:val="none"/>
              </w:rPr>
            </w:pPr>
            <w:ins w:id="765" w:author="Joycell Sundararaj - Chaucer" w:date="2026-09-30T12:07:00Z" w16du:dateUtc="2026-09-30T11:07:00Z">
              <w:r w:rsidRPr="006B730B">
                <w:rPr>
                  <w:kern w:val="0"/>
                  <w:sz w:val="20"/>
                  <w:szCs w:val="20"/>
                  <w14:ligatures w14:val="none"/>
                </w:rPr>
                <w:t>Consumers subscribe to products rather than individual APIs.</w:t>
              </w:r>
            </w:ins>
            <w:del w:id="766" w:author="Joycell Sundararaj - Chaucer" w:date="2026-09-30T12:07:00Z" w16du:dateUtc="2026-09-30T11:07:00Z">
              <w:r w:rsidR="00BB667D" w:rsidRPr="00BB667D" w:rsidDel="006B730B">
                <w:rPr>
                  <w:kern w:val="0"/>
                  <w:sz w:val="20"/>
                  <w:szCs w:val="20"/>
                  <w14:ligatures w14:val="none"/>
                </w:rPr>
                <w:delText>Consumers subscribe to Products, never APIs directly. Differentiates internal vs. external consumer tiers.</w:delText>
              </w:r>
            </w:del>
          </w:p>
        </w:tc>
      </w:tr>
      <w:tr w:rsidR="00BB667D" w14:paraId="32513449" w14:textId="77777777" w:rsidTr="0001054B">
        <w:tc>
          <w:tcPr>
            <w:tcW w:w="1998" w:type="dxa"/>
            <w:tcPrChange w:id="767" w:author="Joycell Sundararaj - Chaucer" w:date="2026-09-30T12:07:00Z" w16du:dateUtc="2026-09-30T11:07:00Z">
              <w:tcPr>
                <w:tcW w:w="2160" w:type="dxa"/>
              </w:tcPr>
            </w:tcPrChange>
          </w:tcPr>
          <w:p w14:paraId="796A24E1" w14:textId="77777777" w:rsidR="00BB667D" w:rsidRPr="00BB667D" w:rsidRDefault="00BB667D">
            <w:pPr>
              <w:rPr>
                <w:kern w:val="0"/>
                <w:sz w:val="20"/>
                <w:szCs w:val="20"/>
                <w14:ligatures w14:val="none"/>
              </w:rPr>
            </w:pPr>
            <w:r w:rsidRPr="00BB667D">
              <w:rPr>
                <w:kern w:val="0"/>
                <w:sz w:val="20"/>
                <w:szCs w:val="20"/>
                <w14:ligatures w14:val="none"/>
              </w:rPr>
              <w:t>Groups</w:t>
            </w:r>
          </w:p>
        </w:tc>
        <w:tc>
          <w:tcPr>
            <w:tcW w:w="4050" w:type="dxa"/>
            <w:tcPrChange w:id="768" w:author="Joycell Sundararaj - Chaucer" w:date="2026-09-30T12:07:00Z" w16du:dateUtc="2026-09-30T11:07:00Z">
              <w:tcPr>
                <w:tcW w:w="4608" w:type="dxa"/>
              </w:tcPr>
            </w:tcPrChange>
          </w:tcPr>
          <w:p w14:paraId="7815B9F4" w14:textId="77777777" w:rsidR="00BB667D" w:rsidRPr="00BB667D" w:rsidRDefault="00BB667D">
            <w:pPr>
              <w:rPr>
                <w:kern w:val="0"/>
                <w:sz w:val="20"/>
                <w:szCs w:val="20"/>
                <w14:ligatures w14:val="none"/>
              </w:rPr>
            </w:pPr>
            <w:r w:rsidRPr="00BB667D">
              <w:rPr>
                <w:kern w:val="0"/>
                <w:sz w:val="20"/>
                <w:szCs w:val="20"/>
                <w14:ligatures w14:val="none"/>
              </w:rPr>
              <w:t>Controls visibility and subscription access to Products based on user membership.</w:t>
            </w:r>
          </w:p>
        </w:tc>
        <w:tc>
          <w:tcPr>
            <w:tcW w:w="2968" w:type="dxa"/>
            <w:tcPrChange w:id="769" w:author="Joycell Sundararaj - Chaucer" w:date="2026-09-30T12:07:00Z" w16du:dateUtc="2026-09-30T11:07:00Z">
              <w:tcPr>
                <w:tcW w:w="3312" w:type="dxa"/>
              </w:tcPr>
            </w:tcPrChange>
          </w:tcPr>
          <w:p w14:paraId="748BCD55" w14:textId="77777777" w:rsidR="00BB667D" w:rsidRPr="00BB667D" w:rsidRDefault="00BB667D">
            <w:pPr>
              <w:rPr>
                <w:kern w:val="0"/>
                <w:sz w:val="20"/>
                <w:szCs w:val="20"/>
                <w14:ligatures w14:val="none"/>
              </w:rPr>
            </w:pPr>
            <w:r w:rsidRPr="00BB667D">
              <w:rPr>
                <w:kern w:val="0"/>
                <w:sz w:val="20"/>
                <w:szCs w:val="20"/>
                <w14:ligatures w14:val="none"/>
              </w:rPr>
              <w:t>Custom groups map strictly to Microsoft Entra ID. No local user accounts are created inside APIM.</w:t>
            </w:r>
          </w:p>
        </w:tc>
      </w:tr>
      <w:tr w:rsidR="00BB667D" w14:paraId="0AC1C7EF" w14:textId="77777777" w:rsidTr="0001054B">
        <w:tc>
          <w:tcPr>
            <w:tcW w:w="1998" w:type="dxa"/>
            <w:tcPrChange w:id="770" w:author="Joycell Sundararaj - Chaucer" w:date="2026-09-30T12:07:00Z" w16du:dateUtc="2026-09-30T11:07:00Z">
              <w:tcPr>
                <w:tcW w:w="2160" w:type="dxa"/>
              </w:tcPr>
            </w:tcPrChange>
          </w:tcPr>
          <w:p w14:paraId="704F987A" w14:textId="77777777" w:rsidR="00BB667D" w:rsidRPr="00BB667D" w:rsidRDefault="00BB667D">
            <w:pPr>
              <w:rPr>
                <w:kern w:val="0"/>
                <w:sz w:val="20"/>
                <w:szCs w:val="20"/>
                <w14:ligatures w14:val="none"/>
              </w:rPr>
            </w:pPr>
            <w:r w:rsidRPr="00BB667D">
              <w:rPr>
                <w:kern w:val="0"/>
                <w:sz w:val="20"/>
                <w:szCs w:val="20"/>
                <w14:ligatures w14:val="none"/>
              </w:rPr>
              <w:t>Tags</w:t>
            </w:r>
          </w:p>
        </w:tc>
        <w:tc>
          <w:tcPr>
            <w:tcW w:w="4050" w:type="dxa"/>
            <w:tcPrChange w:id="771" w:author="Joycell Sundararaj - Chaucer" w:date="2026-09-30T12:07:00Z" w16du:dateUtc="2026-09-30T11:07:00Z">
              <w:tcPr>
                <w:tcW w:w="4608" w:type="dxa"/>
              </w:tcPr>
            </w:tcPrChange>
          </w:tcPr>
          <w:p w14:paraId="389976DC" w14:textId="06EACBAE" w:rsidR="00BB667D" w:rsidRPr="00BB667D" w:rsidRDefault="00DB5F99">
            <w:pPr>
              <w:rPr>
                <w:kern w:val="0"/>
                <w:sz w:val="20"/>
                <w:szCs w:val="20"/>
                <w14:ligatures w14:val="none"/>
              </w:rPr>
            </w:pPr>
            <w:ins w:id="772" w:author="Joycell Sundararaj - Chaucer" w:date="2026-09-30T12:08:00Z" w16du:dateUtc="2026-09-30T11:08:00Z">
              <w:r w:rsidRPr="00DB5F99">
                <w:rPr>
                  <w:kern w:val="0"/>
                  <w:sz w:val="20"/>
                  <w:szCs w:val="20"/>
                  <w14:ligatures w14:val="none"/>
                </w:rPr>
                <w:t>Provide categorisation, discovery and reporting metadata.</w:t>
              </w:r>
            </w:ins>
            <w:del w:id="773" w:author="Joycell Sundararaj - Chaucer" w:date="2026-09-30T12:08:00Z" w16du:dateUtc="2026-09-30T11:08:00Z">
              <w:r w:rsidR="00BB667D" w:rsidRPr="00BB667D" w:rsidDel="00DB5F99">
                <w:rPr>
                  <w:kern w:val="0"/>
                  <w:sz w:val="20"/>
                  <w:szCs w:val="20"/>
                  <w14:ligatures w14:val="none"/>
                </w:rPr>
                <w:delText>Free-form metadata labels applied to APIs and Products to drive catalog discovery and estate reporting.</w:delText>
              </w:r>
            </w:del>
          </w:p>
        </w:tc>
        <w:tc>
          <w:tcPr>
            <w:tcW w:w="2968" w:type="dxa"/>
            <w:tcPrChange w:id="774" w:author="Joycell Sundararaj - Chaucer" w:date="2026-09-30T12:07:00Z" w16du:dateUtc="2026-09-30T11:07:00Z">
              <w:tcPr>
                <w:tcW w:w="3312" w:type="dxa"/>
              </w:tcPr>
            </w:tcPrChange>
          </w:tcPr>
          <w:p w14:paraId="7271972F" w14:textId="564A0A45" w:rsidR="00BB667D" w:rsidRPr="00BB667D" w:rsidRDefault="00B5520E">
            <w:pPr>
              <w:rPr>
                <w:kern w:val="0"/>
                <w:sz w:val="20"/>
                <w:szCs w:val="20"/>
                <w14:ligatures w14:val="none"/>
              </w:rPr>
            </w:pPr>
            <w:ins w:id="775" w:author="Joycell Sundararaj - Chaucer" w:date="2026-09-30T12:08:00Z" w16du:dateUtc="2026-09-30T11:08:00Z">
              <w:r w:rsidRPr="00B5520E">
                <w:rPr>
                  <w:kern w:val="0"/>
                  <w:sz w:val="20"/>
                  <w:szCs w:val="20"/>
                  <w14:ligatures w14:val="none"/>
                </w:rPr>
                <w:t>Tags support discovery and governance only and do not influence runtime behaviour.</w:t>
              </w:r>
            </w:ins>
            <w:del w:id="776" w:author="Joycell Sundararaj - Chaucer" w:date="2026-09-30T12:08:00Z" w16du:dateUtc="2026-09-30T11:08:00Z">
              <w:r w:rsidR="00BB667D" w:rsidRPr="00BB667D" w:rsidDel="00B5520E">
                <w:rPr>
                  <w:kern w:val="0"/>
                  <w:sz w:val="20"/>
                  <w:szCs w:val="20"/>
                  <w14:ligatures w14:val="none"/>
                </w:rPr>
                <w:delText>Tags provide discoverability only, not runtime control. Governed by a agreed taxonomy (Domain, Sensitivity).</w:delText>
              </w:r>
            </w:del>
          </w:p>
        </w:tc>
      </w:tr>
      <w:tr w:rsidR="00BB667D" w:rsidDel="0001054B" w14:paraId="0ACBC7A1" w14:textId="785B38B5" w:rsidTr="0001054B">
        <w:trPr>
          <w:del w:id="777" w:author="Joycell Sundararaj - Chaucer" w:date="2026-09-30T12:07:00Z"/>
        </w:trPr>
        <w:tc>
          <w:tcPr>
            <w:tcW w:w="1998" w:type="dxa"/>
            <w:tcPrChange w:id="778" w:author="Joycell Sundararaj - Chaucer" w:date="2026-09-30T12:07:00Z" w16du:dateUtc="2026-09-30T11:07:00Z">
              <w:tcPr>
                <w:tcW w:w="2160" w:type="dxa"/>
              </w:tcPr>
            </w:tcPrChange>
          </w:tcPr>
          <w:p w14:paraId="471FD7FE" w14:textId="0EBAFABE" w:rsidR="00BB667D" w:rsidRPr="00BB667D" w:rsidDel="0001054B" w:rsidRDefault="00BB667D">
            <w:pPr>
              <w:rPr>
                <w:del w:id="779" w:author="Joycell Sundararaj - Chaucer" w:date="2026-09-30T12:07:00Z" w16du:dateUtc="2026-09-30T11:07:00Z"/>
                <w:kern w:val="0"/>
                <w:sz w:val="20"/>
                <w:szCs w:val="20"/>
                <w14:ligatures w14:val="none"/>
              </w:rPr>
            </w:pPr>
            <w:del w:id="780" w:author="Joycell Sundararaj - Chaucer" w:date="2026-09-30T12:07:00Z" w16du:dateUtc="2026-09-30T11:07:00Z">
              <w:r w:rsidRPr="00BB667D" w:rsidDel="0001054B">
                <w:rPr>
                  <w:kern w:val="0"/>
                  <w:sz w:val="20"/>
                  <w:szCs w:val="20"/>
                  <w14:ligatures w14:val="none"/>
                </w:rPr>
                <w:delText>Workspaces</w:delText>
              </w:r>
            </w:del>
          </w:p>
        </w:tc>
        <w:tc>
          <w:tcPr>
            <w:tcW w:w="4050" w:type="dxa"/>
            <w:tcPrChange w:id="781" w:author="Joycell Sundararaj - Chaucer" w:date="2026-09-30T12:07:00Z" w16du:dateUtc="2026-09-30T11:07:00Z">
              <w:tcPr>
                <w:tcW w:w="4608" w:type="dxa"/>
              </w:tcPr>
            </w:tcPrChange>
          </w:tcPr>
          <w:p w14:paraId="2BADFFA5" w14:textId="39C6261A" w:rsidR="00BB667D" w:rsidRPr="00BB667D" w:rsidDel="0001054B" w:rsidRDefault="00BB667D">
            <w:pPr>
              <w:rPr>
                <w:del w:id="782" w:author="Joycell Sundararaj - Chaucer" w:date="2026-09-30T12:07:00Z" w16du:dateUtc="2026-09-30T11:07:00Z"/>
                <w:kern w:val="0"/>
                <w:sz w:val="20"/>
                <w:szCs w:val="20"/>
                <w14:ligatures w14:val="none"/>
              </w:rPr>
            </w:pPr>
            <w:del w:id="783" w:author="Joycell Sundararaj - Chaucer" w:date="2026-09-30T12:07:00Z" w16du:dateUtc="2026-09-30T11:07:00Z">
              <w:r w:rsidRPr="00BB667D" w:rsidDel="0001054B">
                <w:rPr>
                  <w:kern w:val="0"/>
                  <w:sz w:val="20"/>
                  <w:szCs w:val="20"/>
                  <w14:ligatures w14:val="none"/>
                </w:rPr>
                <w:delText>Isolates administrative access and asset ownership, allowing delivery teams to manage their own APIs independently.</w:delText>
              </w:r>
            </w:del>
          </w:p>
        </w:tc>
        <w:tc>
          <w:tcPr>
            <w:tcW w:w="2968" w:type="dxa"/>
            <w:tcPrChange w:id="784" w:author="Joycell Sundararaj - Chaucer" w:date="2026-09-30T12:07:00Z" w16du:dateUtc="2026-09-30T11:07:00Z">
              <w:tcPr>
                <w:tcW w:w="3312" w:type="dxa"/>
              </w:tcPr>
            </w:tcPrChange>
          </w:tcPr>
          <w:p w14:paraId="4D3524A6" w14:textId="6968E662" w:rsidR="00BB667D" w:rsidRPr="00BB667D" w:rsidDel="0001054B" w:rsidRDefault="00BB667D">
            <w:pPr>
              <w:rPr>
                <w:del w:id="785" w:author="Joycell Sundararaj - Chaucer" w:date="2026-09-30T12:07:00Z" w16du:dateUtc="2026-09-30T11:07:00Z"/>
                <w:kern w:val="0"/>
                <w:sz w:val="20"/>
                <w:szCs w:val="20"/>
                <w14:ligatures w14:val="none"/>
              </w:rPr>
            </w:pPr>
            <w:del w:id="786" w:author="Joycell Sundararaj - Chaucer" w:date="2026-09-30T12:07:00Z" w16du:dateUtc="2026-09-30T11:07:00Z">
              <w:r w:rsidRPr="00BB667D" w:rsidDel="0001054B">
                <w:rPr>
                  <w:kern w:val="0"/>
                  <w:sz w:val="20"/>
                  <w:szCs w:val="20"/>
                  <w14:ligatures w14:val="none"/>
                </w:rPr>
                <w:delText>Provides decentralized API development with centralized platform guardrails and RBAC isolation.</w:delText>
              </w:r>
            </w:del>
          </w:p>
        </w:tc>
      </w:tr>
    </w:tbl>
    <w:p w14:paraId="50FE6A39" w14:textId="77777777" w:rsidR="002D25EA" w:rsidRDefault="002D25EA" w:rsidP="002D25EA">
      <w:pPr>
        <w:spacing w:after="60"/>
      </w:pPr>
    </w:p>
    <w:p w14:paraId="2071DE28" w14:textId="4E6811C2" w:rsidR="00D36A15" w:rsidRDefault="001A6EB3">
      <w:pPr>
        <w:spacing w:before="80" w:after="120"/>
        <w:pPrChange w:id="787" w:author="Joycell Sundararaj - Chaucer" w:date="2026-09-30T12:09:00Z" w16du:dateUtc="2026-09-30T11:09:00Z">
          <w:pPr>
            <w:spacing w:before="80" w:after="120"/>
            <w:jc w:val="center"/>
          </w:pPr>
        </w:pPrChange>
      </w:pPr>
      <w:r w:rsidRPr="001A6EB3">
        <w:rPr>
          <w:b/>
          <w:bCs/>
          <w:sz w:val="20"/>
          <w:szCs w:val="20"/>
        </w:rPr>
        <w:t>How the Governance Constructs Fit Together</w:t>
      </w:r>
      <w:commentRangeStart w:id="788"/>
      <w:r w:rsidR="000156B8">
        <w:rPr>
          <w:noProof/>
        </w:rPr>
        <w:drawing>
          <wp:inline distT="0" distB="0" distL="0" distR="0" wp14:anchorId="4301EBA1" wp14:editId="3BB9592E">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2350779"/>
                    </a:xfrm>
                    <a:prstGeom prst="rect">
                      <a:avLst/>
                    </a:prstGeom>
                  </pic:spPr>
                </pic:pic>
              </a:graphicData>
            </a:graphic>
          </wp:inline>
        </w:drawing>
      </w:r>
      <w:commentRangeEnd w:id="788"/>
      <w:r w:rsidR="00EA4251">
        <w:rPr>
          <w:rStyle w:val="CommentReference"/>
          <w:sz w:val="21"/>
          <w:szCs w:val="21"/>
        </w:rPr>
        <w:commentReference w:id="788"/>
      </w:r>
    </w:p>
    <w:p w14:paraId="4B6457DB" w14:textId="09786631" w:rsidR="00D36A15" w:rsidRDefault="000156B8">
      <w:pPr>
        <w:spacing w:after="180"/>
        <w:jc w:val="center"/>
      </w:pPr>
      <w:bookmarkStart w:id="789" w:name="_Figure_19"/>
      <w:del w:id="790" w:author="Joycell Sundararaj - Chaucer" w:date="2026-09-30T12:09:00Z" w16du:dateUtc="2026-09-30T11:09:00Z">
        <w:r w:rsidDel="00C24B74">
          <w:rPr>
            <w:i/>
            <w:iCs/>
            <w:color w:val="666666"/>
            <w:sz w:val="18"/>
            <w:szCs w:val="18"/>
          </w:rPr>
          <w:delText xml:space="preserve">Figure 19: </w:delText>
        </w:r>
      </w:del>
      <w:r>
        <w:rPr>
          <w:i/>
          <w:iCs/>
          <w:color w:val="666666"/>
          <w:sz w:val="18"/>
          <w:szCs w:val="18"/>
        </w:rPr>
        <w:t>How the governance constructs relate to each other</w:t>
      </w:r>
      <w:bookmarkEnd w:id="789"/>
    </w:p>
    <w:p w14:paraId="6E640BDC" w14:textId="73E20A0D" w:rsidR="00BB667D" w:rsidRPr="00BB667D" w:rsidRDefault="00BB667D" w:rsidP="00BB667D">
      <w:pPr>
        <w:pStyle w:val="Heading2"/>
        <w:rPr>
          <w:rFonts w:asciiTheme="minorHAnsi" w:hAnsiTheme="minorHAnsi"/>
          <w:b w:val="0"/>
          <w:bCs w:val="0"/>
          <w:color w:val="1E2761"/>
          <w:sz w:val="24"/>
          <w:szCs w:val="24"/>
          <w:lang w:eastAsia="en-US"/>
        </w:rPr>
      </w:pPr>
      <w:bookmarkStart w:id="791" w:name="_Toc241523873"/>
      <w:commentRangeStart w:id="792"/>
      <w:r w:rsidRPr="00BB667D">
        <w:rPr>
          <w:rFonts w:asciiTheme="minorHAnsi" w:hAnsiTheme="minorHAnsi"/>
          <w:b w:val="0"/>
          <w:bCs w:val="0"/>
          <w:color w:val="1E2761"/>
          <w:sz w:val="24"/>
          <w:szCs w:val="24"/>
          <w:lang w:eastAsia="en-US"/>
        </w:rPr>
        <w:t>Developer Portal</w:t>
      </w:r>
      <w:bookmarkEnd w:id="791"/>
      <w:commentRangeEnd w:id="792"/>
      <w:r w:rsidR="00C24B74" w:rsidRPr="00BB667D">
        <w:rPr>
          <w:rStyle w:val="CommentReference"/>
          <w:rFonts w:asciiTheme="minorHAnsi" w:hAnsiTheme="minorHAnsi"/>
          <w:b w:val="0"/>
          <w:bCs w:val="0"/>
          <w:color w:val="1E2761"/>
          <w:sz w:val="24"/>
          <w:szCs w:val="24"/>
          <w:lang w:eastAsia="en-US"/>
        </w:rPr>
        <w:commentReference w:id="792"/>
      </w:r>
    </w:p>
    <w:p w14:paraId="6529F461" w14:textId="77777777" w:rsidR="00BB667D" w:rsidRPr="004D5371" w:rsidRDefault="00BB667D" w:rsidP="00BB667D">
      <w:pPr>
        <w:spacing w:before="120" w:after="140"/>
        <w:rPr>
          <w:b/>
          <w:bCs/>
          <w:sz w:val="20"/>
          <w:szCs w:val="20"/>
        </w:rPr>
      </w:pPr>
      <w:r w:rsidRPr="004D5371">
        <w:rPr>
          <w:b/>
          <w:bCs/>
          <w:sz w:val="20"/>
          <w:szCs w:val="20"/>
        </w:rPr>
        <w:t>Purpose</w:t>
      </w:r>
    </w:p>
    <w:p w14:paraId="58180573" w14:textId="0B0FD195" w:rsidR="008E1DB9" w:rsidRPr="008E1DB9" w:rsidRDefault="008E1DB9" w:rsidP="008E1DB9">
      <w:pPr>
        <w:spacing w:after="140"/>
        <w:rPr>
          <w:sz w:val="20"/>
          <w:szCs w:val="20"/>
          <w:lang w:val="en-IN"/>
        </w:rPr>
      </w:pPr>
      <w:r w:rsidRPr="008E1DB9">
        <w:rPr>
          <w:sz w:val="20"/>
          <w:szCs w:val="20"/>
          <w:lang w:val="en-IN"/>
        </w:rPr>
        <w:t>The Azure APIM Developer Portal serves as the primary self-service interface for API consumers, publishing and automatically generated catalogue, interactive documentation, testing consoles, and automated subscription workflows. Its core objective is zero-touch onboarding—enabling internal and external developers to discover and adopt APIs without manual support tickets.</w:t>
      </w:r>
    </w:p>
    <w:p w14:paraId="2C95E784" w14:textId="77777777" w:rsidR="008E1DB9" w:rsidRPr="008E1DB9" w:rsidRDefault="008E1DB9" w:rsidP="008E1DB9">
      <w:pPr>
        <w:spacing w:after="140"/>
        <w:rPr>
          <w:sz w:val="20"/>
          <w:szCs w:val="20"/>
          <w:lang w:val="en-IN"/>
        </w:rPr>
      </w:pPr>
      <w:r w:rsidRPr="008E1DB9">
        <w:rPr>
          <w:sz w:val="20"/>
          <w:szCs w:val="20"/>
          <w:lang w:val="en-IN"/>
        </w:rPr>
        <w:t>The platform distinguishes between two operational roles:</w:t>
      </w:r>
    </w:p>
    <w:p w14:paraId="0DDF8B86" w14:textId="3AB336FB" w:rsidR="008E1DB9" w:rsidRPr="008E1DB9" w:rsidRDefault="008E1DB9" w:rsidP="008E1DB9">
      <w:pPr>
        <w:numPr>
          <w:ilvl w:val="0"/>
          <w:numId w:val="23"/>
        </w:numPr>
        <w:spacing w:after="140"/>
        <w:rPr>
          <w:sz w:val="20"/>
          <w:szCs w:val="20"/>
          <w:lang w:val="en-IN"/>
        </w:rPr>
      </w:pPr>
      <w:r w:rsidRPr="008E1DB9">
        <w:rPr>
          <w:b/>
          <w:bCs/>
          <w:sz w:val="20"/>
          <w:szCs w:val="20"/>
          <w:lang w:val="en-IN"/>
        </w:rPr>
        <w:t xml:space="preserve">API Publishers (Platform &amp; </w:t>
      </w:r>
      <w:r w:rsidR="000E0B37">
        <w:rPr>
          <w:b/>
          <w:bCs/>
          <w:sz w:val="20"/>
          <w:szCs w:val="20"/>
          <w:lang w:val="en-IN"/>
        </w:rPr>
        <w:t>Internal</w:t>
      </w:r>
      <w:r w:rsidR="000E0B37" w:rsidRPr="008E1DB9">
        <w:rPr>
          <w:b/>
          <w:bCs/>
          <w:sz w:val="20"/>
          <w:szCs w:val="20"/>
          <w:lang w:val="en-IN"/>
        </w:rPr>
        <w:t xml:space="preserve"> </w:t>
      </w:r>
      <w:r w:rsidRPr="008E1DB9">
        <w:rPr>
          <w:b/>
          <w:bCs/>
          <w:sz w:val="20"/>
          <w:szCs w:val="20"/>
          <w:lang w:val="en-IN"/>
        </w:rPr>
        <w:t>Teams):</w:t>
      </w:r>
      <w:r w:rsidRPr="008E1DB9">
        <w:rPr>
          <w:sz w:val="20"/>
          <w:szCs w:val="20"/>
          <w:lang w:val="en-IN"/>
        </w:rPr>
        <w:t xml:space="preserve"> Operate exclusively via </w:t>
      </w:r>
      <w:r w:rsidRPr="008E1DB9">
        <w:rPr>
          <w:b/>
          <w:bCs/>
          <w:sz w:val="20"/>
          <w:szCs w:val="20"/>
          <w:lang w:val="en-IN"/>
        </w:rPr>
        <w:t>APIOps pipelines</w:t>
      </w:r>
      <w:r w:rsidRPr="008E1DB9">
        <w:rPr>
          <w:sz w:val="20"/>
          <w:szCs w:val="20"/>
          <w:lang w:val="en-IN"/>
        </w:rPr>
        <w:t xml:space="preserve"> to deploy APIs, products, and policies into the management plane.</w:t>
      </w:r>
    </w:p>
    <w:p w14:paraId="4983423C" w14:textId="669EDB8F" w:rsidR="008E1DB9" w:rsidRPr="008E1DB9" w:rsidRDefault="008E1DB9" w:rsidP="00BB667D">
      <w:pPr>
        <w:numPr>
          <w:ilvl w:val="0"/>
          <w:numId w:val="23"/>
        </w:numPr>
        <w:spacing w:after="140"/>
        <w:rPr>
          <w:sz w:val="20"/>
          <w:szCs w:val="20"/>
          <w:lang w:val="en-IN"/>
        </w:rPr>
      </w:pPr>
      <w:r w:rsidRPr="008E1DB9">
        <w:rPr>
          <w:b/>
          <w:bCs/>
          <w:sz w:val="20"/>
          <w:szCs w:val="20"/>
          <w:lang w:val="en-IN"/>
        </w:rPr>
        <w:t>API Consumers (Developers &amp; Partners):</w:t>
      </w:r>
      <w:r w:rsidRPr="008E1DB9">
        <w:rPr>
          <w:sz w:val="20"/>
          <w:szCs w:val="20"/>
          <w:lang w:val="en-IN"/>
        </w:rPr>
        <w:t xml:space="preserve"> Interact strictly through the </w:t>
      </w:r>
      <w:r w:rsidRPr="008E1DB9">
        <w:rPr>
          <w:b/>
          <w:bCs/>
          <w:sz w:val="20"/>
          <w:szCs w:val="20"/>
          <w:lang w:val="en-IN"/>
        </w:rPr>
        <w:t>Developer Portal</w:t>
      </w:r>
      <w:r w:rsidRPr="008E1DB9">
        <w:rPr>
          <w:sz w:val="20"/>
          <w:szCs w:val="20"/>
          <w:lang w:val="en-IN"/>
        </w:rPr>
        <w:t xml:space="preserve"> to consume documentation, manage subscriptions, and generate access keys.</w:t>
      </w:r>
    </w:p>
    <w:p w14:paraId="7C69A6A7" w14:textId="77777777" w:rsidR="00BB667D" w:rsidRDefault="00BB667D" w:rsidP="00BB667D">
      <w:pPr>
        <w:spacing w:before="120" w:after="140"/>
        <w:rPr>
          <w:b/>
          <w:bCs/>
          <w:sz w:val="20"/>
          <w:szCs w:val="20"/>
        </w:rPr>
      </w:pPr>
      <w:r>
        <w:rPr>
          <w:b/>
          <w:bCs/>
          <w:sz w:val="20"/>
          <w:szCs w:val="20"/>
        </w:rPr>
        <w:lastRenderedPageBreak/>
        <w:t>Reference architecture</w:t>
      </w:r>
    </w:p>
    <w:p w14:paraId="3BD52954" w14:textId="77777777" w:rsidR="008E1DB9" w:rsidRPr="008E1DB9" w:rsidRDefault="008E1DB9" w:rsidP="008E1DB9">
      <w:pPr>
        <w:spacing w:before="120" w:after="140"/>
        <w:rPr>
          <w:sz w:val="20"/>
          <w:szCs w:val="20"/>
        </w:rPr>
      </w:pPr>
      <w:r w:rsidRPr="008E1DB9">
        <w:rPr>
          <w:sz w:val="20"/>
          <w:szCs w:val="20"/>
        </w:rPr>
        <w:t>The Developer Portal is hosted independently as a managed web application and is completely isolated from the gateway runtime path:</w:t>
      </w:r>
    </w:p>
    <w:p w14:paraId="7B9F4EC2" w14:textId="205C76C3" w:rsidR="008E1DB9" w:rsidRPr="008E1DB9" w:rsidRDefault="005D116A" w:rsidP="008E1DB9">
      <w:pPr>
        <w:numPr>
          <w:ilvl w:val="0"/>
          <w:numId w:val="24"/>
        </w:numPr>
        <w:spacing w:before="120" w:after="140"/>
        <w:rPr>
          <w:sz w:val="20"/>
          <w:szCs w:val="20"/>
        </w:rPr>
      </w:pPr>
      <w:r>
        <w:rPr>
          <w:b/>
          <w:bCs/>
          <w:sz w:val="20"/>
          <w:szCs w:val="20"/>
          <w:lang w:val="en-IN"/>
        </w:rPr>
        <w:t>C</w:t>
      </w:r>
      <w:r w:rsidR="008E1DB9" w:rsidRPr="008E1DB9">
        <w:rPr>
          <w:b/>
          <w:bCs/>
          <w:sz w:val="20"/>
          <w:szCs w:val="20"/>
          <w:lang w:val="en-IN"/>
        </w:rPr>
        <w:t>atalogue</w:t>
      </w:r>
      <w:r w:rsidR="008E1DB9" w:rsidRPr="008E1DB9">
        <w:rPr>
          <w:b/>
          <w:bCs/>
          <w:sz w:val="20"/>
          <w:szCs w:val="20"/>
        </w:rPr>
        <w:t xml:space="preserve"> Publishing</w:t>
      </w:r>
      <w:r w:rsidR="008E1DB9" w:rsidRPr="008E1DB9">
        <w:rPr>
          <w:sz w:val="20"/>
          <w:szCs w:val="20"/>
        </w:rPr>
        <w:t>: The APIM management plane dynamically projects published APIs, schemas, and products onto the portal interface.</w:t>
      </w:r>
    </w:p>
    <w:p w14:paraId="299D611D" w14:textId="77777777" w:rsidR="008E1DB9" w:rsidRPr="008E1DB9" w:rsidRDefault="008E1DB9" w:rsidP="008E1DB9">
      <w:pPr>
        <w:numPr>
          <w:ilvl w:val="0"/>
          <w:numId w:val="24"/>
        </w:numPr>
        <w:spacing w:before="120" w:after="140"/>
        <w:rPr>
          <w:sz w:val="20"/>
          <w:szCs w:val="20"/>
        </w:rPr>
      </w:pPr>
      <w:r w:rsidRPr="008E1DB9">
        <w:rPr>
          <w:b/>
          <w:bCs/>
          <w:sz w:val="20"/>
          <w:szCs w:val="20"/>
        </w:rPr>
        <w:t>Identity &amp; Access Control</w:t>
      </w:r>
      <w:r w:rsidRPr="008E1DB9">
        <w:rPr>
          <w:sz w:val="20"/>
          <w:szCs w:val="20"/>
        </w:rPr>
        <w:t>: Authentication delegates directly to Microsoft Entra ID for internal workforce users and Entra ID B2B for external partners.</w:t>
      </w:r>
    </w:p>
    <w:p w14:paraId="15A35A19" w14:textId="77777777" w:rsidR="008E1DB9" w:rsidRPr="008E1DB9" w:rsidRDefault="008E1DB9" w:rsidP="008E1DB9">
      <w:pPr>
        <w:numPr>
          <w:ilvl w:val="0"/>
          <w:numId w:val="24"/>
        </w:numPr>
        <w:spacing w:before="120" w:after="140"/>
        <w:rPr>
          <w:sz w:val="20"/>
          <w:szCs w:val="20"/>
        </w:rPr>
      </w:pPr>
      <w:r w:rsidRPr="008E1DB9">
        <w:rPr>
          <w:b/>
          <w:bCs/>
          <w:sz w:val="20"/>
          <w:szCs w:val="20"/>
        </w:rPr>
        <w:t>Runtime Isolation</w:t>
      </w:r>
      <w:r w:rsidRPr="008E1DB9">
        <w:rPr>
          <w:sz w:val="20"/>
          <w:szCs w:val="20"/>
        </w:rPr>
        <w:t>: The portal handles metadata and subscription lifecycle only. Once a subscription key is issued, consumer application traffic bypasses the portal entirely, invoking the APIM Gateway directly where policy enforcement and security controls occur.</w:t>
      </w:r>
    </w:p>
    <w:p w14:paraId="74693DF2" w14:textId="77777777" w:rsidR="008E1DB9" w:rsidRPr="008E1DB9" w:rsidRDefault="008E1DB9" w:rsidP="00BB667D">
      <w:pPr>
        <w:spacing w:before="120" w:after="140"/>
        <w:rPr>
          <w:b/>
          <w:bCs/>
          <w:sz w:val="20"/>
          <w:szCs w:val="20"/>
          <w:lang w:val="en-IN"/>
        </w:rPr>
      </w:pPr>
    </w:p>
    <w:p w14:paraId="23D7129C" w14:textId="77777777" w:rsidR="00BB667D" w:rsidRDefault="00BB667D" w:rsidP="00BB667D">
      <w:pPr>
        <w:spacing w:before="120" w:after="60"/>
        <w:jc w:val="center"/>
      </w:pPr>
      <w:r>
        <w:rPr>
          <w:noProof/>
        </w:rPr>
        <w:drawing>
          <wp:inline distT="0" distB="0" distL="0" distR="0" wp14:anchorId="082A02FC" wp14:editId="4EC134D8">
            <wp:extent cx="5486400" cy="2267712"/>
            <wp:effectExtent l="0" t="0" r="0" b="0"/>
            <wp:docPr id="9901" name="Developer Portal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Developer Portal Reference Architecture"/>
                    <pic:cNvPicPr>
                      <a:picLocks noChangeAspect="1" noChangeArrowheads="1"/>
                    </pic:cNvPicPr>
                  </pic:nvPicPr>
                  <pic:blipFill>
                    <a:blip r:embed="rId47"/>
                    <a:srcRect/>
                    <a:stretch>
                      <a:fillRect/>
                    </a:stretch>
                  </pic:blipFill>
                  <pic:spPr bwMode="auto">
                    <a:xfrm>
                      <a:off x="0" y="0"/>
                      <a:ext cx="5486400" cy="2267712"/>
                    </a:xfrm>
                    <a:prstGeom prst="rect">
                      <a:avLst/>
                    </a:prstGeom>
                  </pic:spPr>
                </pic:pic>
              </a:graphicData>
            </a:graphic>
          </wp:inline>
        </w:drawing>
      </w:r>
    </w:p>
    <w:p w14:paraId="0CF19E00" w14:textId="77777777" w:rsidR="00BB667D" w:rsidRDefault="00BB667D" w:rsidP="00BB667D">
      <w:pPr>
        <w:spacing w:after="180"/>
        <w:jc w:val="center"/>
      </w:pPr>
      <w:bookmarkStart w:id="793" w:name="_Figure_19a"/>
      <w:del w:id="794" w:author="Joycell Sundararaj - Chaucer" w:date="2026-09-30T16:00:00Z" w16du:dateUtc="2026-09-30T15:00:00Z">
        <w:r w:rsidDel="00121239">
          <w:rPr>
            <w:i/>
            <w:iCs/>
            <w:color w:val="666666"/>
            <w:sz w:val="18"/>
            <w:szCs w:val="18"/>
          </w:rPr>
          <w:delText xml:space="preserve">Figure 19a: </w:delText>
        </w:r>
      </w:del>
      <w:r>
        <w:rPr>
          <w:i/>
          <w:iCs/>
          <w:color w:val="666666"/>
          <w:sz w:val="18"/>
          <w:szCs w:val="18"/>
        </w:rPr>
        <w:t>Developer portal reference architecture, how the portal relates to the management plane, identity providers, and the runtime gateway</w:t>
      </w:r>
      <w:bookmarkEnd w:id="793"/>
    </w:p>
    <w:p w14:paraId="2C4729BD" w14:textId="77777777" w:rsidR="00BB667D" w:rsidRPr="004D5371" w:rsidRDefault="00BB667D" w:rsidP="00BB667D">
      <w:pPr>
        <w:spacing w:before="120" w:after="140"/>
        <w:rPr>
          <w:b/>
          <w:bCs/>
          <w:sz w:val="20"/>
          <w:szCs w:val="20"/>
        </w:rPr>
      </w:pPr>
      <w:r w:rsidRPr="004D5371">
        <w:rPr>
          <w:b/>
          <w:bCs/>
          <w:sz w:val="20"/>
          <w:szCs w:val="20"/>
        </w:rPr>
        <w:t>API discovery strategy</w:t>
      </w:r>
    </w:p>
    <w:p w14:paraId="4118F2EE" w14:textId="77777777" w:rsidR="00BB667D" w:rsidRPr="004D5371" w:rsidRDefault="00BB667D" w:rsidP="00BB667D">
      <w:pPr>
        <w:spacing w:after="140"/>
        <w:rPr>
          <w:sz w:val="20"/>
          <w:szCs w:val="20"/>
        </w:rPr>
      </w:pPr>
      <w:r w:rsidRPr="004D5371">
        <w:rPr>
          <w:sz w:val="20"/>
          <w:szCs w:val="20"/>
        </w:rPr>
        <w:t>Discovery is deliberately curated, not a raw API list. Three rules shape what a developer finds:</w:t>
      </w:r>
    </w:p>
    <w:p w14:paraId="752C61EF" w14:textId="77777777" w:rsidR="00BB667D" w:rsidRPr="004D5371" w:rsidRDefault="00BB667D" w:rsidP="00BB667D">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42B606FC" w14:textId="77777777" w:rsidR="00BB667D" w:rsidRPr="004D5371" w:rsidRDefault="00BB667D" w:rsidP="00BB667D">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36C072" w14:textId="77777777" w:rsidR="00BB667D" w:rsidRPr="004D5371" w:rsidRDefault="00BB667D" w:rsidP="00BB667D">
      <w:pPr>
        <w:pStyle w:val="ListParagraph"/>
        <w:numPr>
          <w:ilvl w:val="0"/>
          <w:numId w:val="1"/>
        </w:numPr>
        <w:spacing w:after="70"/>
        <w:rPr>
          <w:sz w:val="20"/>
          <w:szCs w:val="20"/>
        </w:rPr>
      </w:pPr>
      <w:r w:rsidRPr="004D5371">
        <w:rPr>
          <w:b/>
          <w:bCs/>
          <w:sz w:val="20"/>
          <w:szCs w:val="20"/>
        </w:rPr>
        <w:t>Tags are the search axis:</w:t>
      </w:r>
      <w:r>
        <w:rPr>
          <w:sz w:val="20"/>
          <w:szCs w:val="20"/>
        </w:rPr>
        <w:t xml:space="preserve"> consistent tags (</w:t>
      </w:r>
      <w:hyperlink w:anchor="_Toc241399561" w:history="1">
        <w:r>
          <w:rPr>
            <w:color w:val="0000FF"/>
            <w:u w:val="single"/>
          </w:rPr>
          <w:t>section 10</w:t>
        </w:r>
      </w:hyperlink>
      <w:r>
        <w:rPr>
          <w:sz w:val="20"/>
          <w:szCs w:val="20"/>
        </w:rPr>
        <w:t>) let developers filter and search a growing catalogue, and each API page carries its operations, request and response schemas, and an interactive console for trying a call.</w:t>
      </w:r>
    </w:p>
    <w:p w14:paraId="3B81B985" w14:textId="77777777" w:rsidR="00BB667D" w:rsidRDefault="00BB667D" w:rsidP="00BB667D">
      <w:pPr>
        <w:spacing w:before="120" w:after="140"/>
        <w:rPr>
          <w:b/>
          <w:bCs/>
          <w:sz w:val="20"/>
          <w:szCs w:val="20"/>
        </w:rPr>
      </w:pPr>
      <w:r>
        <w:rPr>
          <w:b/>
          <w:bCs/>
          <w:sz w:val="20"/>
          <w:szCs w:val="20"/>
        </w:rPr>
        <w:t>Built-in roles and RBAC</w:t>
      </w:r>
    </w:p>
    <w:p w14:paraId="7AB6F090" w14:textId="77777777" w:rsidR="00BB667D" w:rsidRDefault="00BB667D" w:rsidP="00BB667D">
      <w:pPr>
        <w:spacing w:after="140"/>
        <w:rPr>
          <w:sz w:val="20"/>
          <w:szCs w:val="20"/>
        </w:rPr>
      </w:pPr>
      <w:r>
        <w:rPr>
          <w:sz w:val="20"/>
          <w:szCs w:val="20"/>
        </w:rPr>
        <w:t>Two separate layers of access apply to the portal: who can see and use it as a consumer, and who can administer or publish its content. Neither creates a local account; both resolve back to Entra ID, consistent with the access model set out above.</w:t>
      </w:r>
    </w:p>
    <w:p w14:paraId="5737CEEE" w14:textId="77777777" w:rsidR="00BB667D" w:rsidRDefault="00BB667D" w:rsidP="00BB667D">
      <w:pPr>
        <w:spacing w:before="100" w:after="100"/>
        <w:rPr>
          <w:b/>
          <w:bCs/>
          <w:i/>
          <w:iCs/>
          <w:sz w:val="20"/>
          <w:szCs w:val="20"/>
        </w:rPr>
      </w:pPr>
      <w:r>
        <w:rPr>
          <w:b/>
          <w:bCs/>
          <w:i/>
          <w:iCs/>
          <w:sz w:val="20"/>
          <w:szCs w:val="20"/>
        </w:rPr>
        <w:t>Portal groups: who can see and use the portal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800"/>
      </w:tblGrid>
      <w:tr w:rsidR="00BB667D" w14:paraId="175A6B2A"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30A5BCD" w14:textId="77777777" w:rsidR="00BB667D" w:rsidRDefault="00BB667D">
            <w:r>
              <w:rPr>
                <w:b/>
                <w:bCs/>
                <w:color w:val="000000" w:themeColor="text1"/>
                <w:sz w:val="20"/>
                <w:szCs w:val="20"/>
              </w:rPr>
              <w:t>Group</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F708B10" w14:textId="77777777" w:rsidR="00BB667D" w:rsidRDefault="00BB667D">
            <w:r>
              <w:rPr>
                <w:b/>
                <w:bCs/>
                <w:color w:val="000000" w:themeColor="text1"/>
                <w:sz w:val="20"/>
                <w:szCs w:val="20"/>
              </w:rPr>
              <w:t>Membership</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939224" w14:textId="77777777" w:rsidR="00BB667D" w:rsidRDefault="00BB667D">
            <w:r>
              <w:rPr>
                <w:b/>
                <w:bCs/>
                <w:color w:val="000000" w:themeColor="text1"/>
                <w:sz w:val="20"/>
                <w:szCs w:val="20"/>
              </w:rPr>
              <w:t>What it grants</w:t>
            </w:r>
          </w:p>
        </w:tc>
      </w:tr>
      <w:tr w:rsidR="00BB667D" w14:paraId="7460F22F" w14:textId="77777777">
        <w:tc>
          <w:tcPr>
            <w:tcW w:w="1900" w:type="dxa"/>
            <w:tcMar>
              <w:top w:w="70" w:type="dxa"/>
              <w:left w:w="100" w:type="dxa"/>
              <w:bottom w:w="70" w:type="dxa"/>
              <w:right w:w="100" w:type="dxa"/>
            </w:tcMar>
          </w:tcPr>
          <w:p w14:paraId="02CDD5F2" w14:textId="77777777" w:rsidR="00BB667D" w:rsidRDefault="00BB667D">
            <w:r>
              <w:rPr>
                <w:sz w:val="20"/>
                <w:szCs w:val="20"/>
              </w:rPr>
              <w:t>Administrators</w:t>
            </w:r>
          </w:p>
        </w:tc>
        <w:tc>
          <w:tcPr>
            <w:tcW w:w="3600" w:type="dxa"/>
            <w:tcMar>
              <w:top w:w="70" w:type="dxa"/>
              <w:left w:w="100" w:type="dxa"/>
              <w:bottom w:w="70" w:type="dxa"/>
              <w:right w:w="100" w:type="dxa"/>
            </w:tcMar>
          </w:tcPr>
          <w:p w14:paraId="2D95546C" w14:textId="77777777" w:rsidR="00BB667D" w:rsidRDefault="00BB667D">
            <w:r>
              <w:rPr>
                <w:sz w:val="20"/>
                <w:szCs w:val="20"/>
              </w:rPr>
              <w:t>Azure subscription administrators (system-managed)</w:t>
            </w:r>
          </w:p>
        </w:tc>
        <w:tc>
          <w:tcPr>
            <w:tcW w:w="3800" w:type="dxa"/>
            <w:tcMar>
              <w:top w:w="70" w:type="dxa"/>
              <w:left w:w="100" w:type="dxa"/>
              <w:bottom w:w="70" w:type="dxa"/>
              <w:right w:w="100" w:type="dxa"/>
            </w:tcMar>
          </w:tcPr>
          <w:p w14:paraId="54D46CDB" w14:textId="77777777" w:rsidR="00BB667D" w:rsidRDefault="00BB667D">
            <w:r>
              <w:rPr>
                <w:sz w:val="20"/>
                <w:szCs w:val="20"/>
              </w:rPr>
              <w:t>Manages the APIM service and defines APIs, products and policies; not a consumer-facing role</w:t>
            </w:r>
          </w:p>
        </w:tc>
      </w:tr>
      <w:tr w:rsidR="00BB667D" w14:paraId="67513C09" w14:textId="77777777">
        <w:tc>
          <w:tcPr>
            <w:tcW w:w="1900" w:type="dxa"/>
            <w:tcMar>
              <w:top w:w="70" w:type="dxa"/>
              <w:left w:w="100" w:type="dxa"/>
              <w:bottom w:w="70" w:type="dxa"/>
              <w:right w:w="100" w:type="dxa"/>
            </w:tcMar>
          </w:tcPr>
          <w:p w14:paraId="4637F31B" w14:textId="77777777" w:rsidR="00BB667D" w:rsidRDefault="00BB667D">
            <w:r>
              <w:rPr>
                <w:sz w:val="20"/>
                <w:szCs w:val="20"/>
              </w:rPr>
              <w:lastRenderedPageBreak/>
              <w:t>Developers</w:t>
            </w:r>
          </w:p>
        </w:tc>
        <w:tc>
          <w:tcPr>
            <w:tcW w:w="3600" w:type="dxa"/>
            <w:tcMar>
              <w:top w:w="70" w:type="dxa"/>
              <w:left w:w="100" w:type="dxa"/>
              <w:bottom w:w="70" w:type="dxa"/>
              <w:right w:w="100" w:type="dxa"/>
            </w:tcMar>
          </w:tcPr>
          <w:p w14:paraId="6B761A5D" w14:textId="77777777" w:rsidR="00BB667D" w:rsidRDefault="00BB667D">
            <w:r>
              <w:rPr>
                <w:sz w:val="20"/>
                <w:szCs w:val="20"/>
              </w:rPr>
              <w:t>Every signed-in, authenticated portal user (system-managed)</w:t>
            </w:r>
          </w:p>
        </w:tc>
        <w:tc>
          <w:tcPr>
            <w:tcW w:w="3800" w:type="dxa"/>
            <w:tcMar>
              <w:top w:w="70" w:type="dxa"/>
              <w:left w:w="100" w:type="dxa"/>
              <w:bottom w:w="70" w:type="dxa"/>
              <w:right w:w="100" w:type="dxa"/>
            </w:tcMar>
          </w:tcPr>
          <w:p w14:paraId="2CDE4D89" w14:textId="77777777" w:rsidR="00BB667D" w:rsidRDefault="00BB667D">
            <w:r>
              <w:rPr>
                <w:sz w:val="20"/>
                <w:szCs w:val="20"/>
              </w:rPr>
              <w:t>Base authenticated access; which products they actually see still comes from their Entra ID group</w:t>
            </w:r>
          </w:p>
        </w:tc>
      </w:tr>
      <w:tr w:rsidR="00BB667D" w14:paraId="665CCD81" w14:textId="77777777">
        <w:tc>
          <w:tcPr>
            <w:tcW w:w="1900" w:type="dxa"/>
            <w:tcMar>
              <w:top w:w="70" w:type="dxa"/>
              <w:left w:w="100" w:type="dxa"/>
              <w:bottom w:w="70" w:type="dxa"/>
              <w:right w:w="100" w:type="dxa"/>
            </w:tcMar>
          </w:tcPr>
          <w:p w14:paraId="3279191C" w14:textId="77777777" w:rsidR="00BB667D" w:rsidRDefault="00BB667D">
            <w:r>
              <w:rPr>
                <w:sz w:val="20"/>
                <w:szCs w:val="20"/>
              </w:rPr>
              <w:t>Guests</w:t>
            </w:r>
          </w:p>
        </w:tc>
        <w:tc>
          <w:tcPr>
            <w:tcW w:w="3600" w:type="dxa"/>
            <w:tcMar>
              <w:top w:w="70" w:type="dxa"/>
              <w:left w:w="100" w:type="dxa"/>
              <w:bottom w:w="70" w:type="dxa"/>
              <w:right w:w="100" w:type="dxa"/>
            </w:tcMar>
          </w:tcPr>
          <w:p w14:paraId="6AC519F7" w14:textId="77777777" w:rsidR="00BB667D" w:rsidRDefault="00BB667D">
            <w:r>
              <w:rPr>
                <w:sz w:val="20"/>
                <w:szCs w:val="20"/>
              </w:rPr>
              <w:t>Anonymous portal visitors (system-managed)</w:t>
            </w:r>
          </w:p>
        </w:tc>
        <w:tc>
          <w:tcPr>
            <w:tcW w:w="3800" w:type="dxa"/>
            <w:tcMar>
              <w:top w:w="70" w:type="dxa"/>
              <w:left w:w="100" w:type="dxa"/>
              <w:bottom w:w="70" w:type="dxa"/>
              <w:right w:w="100" w:type="dxa"/>
            </w:tcMar>
          </w:tcPr>
          <w:p w14:paraId="26820DEC" w14:textId="77777777" w:rsidR="00BB667D" w:rsidRDefault="00BB667D">
            <w:r>
              <w:rPr>
                <w:sz w:val="20"/>
                <w:szCs w:val="20"/>
              </w:rPr>
              <w:t>Read-only browse of products marked visible to Guests; cannot subscribe or call an API</w:t>
            </w:r>
          </w:p>
        </w:tc>
      </w:tr>
      <w:tr w:rsidR="00BB667D" w14:paraId="1CD62306" w14:textId="77777777">
        <w:tc>
          <w:tcPr>
            <w:tcW w:w="1900" w:type="dxa"/>
            <w:tcMar>
              <w:top w:w="70" w:type="dxa"/>
              <w:left w:w="100" w:type="dxa"/>
              <w:bottom w:w="70" w:type="dxa"/>
              <w:right w:w="100" w:type="dxa"/>
            </w:tcMar>
          </w:tcPr>
          <w:p w14:paraId="1144C59A" w14:textId="77777777" w:rsidR="00BB667D" w:rsidRDefault="00BB667D">
            <w:r>
              <w:rPr>
                <w:sz w:val="20"/>
                <w:szCs w:val="20"/>
              </w:rPr>
              <w:t>Custom / Entra ID groups</w:t>
            </w:r>
          </w:p>
        </w:tc>
        <w:tc>
          <w:tcPr>
            <w:tcW w:w="3600" w:type="dxa"/>
            <w:tcMar>
              <w:top w:w="70" w:type="dxa"/>
              <w:left w:w="100" w:type="dxa"/>
              <w:bottom w:w="70" w:type="dxa"/>
              <w:right w:w="100" w:type="dxa"/>
            </w:tcMar>
          </w:tcPr>
          <w:p w14:paraId="165D6277" w14:textId="77777777" w:rsidR="00BB667D" w:rsidRDefault="00BB667D">
            <w:r>
              <w:rPr>
                <w:sz w:val="20"/>
                <w:szCs w:val="20"/>
              </w:rPr>
              <w:t>One per consumer class, for example Claims-Team or Partner-XYZ</w:t>
            </w:r>
          </w:p>
        </w:tc>
        <w:tc>
          <w:tcPr>
            <w:tcW w:w="3800" w:type="dxa"/>
            <w:tcMar>
              <w:top w:w="70" w:type="dxa"/>
              <w:left w:w="100" w:type="dxa"/>
              <w:bottom w:w="70" w:type="dxa"/>
              <w:right w:w="100" w:type="dxa"/>
            </w:tcMar>
          </w:tcPr>
          <w:p w14:paraId="17972794" w14:textId="77777777" w:rsidR="00BB667D" w:rsidRDefault="00BB667D">
            <w:r>
              <w:rPr>
                <w:sz w:val="20"/>
                <w:szCs w:val="20"/>
              </w:rPr>
              <w:t>Scopes visibility to the products that class of consumer may see, per the access model set out above</w:t>
            </w:r>
          </w:p>
        </w:tc>
      </w:tr>
    </w:tbl>
    <w:p w14:paraId="5E0A50E1" w14:textId="77777777" w:rsidR="00BB667D" w:rsidRDefault="00BB667D" w:rsidP="00BB667D">
      <w:pPr>
        <w:spacing w:after="140"/>
        <w:rPr>
          <w:sz w:val="20"/>
          <w:szCs w:val="20"/>
        </w:rPr>
      </w:pPr>
    </w:p>
    <w:p w14:paraId="4CCDAE51" w14:textId="77777777" w:rsidR="00BB667D" w:rsidRDefault="00BB667D" w:rsidP="00BB667D">
      <w:pPr>
        <w:spacing w:before="100" w:after="100"/>
        <w:rPr>
          <w:b/>
          <w:bCs/>
          <w:i/>
          <w:iCs/>
          <w:sz w:val="20"/>
          <w:szCs w:val="20"/>
        </w:rPr>
      </w:pPr>
      <w:r>
        <w:rPr>
          <w:b/>
          <w:bCs/>
          <w:i/>
          <w:iCs/>
          <w:sz w:val="20"/>
          <w:szCs w:val="20"/>
        </w:rPr>
        <w:t>RBAC for administering portal content</w:t>
      </w:r>
    </w:p>
    <w:p w14:paraId="09A52675" w14:textId="77777777" w:rsidR="00BB667D" w:rsidRDefault="00BB667D" w:rsidP="00BB667D">
      <w:pPr>
        <w:spacing w:after="140"/>
        <w:rPr>
          <w:sz w:val="20"/>
          <w:szCs w:val="20"/>
        </w:rPr>
      </w:pPr>
      <w:r>
        <w:rPr>
          <w:sz w:val="20"/>
          <w:szCs w:val="20"/>
        </w:rPr>
        <w:t>Customising or publishing the portal is a service-administration action, controlled through Azure RBAC rather than the portal groups above.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00"/>
      </w:tblGrid>
      <w:tr w:rsidR="00BB667D" w14:paraId="74E3A91D" w14:textId="77777777">
        <w:trPr>
          <w:tblHeader/>
        </w:trPr>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FC0FF7E" w14:textId="77777777" w:rsidR="00BB667D" w:rsidRDefault="00BB667D">
            <w:r>
              <w:rPr>
                <w:b/>
                <w:bCs/>
                <w:color w:val="000000" w:themeColor="text1"/>
                <w:sz w:val="20"/>
                <w:szCs w:val="20"/>
              </w:rPr>
              <w:t>Role</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1645F6" w14:textId="77777777" w:rsidR="00BB667D" w:rsidRDefault="00BB667D">
            <w:r>
              <w:rPr>
                <w:b/>
                <w:bCs/>
                <w:color w:val="000000" w:themeColor="text1"/>
                <w:sz w:val="20"/>
                <w:szCs w:val="20"/>
              </w:rPr>
              <w:t>Scope</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386C941" w14:textId="77777777" w:rsidR="00BB667D" w:rsidRDefault="00BB667D">
            <w:r>
              <w:rPr>
                <w:b/>
                <w:bCs/>
                <w:color w:val="000000" w:themeColor="text1"/>
                <w:sz w:val="20"/>
                <w:szCs w:val="20"/>
              </w:rPr>
              <w:t>Use</w:t>
            </w:r>
          </w:p>
        </w:tc>
      </w:tr>
      <w:tr w:rsidR="00BB667D" w14:paraId="190E4CCE" w14:textId="77777777">
        <w:tc>
          <w:tcPr>
            <w:tcW w:w="3400" w:type="dxa"/>
            <w:tcMar>
              <w:top w:w="70" w:type="dxa"/>
              <w:left w:w="100" w:type="dxa"/>
              <w:bottom w:w="70" w:type="dxa"/>
              <w:right w:w="100" w:type="dxa"/>
            </w:tcMar>
          </w:tcPr>
          <w:p w14:paraId="5CDBA9F4" w14:textId="77777777" w:rsidR="00BB667D" w:rsidRDefault="00BB667D">
            <w:r>
              <w:rPr>
                <w:sz w:val="20"/>
                <w:szCs w:val="20"/>
              </w:rPr>
              <w:t>API Management Developer Portal Content Editor</w:t>
            </w:r>
          </w:p>
        </w:tc>
        <w:tc>
          <w:tcPr>
            <w:tcW w:w="1900" w:type="dxa"/>
            <w:tcMar>
              <w:top w:w="70" w:type="dxa"/>
              <w:left w:w="100" w:type="dxa"/>
              <w:bottom w:w="70" w:type="dxa"/>
              <w:right w:w="100" w:type="dxa"/>
            </w:tcMar>
          </w:tcPr>
          <w:p w14:paraId="7213EF8C" w14:textId="77777777" w:rsidR="00BB667D" w:rsidRDefault="00BB667D">
            <w:r>
              <w:rPr>
                <w:sz w:val="20"/>
                <w:szCs w:val="20"/>
              </w:rPr>
              <w:t>APIM service</w:t>
            </w:r>
          </w:p>
        </w:tc>
        <w:tc>
          <w:tcPr>
            <w:tcW w:w="4000" w:type="dxa"/>
            <w:tcMar>
              <w:top w:w="70" w:type="dxa"/>
              <w:left w:w="100" w:type="dxa"/>
              <w:bottom w:w="70" w:type="dxa"/>
              <w:right w:w="100" w:type="dxa"/>
            </w:tcMar>
          </w:tcPr>
          <w:p w14:paraId="01D9BC02" w14:textId="77777777" w:rsidR="00BB667D" w:rsidRDefault="00BB667D">
            <w:r>
              <w:rPr>
                <w:sz w:val="20"/>
                <w:szCs w:val="20"/>
              </w:rPr>
              <w:t>Customise, edit and publish developer portal content; no API or service administration rights</w:t>
            </w:r>
          </w:p>
        </w:tc>
      </w:tr>
      <w:tr w:rsidR="00BB667D" w14:paraId="49A12889" w14:textId="77777777">
        <w:tc>
          <w:tcPr>
            <w:tcW w:w="3400" w:type="dxa"/>
            <w:tcMar>
              <w:top w:w="70" w:type="dxa"/>
              <w:left w:w="100" w:type="dxa"/>
              <w:bottom w:w="70" w:type="dxa"/>
              <w:right w:w="100" w:type="dxa"/>
            </w:tcMar>
          </w:tcPr>
          <w:p w14:paraId="54A53787" w14:textId="77777777" w:rsidR="00BB667D" w:rsidRDefault="00BB667D">
            <w:r>
              <w:rPr>
                <w:sz w:val="20"/>
                <w:szCs w:val="20"/>
              </w:rPr>
              <w:t>API Management Service Contributor</w:t>
            </w:r>
          </w:p>
        </w:tc>
        <w:tc>
          <w:tcPr>
            <w:tcW w:w="1900" w:type="dxa"/>
            <w:tcMar>
              <w:top w:w="70" w:type="dxa"/>
              <w:left w:w="100" w:type="dxa"/>
              <w:bottom w:w="70" w:type="dxa"/>
              <w:right w:w="100" w:type="dxa"/>
            </w:tcMar>
          </w:tcPr>
          <w:p w14:paraId="61502BD4" w14:textId="77777777" w:rsidR="00BB667D" w:rsidRDefault="00BB667D">
            <w:r>
              <w:rPr>
                <w:sz w:val="20"/>
                <w:szCs w:val="20"/>
              </w:rPr>
              <w:t>APIM service</w:t>
            </w:r>
          </w:p>
        </w:tc>
        <w:tc>
          <w:tcPr>
            <w:tcW w:w="4000" w:type="dxa"/>
            <w:tcMar>
              <w:top w:w="70" w:type="dxa"/>
              <w:left w:w="100" w:type="dxa"/>
              <w:bottom w:w="70" w:type="dxa"/>
              <w:right w:w="100" w:type="dxa"/>
            </w:tcMar>
          </w:tcPr>
          <w:p w14:paraId="5BAE5289" w14:textId="77777777" w:rsidR="00BB667D" w:rsidRDefault="00BB667D">
            <w:r>
              <w:rPr>
                <w:sz w:val="20"/>
                <w:szCs w:val="20"/>
              </w:rPr>
              <w:t xml:space="preserve">Full administration of the service and every entity; reserved for the platform team (see the RBAC set out in </w:t>
            </w:r>
            <w:hyperlink w:anchor="_Toc241399561" w:history="1">
              <w:r>
                <w:rPr>
                  <w:color w:val="0000FF"/>
                  <w:u w:val="single"/>
                </w:rPr>
                <w:t>section 10</w:t>
              </w:r>
            </w:hyperlink>
            <w:r>
              <w:rPr>
                <w:sz w:val="20"/>
                <w:szCs w:val="20"/>
              </w:rPr>
              <w:t>), not for portal content editors</w:t>
            </w:r>
          </w:p>
        </w:tc>
      </w:tr>
    </w:tbl>
    <w:p w14:paraId="469CF6A5" w14:textId="77777777" w:rsidR="00BB667D" w:rsidRDefault="00BB667D" w:rsidP="00BB667D">
      <w:pPr>
        <w:spacing w:after="140"/>
        <w:rPr>
          <w:sz w:val="20"/>
          <w:szCs w:val="20"/>
        </w:rPr>
      </w:pPr>
    </w:p>
    <w:p w14:paraId="0EAF00D8" w14:textId="77777777" w:rsidR="00BB667D" w:rsidRDefault="00BB667D" w:rsidP="00BB667D">
      <w:pPr>
        <w:spacing w:after="140"/>
        <w:rPr>
          <w:sz w:val="20"/>
          <w:szCs w:val="20"/>
        </w:rPr>
      </w:pPr>
      <w:r>
        <w:rPr>
          <w:sz w:val="20"/>
          <w:szCs w:val="20"/>
        </w:rPr>
        <w:t>Configuration is two steps: grant a consumer's Entra ID group visibility on the relevant product, as set out above, so they can see and subscribe to it; and assign the Developer Portal Content Editor role to the named content owner so they can maintain the portal itself without broader service rights.</w:t>
      </w:r>
    </w:p>
    <w:p w14:paraId="6AC01D55" w14:textId="77777777" w:rsidR="00BB667D" w:rsidRPr="004D5371" w:rsidRDefault="00BB667D" w:rsidP="00BB667D">
      <w:pPr>
        <w:spacing w:before="120" w:after="140"/>
        <w:rPr>
          <w:b/>
          <w:bCs/>
          <w:sz w:val="20"/>
          <w:szCs w:val="20"/>
        </w:rPr>
      </w:pPr>
      <w:r w:rsidRPr="004D5371">
        <w:rPr>
          <w:b/>
          <w:bCs/>
          <w:sz w:val="20"/>
          <w:szCs w:val="20"/>
        </w:rPr>
        <w:t>User onboarding flow</w:t>
      </w:r>
    </w:p>
    <w:p w14:paraId="67322EED" w14:textId="77777777" w:rsidR="00BB667D" w:rsidRDefault="00BB667D" w:rsidP="00BB667D">
      <w:pPr>
        <w:spacing w:after="140"/>
        <w:rPr>
          <w:sz w:val="20"/>
          <w:szCs w:val="20"/>
        </w:rPr>
      </w:pPr>
      <w:r>
        <w:rPr>
          <w:sz w:val="20"/>
          <w:szCs w:val="20"/>
        </w:rPr>
        <w:t xml:space="preserve">Ownership differs by direction, so the path is set out separately below for internal and external consumers; </w:t>
      </w:r>
      <w:hyperlink w:anchor="_Figure_20" w:history="1">
        <w:r>
          <w:rPr>
            <w:color w:val="0000FF"/>
            <w:u w:val="single"/>
          </w:rPr>
          <w:t>Figure 20</w:t>
        </w:r>
      </w:hyperlink>
      <w:r>
        <w:rPr>
          <w:sz w:val="20"/>
          <w:szCs w:val="20"/>
        </w:rPr>
        <w:t xml:space="preserve"> shows the shared journey once access has been granted.</w:t>
      </w:r>
    </w:p>
    <w:p w14:paraId="0B3F2D44" w14:textId="77777777" w:rsidR="00BB667D" w:rsidRDefault="00BB667D" w:rsidP="00BB667D">
      <w:pPr>
        <w:spacing w:before="100" w:after="100"/>
        <w:rPr>
          <w:b/>
          <w:bCs/>
          <w:i/>
          <w:iCs/>
          <w:sz w:val="20"/>
          <w:szCs w:val="20"/>
        </w:rPr>
      </w:pPr>
      <w:r>
        <w:rPr>
          <w:b/>
          <w:bCs/>
          <w:i/>
          <w:iCs/>
          <w:sz w:val="20"/>
          <w:szCs w:val="20"/>
        </w:rPr>
        <w:t>Internal user onboarding</w:t>
      </w:r>
    </w:p>
    <w:p w14:paraId="11B84426" w14:textId="61916316" w:rsidR="00BB667D" w:rsidRDefault="00BB667D" w:rsidP="00BB667D">
      <w:pPr>
        <w:pStyle w:val="ListParagraph"/>
        <w:numPr>
          <w:ilvl w:val="0"/>
          <w:numId w:val="1"/>
        </w:numPr>
        <w:spacing w:after="70"/>
        <w:rPr>
          <w:sz w:val="20"/>
          <w:szCs w:val="20"/>
        </w:rPr>
      </w:pPr>
      <w:r>
        <w:rPr>
          <w:b/>
          <w:bCs/>
          <w:sz w:val="20"/>
          <w:szCs w:val="20"/>
        </w:rPr>
        <w:t>Request:</w:t>
      </w:r>
      <w:r>
        <w:rPr>
          <w:sz w:val="20"/>
          <w:szCs w:val="20"/>
        </w:rPr>
        <w:t xml:space="preserve"> the consumer's manager or the team identifies the product needed.</w:t>
      </w:r>
    </w:p>
    <w:p w14:paraId="651B33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the user is added to the relevant Entra ID group through the Organization's existing joiner-mover-leaver process; no APIM account is created.</w:t>
      </w:r>
    </w:p>
    <w:p w14:paraId="5F8E03D2" w14:textId="77777777" w:rsidR="00BB667D" w:rsidRDefault="00BB667D" w:rsidP="00BB667D">
      <w:pPr>
        <w:pStyle w:val="ListParagraph"/>
        <w:numPr>
          <w:ilvl w:val="0"/>
          <w:numId w:val="1"/>
        </w:numPr>
        <w:spacing w:after="70"/>
        <w:rPr>
          <w:sz w:val="20"/>
          <w:szCs w:val="20"/>
        </w:rPr>
      </w:pPr>
      <w:r>
        <w:rPr>
          <w:b/>
          <w:bCs/>
          <w:sz w:val="20"/>
          <w:szCs w:val="20"/>
        </w:rPr>
        <w:t>Sign-in:</w:t>
      </w:r>
      <w:r>
        <w:rPr>
          <w:sz w:val="20"/>
          <w:szCs w:val="20"/>
        </w:rPr>
        <w:t xml:space="preserve"> the user signs into the developer portal with corporate SSO and is automatically a Developer.</w:t>
      </w:r>
    </w:p>
    <w:p w14:paraId="6635805B" w14:textId="77777777" w:rsidR="00BB667D" w:rsidRDefault="00BB667D" w:rsidP="00BB667D">
      <w:pPr>
        <w:pStyle w:val="ListParagraph"/>
        <w:numPr>
          <w:ilvl w:val="0"/>
          <w:numId w:val="1"/>
        </w:numPr>
        <w:spacing w:after="70"/>
        <w:rPr>
          <w:sz w:val="20"/>
          <w:szCs w:val="20"/>
        </w:rPr>
      </w:pPr>
      <w:r>
        <w:rPr>
          <w:b/>
          <w:bCs/>
          <w:sz w:val="20"/>
          <w:szCs w:val="20"/>
        </w:rPr>
        <w:t>Discover and subscribe:</w:t>
      </w:r>
      <w:r>
        <w:rPr>
          <w:sz w:val="20"/>
          <w:szCs w:val="20"/>
        </w:rPr>
        <w:t xml:space="preserve"> they see only the products their group permits; internal products are typically auto-approved.</w:t>
      </w:r>
    </w:p>
    <w:p w14:paraId="2D8A009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a subscription key is issued, and OAuth-protected calls use a token obtained from Entra ID.</w:t>
      </w:r>
    </w:p>
    <w:p w14:paraId="207534C2" w14:textId="77777777" w:rsidR="006C774B" w:rsidRDefault="00666465">
      <w:pPr>
        <w:spacing w:before="120" w:after="60"/>
        <w:jc w:val="center"/>
      </w:pPr>
      <w:r>
        <w:rPr>
          <w:noProof/>
        </w:rPr>
        <w:lastRenderedPageBreak/>
        <w:drawing>
          <wp:inline distT="0" distB="0" distL="0" distR="0" wp14:anchorId="15C814E4" wp14:editId="37D637BC">
            <wp:extent cx="5486400" cy="2726941"/>
            <wp:effectExtent l="0" t="0" r="0" b="0"/>
            <wp:docPr id="9920" name="In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 name="Internal user onboarding flow"/>
                    <pic:cNvPicPr>
                      <a:picLocks noChangeAspect="1" noChangeArrowheads="1"/>
                    </pic:cNvPicPr>
                  </pic:nvPicPr>
                  <pic:blipFill>
                    <a:blip r:embed="rId48"/>
                    <a:srcRect/>
                    <a:stretch>
                      <a:fillRect/>
                    </a:stretch>
                  </pic:blipFill>
                  <pic:spPr bwMode="auto">
                    <a:xfrm>
                      <a:off x="0" y="0"/>
                      <a:ext cx="5486400" cy="2726941"/>
                    </a:xfrm>
                    <a:prstGeom prst="rect">
                      <a:avLst/>
                    </a:prstGeom>
                  </pic:spPr>
                </pic:pic>
              </a:graphicData>
            </a:graphic>
          </wp:inline>
        </w:drawing>
      </w:r>
    </w:p>
    <w:p w14:paraId="4B75B591" w14:textId="77777777" w:rsidR="006C774B" w:rsidRDefault="00666465">
      <w:pPr>
        <w:spacing w:after="180"/>
        <w:jc w:val="center"/>
      </w:pPr>
      <w:bookmarkStart w:id="795" w:name="_Figure_19b"/>
      <w:r>
        <w:rPr>
          <w:i/>
          <w:iCs/>
          <w:color w:val="666666"/>
          <w:sz w:val="18"/>
          <w:szCs w:val="18"/>
        </w:rPr>
        <w:t>Figure 19b: Internal user onboarding, from request to credentials, and where the user lands in the portal groups</w:t>
      </w:r>
      <w:bookmarkEnd w:id="795"/>
    </w:p>
    <w:p w14:paraId="2244AEE4" w14:textId="77777777" w:rsidR="00BB667D" w:rsidRDefault="00BB667D" w:rsidP="00BB667D">
      <w:pPr>
        <w:spacing w:before="100" w:after="100"/>
        <w:rPr>
          <w:b/>
          <w:bCs/>
          <w:i/>
          <w:iCs/>
          <w:sz w:val="20"/>
          <w:szCs w:val="20"/>
        </w:rPr>
      </w:pPr>
      <w:r>
        <w:rPr>
          <w:b/>
          <w:bCs/>
          <w:i/>
          <w:iCs/>
          <w:sz w:val="20"/>
          <w:szCs w:val="20"/>
        </w:rPr>
        <w:t>External user onboarding (partner, B2B)</w:t>
      </w:r>
    </w:p>
    <w:p w14:paraId="3FF6301A" w14:textId="77777777" w:rsidR="00BB667D" w:rsidRDefault="00BB667D" w:rsidP="00BB667D">
      <w:pPr>
        <w:spacing w:after="140"/>
        <w:rPr>
          <w:sz w:val="20"/>
          <w:szCs w:val="20"/>
        </w:rPr>
      </w:pPr>
      <w:r>
        <w:rPr>
          <w:sz w:val="20"/>
          <w:szCs w:val="20"/>
        </w:rPr>
        <w:t>The Organization's external identity default is Microsoft Entra External ID (B2B) for partner organisations, not Azure AD B2C: B2C is no longer available for new deployments, and Microsoft's current recommendation for consumer-facing sign-up is Microsoft Entra External ID. B2B is the correct model here because every external consumer is a known partner organisation, not an anonymous member of the public.</w:t>
      </w:r>
    </w:p>
    <w:p w14:paraId="62A03607" w14:textId="77777777" w:rsidR="00BB667D" w:rsidRDefault="00BB667D" w:rsidP="00BB667D">
      <w:pPr>
        <w:pStyle w:val="ListParagraph"/>
        <w:numPr>
          <w:ilvl w:val="0"/>
          <w:numId w:val="1"/>
        </w:numPr>
        <w:spacing w:after="70"/>
        <w:rPr>
          <w:sz w:val="20"/>
          <w:szCs w:val="20"/>
        </w:rPr>
      </w:pPr>
      <w:r>
        <w:rPr>
          <w:b/>
          <w:bCs/>
          <w:sz w:val="20"/>
          <w:szCs w:val="20"/>
        </w:rPr>
        <w:t>Sponsorship:</w:t>
      </w:r>
      <w:r>
        <w:rPr>
          <w:sz w:val="20"/>
          <w:szCs w:val="20"/>
        </w:rPr>
        <w:t xml:space="preserve"> a named internal owner sponsors the partner and confirms which product they may access.</w:t>
      </w:r>
    </w:p>
    <w:p w14:paraId="3745898E" w14:textId="18BBC8FE" w:rsidR="00BB667D" w:rsidRDefault="00BB667D" w:rsidP="00BB667D">
      <w:pPr>
        <w:pStyle w:val="ListParagraph"/>
        <w:numPr>
          <w:ilvl w:val="0"/>
          <w:numId w:val="1"/>
        </w:numPr>
        <w:spacing w:after="70"/>
        <w:rPr>
          <w:sz w:val="20"/>
          <w:szCs w:val="20"/>
        </w:rPr>
      </w:pPr>
      <w:r>
        <w:rPr>
          <w:b/>
          <w:bCs/>
          <w:sz w:val="20"/>
          <w:szCs w:val="20"/>
        </w:rPr>
        <w:t>Guest invitation:</w:t>
      </w:r>
      <w:r>
        <w:rPr>
          <w:sz w:val="20"/>
          <w:szCs w:val="20"/>
        </w:rPr>
        <w:t xml:space="preserve"> the partner user is invited as a Microsoft Entra ID B2B guest, authenticating with their own organisation's credentials rather than an </w:t>
      </w:r>
      <w:r w:rsidR="00A03A52">
        <w:rPr>
          <w:sz w:val="20"/>
          <w:szCs w:val="20"/>
        </w:rPr>
        <w:t>organization</w:t>
      </w:r>
      <w:r>
        <w:rPr>
          <w:sz w:val="20"/>
          <w:szCs w:val="20"/>
        </w:rPr>
        <w:t>-issued account.</w:t>
      </w:r>
    </w:p>
    <w:p w14:paraId="01BACC5B" w14:textId="77777777" w:rsidR="00BB667D" w:rsidRDefault="00BB667D" w:rsidP="00BB667D">
      <w:pPr>
        <w:pStyle w:val="ListParagraph"/>
        <w:numPr>
          <w:ilvl w:val="0"/>
          <w:numId w:val="1"/>
        </w:numPr>
        <w:spacing w:after="70"/>
        <w:rPr>
          <w:sz w:val="20"/>
          <w:szCs w:val="20"/>
        </w:rPr>
      </w:pPr>
      <w:r>
        <w:rPr>
          <w:b/>
          <w:bCs/>
          <w:sz w:val="20"/>
          <w:szCs w:val="20"/>
        </w:rPr>
        <w:t>Group membership:</w:t>
      </w:r>
      <w:r>
        <w:rPr>
          <w:sz w:val="20"/>
          <w:szCs w:val="20"/>
        </w:rPr>
        <w:t xml:space="preserve"> once the invitation is redeemed, the guest identity is added to a per-partner Entra ID group, scoping visibility to that partner's product only.</w:t>
      </w:r>
    </w:p>
    <w:p w14:paraId="763E6246" w14:textId="77777777" w:rsidR="00BB667D" w:rsidRDefault="00BB667D" w:rsidP="00BB667D">
      <w:pPr>
        <w:pStyle w:val="ListParagraph"/>
        <w:numPr>
          <w:ilvl w:val="0"/>
          <w:numId w:val="1"/>
        </w:numPr>
        <w:spacing w:after="70"/>
        <w:rPr>
          <w:sz w:val="20"/>
          <w:szCs w:val="20"/>
        </w:rPr>
      </w:pPr>
      <w:r>
        <w:rPr>
          <w:b/>
          <w:bCs/>
          <w:sz w:val="20"/>
          <w:szCs w:val="20"/>
        </w:rPr>
        <w:t>Sign-in and subscribe:</w:t>
      </w:r>
      <w:r>
        <w:rPr>
          <w:sz w:val="20"/>
          <w:szCs w:val="20"/>
        </w:rPr>
        <w:t xml:space="preserve"> the partner signs into the developer portal through B2B guest SSO and requests a subscription; external subscriptions are gated by approval, not automatic.</w:t>
      </w:r>
    </w:p>
    <w:p w14:paraId="524CFF82" w14:textId="77777777" w:rsidR="00BB667D" w:rsidRDefault="00BB667D" w:rsidP="00BB667D">
      <w:pPr>
        <w:pStyle w:val="ListParagraph"/>
        <w:numPr>
          <w:ilvl w:val="0"/>
          <w:numId w:val="1"/>
        </w:numPr>
        <w:spacing w:after="70"/>
        <w:rPr>
          <w:sz w:val="20"/>
          <w:szCs w:val="20"/>
        </w:rPr>
      </w:pPr>
      <w:r>
        <w:rPr>
          <w:b/>
          <w:bCs/>
          <w:sz w:val="20"/>
          <w:szCs w:val="20"/>
        </w:rPr>
        <w:t>Credentials:</w:t>
      </w:r>
      <w:r>
        <w:rPr>
          <w:sz w:val="20"/>
          <w:szCs w:val="20"/>
        </w:rPr>
        <w:t xml:space="preserve"> on approval, a subscription key is issued and, for OAuth-protected APIs, the partner's registered application obtains a token from Entra ID.</w:t>
      </w:r>
    </w:p>
    <w:p w14:paraId="6EF2F42B" w14:textId="77777777" w:rsidR="00BB667D" w:rsidRDefault="00BB667D" w:rsidP="00BB667D">
      <w:pPr>
        <w:spacing w:after="140"/>
        <w:rPr>
          <w:sz w:val="20"/>
          <w:szCs w:val="20"/>
        </w:rPr>
      </w:pPr>
      <w:r>
        <w:rPr>
          <w:sz w:val="20"/>
          <w:szCs w:val="20"/>
        </w:rPr>
        <w:t>Partner sponsorship and credential-rotation ownership are not yet named, alongside the related gaps below.</w:t>
      </w:r>
    </w:p>
    <w:p w14:paraId="7DC35343" w14:textId="77777777" w:rsidR="006C774B" w:rsidRDefault="00666465">
      <w:pPr>
        <w:spacing w:before="120" w:after="60"/>
        <w:jc w:val="center"/>
      </w:pPr>
      <w:r>
        <w:rPr>
          <w:noProof/>
        </w:rPr>
        <w:lastRenderedPageBreak/>
        <w:drawing>
          <wp:inline distT="0" distB="0" distL="0" distR="0" wp14:anchorId="3024F706" wp14:editId="15255ED9">
            <wp:extent cx="5486400" cy="2726941"/>
            <wp:effectExtent l="0" t="0" r="0" b="0"/>
            <wp:docPr id="9921" name="External 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 name="External user onboarding flow"/>
                    <pic:cNvPicPr>
                      <a:picLocks noChangeAspect="1" noChangeArrowheads="1"/>
                    </pic:cNvPicPr>
                  </pic:nvPicPr>
                  <pic:blipFill>
                    <a:blip r:embed="rId49"/>
                    <a:srcRect/>
                    <a:stretch>
                      <a:fillRect/>
                    </a:stretch>
                  </pic:blipFill>
                  <pic:spPr bwMode="auto">
                    <a:xfrm>
                      <a:off x="0" y="0"/>
                      <a:ext cx="5486400" cy="2726941"/>
                    </a:xfrm>
                    <a:prstGeom prst="rect">
                      <a:avLst/>
                    </a:prstGeom>
                  </pic:spPr>
                </pic:pic>
              </a:graphicData>
            </a:graphic>
          </wp:inline>
        </w:drawing>
      </w:r>
    </w:p>
    <w:p w14:paraId="495E3E81" w14:textId="77777777" w:rsidR="006C774B" w:rsidRDefault="00666465">
      <w:pPr>
        <w:spacing w:after="180"/>
        <w:jc w:val="center"/>
      </w:pPr>
      <w:bookmarkStart w:id="796" w:name="_Figure_19c"/>
      <w:r>
        <w:rPr>
          <w:i/>
          <w:iCs/>
          <w:color w:val="666666"/>
          <w:sz w:val="18"/>
          <w:szCs w:val="18"/>
        </w:rPr>
        <w:t>Figure 19c: External (partner, B2B) user onboarding, from sponsorship to credentials, and where the partner lands in the portal groups</w:t>
      </w:r>
      <w:bookmarkEnd w:id="796"/>
    </w:p>
    <w:p w14:paraId="6941D134" w14:textId="64EB489D" w:rsidR="00BB667D" w:rsidRPr="004D5371" w:rsidRDefault="00BB667D" w:rsidP="00BB667D">
      <w:pPr>
        <w:spacing w:after="140"/>
        <w:rPr>
          <w:sz w:val="20"/>
          <w:szCs w:val="20"/>
        </w:rPr>
      </w:pPr>
      <w:r w:rsidRPr="004D5371">
        <w:rPr>
          <w:sz w:val="20"/>
          <w:szCs w:val="20"/>
        </w:rPr>
        <w:t xml:space="preserve">In steady-state production the same consumer calls the API through APIM, where JWT validation and per-subscription rate limits and quotas are enforced on every call, and manages their own subscriptions and key rotation from the portal profile area without an </w:t>
      </w:r>
      <w:r w:rsidR="0087471E" w:rsidRPr="004D5371">
        <w:rPr>
          <w:sz w:val="20"/>
          <w:szCs w:val="20"/>
        </w:rPr>
        <w:t>organization</w:t>
      </w:r>
      <w:r w:rsidRPr="004D5371">
        <w:rPr>
          <w:sz w:val="20"/>
          <w:szCs w:val="20"/>
        </w:rPr>
        <w:t xml:space="preserve"> ticket. The full journey, from access granted to steady-state use, is shown below.</w:t>
      </w:r>
    </w:p>
    <w:p w14:paraId="1D03A00B" w14:textId="77777777" w:rsidR="00BB667D" w:rsidRDefault="00BB667D" w:rsidP="00BB667D">
      <w:pPr>
        <w:spacing w:before="120" w:after="120"/>
        <w:jc w:val="center"/>
      </w:pPr>
      <w:r>
        <w:rPr>
          <w:noProof/>
        </w:rPr>
        <w:drawing>
          <wp:inline distT="0" distB="0" distL="0" distR="0" wp14:anchorId="2665DB0F" wp14:editId="2C91A67E">
            <wp:extent cx="5943600" cy="1347216"/>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1347216"/>
                    </a:xfrm>
                    <a:prstGeom prst="rect">
                      <a:avLst/>
                    </a:prstGeom>
                  </pic:spPr>
                </pic:pic>
              </a:graphicData>
            </a:graphic>
          </wp:inline>
        </w:drawing>
      </w:r>
    </w:p>
    <w:p w14:paraId="2F1F8BE8" w14:textId="77777777" w:rsidR="00BB667D" w:rsidRDefault="00BB667D" w:rsidP="00BB667D">
      <w:pPr>
        <w:spacing w:after="180"/>
        <w:jc w:val="center"/>
      </w:pPr>
      <w:bookmarkStart w:id="797" w:name="_Figure_20"/>
      <w:r>
        <w:rPr>
          <w:i/>
          <w:iCs/>
          <w:color w:val="666666"/>
          <w:sz w:val="18"/>
          <w:szCs w:val="18"/>
        </w:rPr>
        <w:t>Figure 20: The API consumer journey, ten steps from access granted to steady-state use, support and versioning</w:t>
      </w:r>
      <w:bookmarkEnd w:id="797"/>
    </w:p>
    <w:p w14:paraId="684708D0" w14:textId="77777777" w:rsidR="00BB667D" w:rsidRDefault="00BB667D" w:rsidP="00BB667D">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4E621730" w:rsidR="002D25EA" w:rsidRPr="007F1FDD" w:rsidRDefault="002D25EA" w:rsidP="002D25EA">
      <w:pPr>
        <w:pStyle w:val="Heading1"/>
        <w:pageBreakBefore/>
        <w:spacing w:after="0"/>
        <w:ind w:left="426"/>
        <w:rPr>
          <w:rFonts w:asciiTheme="minorHAnsi" w:hAnsiTheme="minorHAnsi"/>
          <w:b w:val="0"/>
          <w:bCs w:val="0"/>
          <w:lang w:eastAsia="en-US"/>
        </w:rPr>
      </w:pPr>
      <w:bookmarkStart w:id="798" w:name="_Toc241523874"/>
      <w:r w:rsidRPr="007F1FDD">
        <w:rPr>
          <w:rFonts w:asciiTheme="minorHAnsi" w:hAnsiTheme="minorHAnsi"/>
          <w:b w:val="0"/>
          <w:bCs w:val="0"/>
          <w:lang w:eastAsia="en-US"/>
        </w:rPr>
        <w:lastRenderedPageBreak/>
        <w:t>API Policies and Governance</w:t>
      </w:r>
      <w:bookmarkEnd w:id="798"/>
    </w:p>
    <w:p w14:paraId="3244DB12" w14:textId="08E88AD7" w:rsidR="000B3D1F" w:rsidRDefault="000B3D1F" w:rsidP="008A5ED0">
      <w:pPr>
        <w:spacing w:line="300" w:lineRule="atLeast"/>
        <w:rPr>
          <w:sz w:val="20"/>
          <w:szCs w:val="20"/>
        </w:rPr>
      </w:pPr>
      <w:r w:rsidRPr="000B3D1F">
        <w:rPr>
          <w:sz w:val="20"/>
          <w:szCs w:val="20"/>
        </w:rPr>
        <w:t>This section complements existing Chaucer Engineering Standards and Cloud Adoption Framework (CAF) guidance and highlights the controls most relevant to APIM. Where any conflict exists, approved enterprise standards take precedence.</w:t>
      </w:r>
      <w:r>
        <w:rPr>
          <w:sz w:val="20"/>
          <w:szCs w:val="20"/>
        </w:rPr>
        <w:br/>
      </w:r>
    </w:p>
    <w:p w14:paraId="4C2DF21A" w14:textId="783B3CB8" w:rsidR="008A5ED0" w:rsidRPr="008A5ED0" w:rsidRDefault="00AC7EF5" w:rsidP="008A5ED0">
      <w:pPr>
        <w:spacing w:line="300" w:lineRule="atLeast"/>
        <w:rPr>
          <w:sz w:val="20"/>
          <w:szCs w:val="20"/>
        </w:rPr>
      </w:pPr>
      <w:r w:rsidRPr="00AC7EF5">
        <w:rPr>
          <w:sz w:val="20"/>
          <w:szCs w:val="20"/>
        </w:rPr>
        <w:t>Further guidance is available in the Chaucer Engineering Standards and API Governance documentation on Confluence</w:t>
      </w:r>
      <w:r>
        <w:rPr>
          <w:sz w:val="20"/>
          <w:szCs w:val="20"/>
        </w:rPr>
        <w:t xml:space="preserve"> </w:t>
      </w:r>
      <w:r w:rsidR="008A5ED0" w:rsidRPr="008A5ED0">
        <w:rPr>
          <w:sz w:val="20"/>
          <w:szCs w:val="20"/>
        </w:rPr>
        <w:t>:</w:t>
      </w:r>
      <w:r w:rsidR="008A5ED0">
        <w:rPr>
          <w:sz w:val="20"/>
          <w:szCs w:val="20"/>
        </w:rPr>
        <w:t xml:space="preserve"> </w:t>
      </w:r>
      <w:hyperlink r:id="rId51" w:history="1">
        <w:r w:rsidR="008A5ED0">
          <w:rPr>
            <w:rStyle w:val="Hyperlink"/>
            <w:sz w:val="20"/>
            <w:szCs w:val="20"/>
          </w:rPr>
          <w:t>APIM-Engineering-Standards</w:t>
        </w:r>
      </w:hyperlink>
    </w:p>
    <w:p w14:paraId="3B95E687" w14:textId="77777777" w:rsidR="002D25EA" w:rsidRDefault="002D25EA" w:rsidP="002D25EA">
      <w:pPr>
        <w:spacing w:after="140"/>
      </w:pPr>
    </w:p>
    <w:p w14:paraId="1984FC50" w14:textId="77777777" w:rsidR="002D25EA" w:rsidRDefault="002D25EA" w:rsidP="002D25EA">
      <w:pPr>
        <w:spacing w:after="140"/>
      </w:pPr>
    </w:p>
    <w:p w14:paraId="29CFD748" w14:textId="77777777" w:rsidR="002D25EA" w:rsidRPr="004D5371" w:rsidRDefault="002D25EA" w:rsidP="002D25EA">
      <w:pPr>
        <w:spacing w:after="60"/>
        <w:rPr>
          <w:sz w:val="20"/>
          <w:szCs w:val="20"/>
        </w:rPr>
      </w:pPr>
    </w:p>
    <w:p w14:paraId="2582BCE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799" w:name="_Toc241523875"/>
      <w:r w:rsidRPr="007F1FDD">
        <w:rPr>
          <w:rFonts w:asciiTheme="minorHAnsi" w:hAnsiTheme="minorHAnsi"/>
          <w:b w:val="0"/>
          <w:bCs w:val="0"/>
          <w:lang w:eastAsia="en-US"/>
        </w:rPr>
        <w:lastRenderedPageBreak/>
        <w:t>API Lifecycle and Versioning Strategy</w:t>
      </w:r>
      <w:bookmarkEnd w:id="799"/>
    </w:p>
    <w:p w14:paraId="71763C64" w14:textId="77777777" w:rsidR="001A13DF" w:rsidRPr="001A13DF" w:rsidRDefault="003C0751"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color w:val="333333"/>
          <w:sz w:val="20"/>
          <w:szCs w:val="20"/>
          <w:lang w:val="en-GB" w:eastAsia="en-GB"/>
        </w:rPr>
        <w:t xml:space="preserve">Every API follows a standard lifecycle from design through retirement, ensuring consistent governance, security and operational management. The lifecycle aligns with Chaucer's engineering standards and API governance practices, with operational insights and monitoring data feeding future enhancements and design decisions. </w:t>
      </w:r>
    </w:p>
    <w:p w14:paraId="287A7AAA" w14:textId="1BB3AA82" w:rsidR="002F3E15" w:rsidRPr="001A13DF" w:rsidRDefault="001A13DF" w:rsidP="002F3E15">
      <w:pPr>
        <w:pStyle w:val="NormalWeb"/>
        <w:spacing w:line="300" w:lineRule="atLeast"/>
        <w:rPr>
          <w:rFonts w:asciiTheme="minorHAnsi" w:hAnsiTheme="minorHAnsi"/>
          <w:sz w:val="20"/>
          <w:szCs w:val="20"/>
        </w:rPr>
      </w:pPr>
      <w:r w:rsidRPr="001A13DF">
        <w:rPr>
          <w:rFonts w:asciiTheme="minorHAnsi" w:eastAsia="Noe Text" w:hAnsiTheme="minorHAnsi" w:cs="Noe Text"/>
          <w:color w:val="333333"/>
          <w:sz w:val="20"/>
          <w:szCs w:val="20"/>
          <w:lang w:val="en-GB" w:eastAsia="en-GB"/>
        </w:rPr>
        <w:t xml:space="preserve">Further guidance on API delivery, governance and lifecycle management is available in the Chaucer Engineering Standards and API Governance documentation on </w:t>
      </w:r>
      <w:r w:rsidR="002F3E15" w:rsidRPr="001A13DF">
        <w:rPr>
          <w:rFonts w:asciiTheme="minorHAnsi" w:eastAsia="Noe Text" w:hAnsiTheme="minorHAnsi" w:cs="Noe Text"/>
          <w:b/>
          <w:bCs/>
          <w:color w:val="333333"/>
          <w:sz w:val="20"/>
          <w:szCs w:val="20"/>
          <w:lang w:val="en-GB" w:eastAsia="en-GB"/>
        </w:rPr>
        <w:t>Confluence</w:t>
      </w:r>
      <w:r w:rsidR="002F3E15" w:rsidRPr="001A13DF">
        <w:rPr>
          <w:rFonts w:asciiTheme="minorHAnsi" w:eastAsia="Noe Text" w:hAnsiTheme="minorHAnsi" w:cs="Noe Text"/>
          <w:color w:val="333333"/>
          <w:sz w:val="20"/>
          <w:szCs w:val="20"/>
          <w:lang w:val="en-GB" w:eastAsia="en-GB"/>
        </w:rPr>
        <w:t xml:space="preserve">: </w:t>
      </w:r>
      <w:hyperlink r:id="rId52" w:history="1">
        <w:r w:rsidR="00D57EDE" w:rsidRPr="001A13DF">
          <w:rPr>
            <w:rStyle w:val="Hyperlink"/>
            <w:rFonts w:asciiTheme="minorHAnsi" w:eastAsia="Noe Text" w:hAnsiTheme="minorHAnsi" w:cs="Noe Text"/>
            <w:sz w:val="20"/>
            <w:szCs w:val="20"/>
            <w:lang w:val="en-GB" w:eastAsia="en-GB"/>
          </w:rPr>
          <w:t>API Life cycle</w:t>
        </w:r>
      </w:hyperlink>
    </w:p>
    <w:p w14:paraId="6682029F" w14:textId="02AE62F0" w:rsidR="002D25EA" w:rsidRPr="001A13DF" w:rsidRDefault="00CF41FA" w:rsidP="002F3E15">
      <w:pPr>
        <w:pStyle w:val="NormalWeb"/>
        <w:spacing w:line="300" w:lineRule="atLeast"/>
        <w:rPr>
          <w:rFonts w:asciiTheme="minorHAnsi" w:eastAsia="Noe Text" w:hAnsiTheme="minorHAnsi" w:cs="Noe Text"/>
          <w:color w:val="333333"/>
          <w:sz w:val="20"/>
          <w:szCs w:val="20"/>
          <w:lang w:val="en-GB" w:eastAsia="en-GB"/>
        </w:rPr>
      </w:pPr>
      <w:r w:rsidRPr="001A13DF">
        <w:rPr>
          <w:rFonts w:asciiTheme="minorHAnsi" w:eastAsia="Noe Text" w:hAnsiTheme="minorHAnsi" w:cs="Noe Text"/>
          <w:noProof/>
          <w:color w:val="333333"/>
          <w:sz w:val="20"/>
          <w:szCs w:val="20"/>
          <w:lang w:val="en-GB" w:eastAsia="en-GB"/>
        </w:rPr>
        <w:drawing>
          <wp:inline distT="0" distB="0" distL="0" distR="0" wp14:anchorId="605BBD7A" wp14:editId="2AB7F22C">
            <wp:extent cx="5511800" cy="1227080"/>
            <wp:effectExtent l="0" t="0" r="0" b="0"/>
            <wp:docPr id="948980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44921" cy="1234454"/>
                    </a:xfrm>
                    <a:prstGeom prst="rect">
                      <a:avLst/>
                    </a:prstGeom>
                    <a:noFill/>
                  </pic:spPr>
                </pic:pic>
              </a:graphicData>
            </a:graphic>
          </wp:inline>
        </w:drawing>
      </w:r>
    </w:p>
    <w:p w14:paraId="52F514A8" w14:textId="2B61F6F3" w:rsidR="002D25EA" w:rsidRPr="007F1FDD" w:rsidRDefault="002D25EA" w:rsidP="007F1FDD">
      <w:pPr>
        <w:pStyle w:val="Heading1"/>
        <w:pageBreakBefore/>
        <w:spacing w:after="0"/>
        <w:ind w:left="426"/>
        <w:rPr>
          <w:rFonts w:asciiTheme="minorHAnsi" w:hAnsiTheme="minorHAnsi"/>
          <w:b w:val="0"/>
          <w:bCs w:val="0"/>
          <w:lang w:eastAsia="en-US"/>
        </w:rPr>
      </w:pPr>
      <w:bookmarkStart w:id="800" w:name="_Toc241523876"/>
      <w:r w:rsidRPr="007F1FDD">
        <w:rPr>
          <w:rFonts w:asciiTheme="minorHAnsi" w:hAnsiTheme="minorHAnsi"/>
          <w:b w:val="0"/>
          <w:bCs w:val="0"/>
          <w:lang w:eastAsia="en-US"/>
        </w:rPr>
        <w:lastRenderedPageBreak/>
        <w:t>Observability and Operations</w:t>
      </w:r>
      <w:bookmarkEnd w:id="800"/>
      <w:ins w:id="801" w:author="Joycell Sundararaj - Chaucer" w:date="2026-09-30T12:22:00Z" w16du:dateUtc="2026-09-30T11:22:00Z">
        <w:r w:rsidR="009A1F1E">
          <w:rPr>
            <w:rFonts w:asciiTheme="minorHAnsi" w:hAnsiTheme="minorHAnsi"/>
            <w:b w:val="0"/>
            <w:bCs w:val="0"/>
            <w:lang w:eastAsia="en-US"/>
          </w:rPr>
          <w:br/>
        </w:r>
      </w:ins>
    </w:p>
    <w:p w14:paraId="1F2643FB" w14:textId="707F6658" w:rsidR="002D25EA" w:rsidRPr="004D5371" w:rsidRDefault="004B60C0" w:rsidP="002D25EA">
      <w:pPr>
        <w:spacing w:after="140"/>
        <w:rPr>
          <w:sz w:val="20"/>
          <w:szCs w:val="20"/>
        </w:rPr>
      </w:pPr>
      <w:ins w:id="802" w:author="Joycell Sundararaj - Chaucer" w:date="2026-09-30T12:16:00Z" w16du:dateUtc="2026-09-30T11:16:00Z">
        <w:r w:rsidRPr="004B60C0">
          <w:rPr>
            <w:sz w:val="20"/>
            <w:szCs w:val="20"/>
          </w:rPr>
          <w:t>Azure Monitor provides a unified observability platform across APIM, policies and backend services. Application Insights delivers end-to-end tracing, Log Analytics stores diagnostic telemetry, and dashboards provide operational, security and management reporting.</w:t>
        </w:r>
      </w:ins>
      <w:del w:id="803" w:author="Joycell Sundararaj - Chaucer" w:date="2026-09-30T12:16:00Z" w16du:dateUtc="2026-09-30T11:16:00Z">
        <w:r w:rsidR="002D25EA" w:rsidRPr="004D5371" w:rsidDel="004B60C0">
          <w:rPr>
            <w:sz w:val="20"/>
            <w:szCs w:val="20"/>
          </w:rPr>
          <w:delTex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delText>
        </w:r>
      </w:del>
      <w:r w:rsidR="002D25EA" w:rsidRPr="004D5371">
        <w:rPr>
          <w:sz w:val="20"/>
          <w:szCs w:val="20"/>
        </w:rPr>
        <w:t>.</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1828800"/>
                    </a:xfrm>
                    <a:prstGeom prst="rect">
                      <a:avLst/>
                    </a:prstGeom>
                  </pic:spPr>
                </pic:pic>
              </a:graphicData>
            </a:graphic>
          </wp:inline>
        </w:drawing>
      </w:r>
    </w:p>
    <w:p w14:paraId="263EEB06" w14:textId="23E810EB" w:rsidR="002D25EA" w:rsidRDefault="002D25EA" w:rsidP="002D25EA">
      <w:pPr>
        <w:spacing w:after="180"/>
        <w:jc w:val="center"/>
      </w:pPr>
      <w:bookmarkStart w:id="804" w:name="_Figure_25"/>
      <w:del w:id="805" w:author="Joycell Sundararaj - Chaucer" w:date="2026-09-30T12:21:00Z" w16du:dateUtc="2026-09-30T11:21:00Z">
        <w:r w:rsidDel="00CE3446">
          <w:rPr>
            <w:i/>
            <w:iCs/>
            <w:color w:val="666666"/>
            <w:sz w:val="18"/>
            <w:szCs w:val="18"/>
          </w:rPr>
          <w:delText xml:space="preserve">Figure 25: </w:delText>
        </w:r>
      </w:del>
      <w:r>
        <w:rPr>
          <w:i/>
          <w:iCs/>
          <w:color w:val="666666"/>
          <w:sz w:val="18"/>
          <w:szCs w:val="18"/>
        </w:rPr>
        <w:t>Monitoring architecture</w:t>
      </w:r>
      <w:bookmarkEnd w:id="804"/>
    </w:p>
    <w:p w14:paraId="56CB174D" w14:textId="52AAC84D" w:rsidR="002D25EA" w:rsidRPr="004D5371" w:rsidRDefault="00735086" w:rsidP="002D25EA">
      <w:pPr>
        <w:spacing w:after="140"/>
        <w:rPr>
          <w:sz w:val="20"/>
          <w:szCs w:val="20"/>
        </w:rPr>
      </w:pPr>
      <w:ins w:id="806" w:author="Joycell Sundararaj - Chaucer" w:date="2026-09-30T12:17:00Z" w16du:dateUtc="2026-09-30T11:17:00Z">
        <w:r w:rsidRPr="00735086">
          <w:rPr>
            <w:sz w:val="20"/>
            <w:szCs w:val="20"/>
          </w:rPr>
          <w:t>Telemetry and diagnostics are captured through APIM diagnostic settings and correlated using a common correlation identifier. Operational, performance and security telemetry is routed to the appropriate monitoring platform based on its purpose and retention requirements</w:t>
        </w:r>
      </w:ins>
      <w:del w:id="807" w:author="Joycell Sundararaj - Chaucer" w:date="2026-09-30T12:17:00Z" w16du:dateUtc="2026-09-30T11:17:00Z">
        <w:r w:rsidR="002D25EA" w:rsidRPr="004D5371" w:rsidDel="00735086">
          <w:rPr>
            <w:sz w:val="20"/>
            <w:szCs w:val="20"/>
          </w:rPr>
          <w:delText>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delText>
        </w:r>
      </w:del>
      <w:r w:rsidR="002D25EA" w:rsidRPr="004D5371">
        <w:rPr>
          <w:sz w:val="20"/>
          <w:szCs w:val="20"/>
        </w:rPr>
        <w:t>.</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1476375"/>
                    </a:xfrm>
                    <a:prstGeom prst="rect">
                      <a:avLst/>
                    </a:prstGeom>
                  </pic:spPr>
                </pic:pic>
              </a:graphicData>
            </a:graphic>
          </wp:inline>
        </w:drawing>
      </w:r>
    </w:p>
    <w:p w14:paraId="16A6203B" w14:textId="77777777" w:rsidR="009A1F1E" w:rsidRPr="009A1F1E" w:rsidRDefault="009A1F1E" w:rsidP="009A1F1E">
      <w:pPr>
        <w:spacing w:before="80" w:after="120"/>
        <w:jc w:val="center"/>
        <w:rPr>
          <w:ins w:id="808" w:author="Joycell Sundararaj - Chaucer" w:date="2026-09-30T12:22:00Z"/>
          <w:i/>
          <w:iCs/>
          <w:color w:val="666666"/>
          <w:sz w:val="18"/>
          <w:szCs w:val="18"/>
        </w:rPr>
      </w:pPr>
      <w:bookmarkStart w:id="809" w:name="_Figure_26"/>
      <w:ins w:id="810" w:author="Joycell Sundararaj - Chaucer" w:date="2026-09-30T12:22:00Z">
        <w:r w:rsidRPr="009A1F1E">
          <w:rPr>
            <w:i/>
            <w:iCs/>
            <w:color w:val="666666"/>
            <w:sz w:val="18"/>
            <w:szCs w:val="18"/>
          </w:rPr>
          <w:t>Telemetry Collection and Retention</w:t>
        </w:r>
      </w:ins>
    </w:p>
    <w:bookmarkEnd w:id="809"/>
    <w:p w14:paraId="59535D6E" w14:textId="77777777" w:rsidR="008A2485" w:rsidRPr="009A1F1E" w:rsidRDefault="008A2485" w:rsidP="008A2485">
      <w:pPr>
        <w:spacing w:after="140"/>
        <w:rPr>
          <w:ins w:id="811" w:author="Joycell Sundararaj - Chaucer" w:date="2026-09-30T12:20:00Z"/>
          <w:b/>
          <w:bCs/>
        </w:rPr>
      </w:pPr>
      <w:ins w:id="812" w:author="Joycell Sundararaj - Chaucer" w:date="2026-09-30T12:20:00Z">
        <w:r w:rsidRPr="009A1F1E">
          <w:rPr>
            <w:b/>
            <w:bCs/>
          </w:rPr>
          <w:t>Telemetry Retention</w:t>
        </w:r>
      </w:ins>
    </w:p>
    <w:p w14:paraId="31CB79D0" w14:textId="5906D296" w:rsidR="002D25EA" w:rsidRDefault="008A2485" w:rsidP="002D25EA">
      <w:pPr>
        <w:spacing w:after="140"/>
      </w:pPr>
      <w:ins w:id="813" w:author="Joycell Sundararaj - Chaucer" w:date="2026-09-30T12:20:00Z" w16du:dateUtc="2026-09-30T11:20:00Z">
        <w:r>
          <w:br/>
        </w:r>
      </w:ins>
      <w:ins w:id="814" w:author="Joycell Sundararaj - Chaucer" w:date="2026-09-30T12:18:00Z" w16du:dateUtc="2026-09-30T11:18:00Z">
        <w:r w:rsidR="00582E20" w:rsidRPr="00582E20">
          <w:t>The retention values below are indicative and should be aligned with the Organisation's logging, security and compliance retention standards.</w:t>
        </w:r>
      </w:ins>
      <w:del w:id="815" w:author="Joycell Sundararaj - Chaucer" w:date="2026-09-30T12:18:00Z" w16du:dateUtc="2026-09-30T11:18:00Z">
        <w:r w:rsidR="002D25EA" w:rsidDel="00582E20">
          <w:delTex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delText>
        </w:r>
      </w:del>
      <w:r w:rsidR="002D25EA">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lastRenderedPageBreak/>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36453282" w:rsidR="002D25EA" w:rsidRDefault="002D25EA" w:rsidP="000156B8">
            <w:r>
              <w:rPr>
                <w:sz w:val="20"/>
                <w:szCs w:val="20"/>
              </w:rPr>
              <w:t xml:space="preserve">90 days, </w:t>
            </w:r>
            <w:del w:id="816" w:author="Joycell Sundararaj - Chaucer" w:date="2026-09-30T12:18:00Z" w16du:dateUtc="2026-09-30T11:18:00Z">
              <w:r w:rsidDel="00064D02">
                <w:rPr>
                  <w:sz w:val="20"/>
                  <w:szCs w:val="20"/>
                </w:rPr>
                <w:delText xml:space="preserve">feeding </w:delText>
              </w:r>
            </w:del>
            <w:ins w:id="817" w:author="Joycell Sundararaj - Chaucer" w:date="2026-09-30T12:18:00Z" w16du:dateUtc="2026-09-30T11:18:00Z">
              <w:r w:rsidR="00064D02">
                <w:rPr>
                  <w:sz w:val="20"/>
                  <w:szCs w:val="20"/>
                </w:rPr>
                <w:t xml:space="preserve">forwarded to </w:t>
              </w:r>
            </w:ins>
            <w:r>
              <w:rPr>
                <w:sz w:val="20"/>
                <w:szCs w:val="20"/>
              </w:rPr>
              <w:t>the security dashboard</w:t>
            </w:r>
            <w:ins w:id="818" w:author="Joycell Sundararaj - Chaucer" w:date="2026-09-30T12:19:00Z" w16du:dateUtc="2026-09-30T11:19:00Z">
              <w:r w:rsidR="0020772B">
                <w:rPr>
                  <w:sz w:val="20"/>
                  <w:szCs w:val="20"/>
                </w:rPr>
                <w:t xml:space="preserve"> if applicable</w:t>
              </w:r>
            </w:ins>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43A3B170" w:rsidR="002D25EA" w:rsidRDefault="002D25EA" w:rsidP="000156B8">
            <w:r>
              <w:rPr>
                <w:sz w:val="20"/>
                <w:szCs w:val="20"/>
              </w:rPr>
              <w:t>Organization SIEM</w:t>
            </w:r>
          </w:p>
        </w:tc>
        <w:tc>
          <w:tcPr>
            <w:tcW w:w="3100" w:type="dxa"/>
            <w:tcMar>
              <w:top w:w="70" w:type="dxa"/>
              <w:left w:w="100" w:type="dxa"/>
              <w:bottom w:w="70" w:type="dxa"/>
              <w:right w:w="100" w:type="dxa"/>
            </w:tcMar>
            <w:vAlign w:val="center"/>
          </w:tcPr>
          <w:p w14:paraId="0CE90DD3" w14:textId="77777777" w:rsidR="00C3322B" w:rsidRPr="00C3322B" w:rsidRDefault="00C3322B" w:rsidP="00C3322B">
            <w:pPr>
              <w:rPr>
                <w:ins w:id="819" w:author="Joycell Sundararaj - Chaucer" w:date="2026-09-30T12:19:00Z"/>
                <w:sz w:val="20"/>
                <w:szCs w:val="20"/>
              </w:rPr>
            </w:pPr>
            <w:ins w:id="820" w:author="Joycell Sundararaj - Chaucer" w:date="2026-09-30T12:19:00Z">
              <w:r w:rsidRPr="00C3322B">
                <w:rPr>
                  <w:sz w:val="20"/>
                  <w:szCs w:val="20"/>
                </w:rPr>
                <w:t>Retained in accordance with SIEM policy</w:t>
              </w:r>
            </w:ins>
          </w:p>
          <w:p w14:paraId="023B54BA" w14:textId="77777777" w:rsidR="002D25EA" w:rsidRDefault="002D25EA" w:rsidP="000156B8">
            <w:del w:id="821" w:author="Joycell Sundararaj - Chaucer" w:date="2026-09-30T12:19:00Z" w16du:dateUtc="2026-09-30T11:19:00Z">
              <w:r w:rsidDel="00C3322B">
                <w:rPr>
                  <w:sz w:val="20"/>
                  <w:szCs w:val="20"/>
                </w:rPr>
                <w:delText>Long-term, per existing SIEM retention standard</w:delText>
              </w:r>
            </w:del>
          </w:p>
        </w:tc>
      </w:tr>
    </w:tbl>
    <w:p w14:paraId="352EDBF4" w14:textId="77777777" w:rsidR="002D25EA" w:rsidDel="002679E1" w:rsidRDefault="002D25EA" w:rsidP="002679E1">
      <w:pPr>
        <w:spacing w:after="140"/>
        <w:rPr>
          <w:del w:id="822" w:author="Joycell Sundararaj - Chaucer" w:date="2026-09-30T12:20:00Z" w16du:dateUtc="2026-09-30T11:20:00Z"/>
          <w:sz w:val="20"/>
          <w:szCs w:val="20"/>
        </w:rPr>
      </w:pPr>
    </w:p>
    <w:p w14:paraId="161F4D46" w14:textId="77777777" w:rsidR="002679E1" w:rsidRDefault="002679E1" w:rsidP="002D25EA">
      <w:pPr>
        <w:spacing w:after="140"/>
        <w:rPr>
          <w:ins w:id="823" w:author="Joycell Sundararaj - Chaucer" w:date="2026-09-30T12:20:00Z" w16du:dateUtc="2026-09-30T11:20:00Z"/>
          <w:sz w:val="20"/>
          <w:szCs w:val="20"/>
        </w:rPr>
      </w:pPr>
    </w:p>
    <w:p w14:paraId="4AEE9953" w14:textId="77777777" w:rsidR="002679E1" w:rsidRDefault="002679E1" w:rsidP="002D25EA">
      <w:pPr>
        <w:spacing w:after="140"/>
        <w:rPr>
          <w:ins w:id="824" w:author="Joycell Sundararaj - Chaucer" w:date="2026-09-30T12:20:00Z" w16du:dateUtc="2026-09-30T11:20:00Z"/>
          <w:sz w:val="20"/>
          <w:szCs w:val="20"/>
        </w:rPr>
      </w:pPr>
    </w:p>
    <w:p w14:paraId="6D18491B" w14:textId="77777777" w:rsidR="002679E1" w:rsidRDefault="002679E1" w:rsidP="002D25EA">
      <w:pPr>
        <w:spacing w:after="140"/>
        <w:rPr>
          <w:ins w:id="825" w:author="Joycell Sundararaj - Chaucer" w:date="2026-09-30T12:20:00Z" w16du:dateUtc="2026-09-30T11:20:00Z"/>
          <w:sz w:val="20"/>
          <w:szCs w:val="20"/>
        </w:rPr>
      </w:pPr>
    </w:p>
    <w:p w14:paraId="5A87F148" w14:textId="77777777" w:rsidR="002679E1" w:rsidRDefault="002679E1" w:rsidP="002D25EA">
      <w:pPr>
        <w:spacing w:after="140"/>
        <w:rPr>
          <w:ins w:id="826" w:author="Joycell Sundararaj - Chaucer" w:date="2026-09-30T12:20:00Z" w16du:dateUtc="2026-09-30T11:20:00Z"/>
        </w:rPr>
      </w:pPr>
    </w:p>
    <w:p w14:paraId="40552010" w14:textId="19C3B5F4" w:rsidR="002679E1" w:rsidRPr="009A1F1E" w:rsidRDefault="002679E1" w:rsidP="002679E1">
      <w:pPr>
        <w:spacing w:after="140"/>
        <w:rPr>
          <w:ins w:id="827" w:author="Joycell Sundararaj - Chaucer" w:date="2026-09-30T12:20:00Z" w16du:dateUtc="2026-09-30T11:20:00Z"/>
          <w:b/>
          <w:bCs/>
          <w:sz w:val="20"/>
          <w:szCs w:val="20"/>
        </w:rPr>
      </w:pPr>
      <w:ins w:id="828" w:author="Joycell Sundararaj - Chaucer" w:date="2026-09-30T12:20:00Z" w16du:dateUtc="2026-09-30T11:20:00Z">
        <w:r w:rsidRPr="009A1F1E">
          <w:rPr>
            <w:b/>
            <w:bCs/>
            <w:sz w:val="20"/>
            <w:szCs w:val="20"/>
          </w:rPr>
          <w:t>Correlation and Tracing</w:t>
        </w:r>
      </w:ins>
    </w:p>
    <w:p w14:paraId="34A97E9F" w14:textId="77777777" w:rsidR="002679E1" w:rsidRDefault="002679E1" w:rsidP="002D25EA">
      <w:pPr>
        <w:spacing w:after="140"/>
        <w:rPr>
          <w:ins w:id="829" w:author="Joycell Sundararaj - Chaucer" w:date="2026-09-30T12:20:00Z" w16du:dateUtc="2026-09-30T11:20:00Z"/>
          <w:sz w:val="20"/>
          <w:szCs w:val="20"/>
        </w:rPr>
      </w:pPr>
      <w:ins w:id="830" w:author="Joycell Sundararaj - Chaucer" w:date="2026-09-30T12:20:00Z" w16du:dateUtc="2026-09-30T11:20:00Z">
        <w:r w:rsidRPr="002679E1">
          <w:rPr>
            <w:sz w:val="20"/>
            <w:szCs w:val="20"/>
          </w:rPr>
          <w:t>Correlation IDs are propagated from APIM to backend services to support end-to-end request tracing. Propagation should be validated during implementation to ensure trace continuity. Verbose policy tracing is restricted to non-production environments due to cost and potential exposure of sensitive information.</w:t>
        </w:r>
      </w:ins>
    </w:p>
    <w:p w14:paraId="543CBB5E" w14:textId="0D9CAD82" w:rsidR="003A73F0" w:rsidRPr="009A1F1E" w:rsidRDefault="003A73F0" w:rsidP="003A73F0">
      <w:pPr>
        <w:spacing w:after="140"/>
        <w:rPr>
          <w:ins w:id="831" w:author="Joycell Sundararaj - Chaucer" w:date="2026-09-30T12:21:00Z"/>
          <w:b/>
          <w:bCs/>
          <w:sz w:val="20"/>
          <w:szCs w:val="20"/>
        </w:rPr>
      </w:pPr>
      <w:ins w:id="832" w:author="Joycell Sundararaj - Chaucer" w:date="2026-09-30T12:21:00Z">
        <w:r w:rsidRPr="009A1F1E">
          <w:rPr>
            <w:b/>
            <w:bCs/>
            <w:sz w:val="20"/>
            <w:szCs w:val="20"/>
          </w:rPr>
          <w:t>Dashboards and Alerting</w:t>
        </w:r>
      </w:ins>
    </w:p>
    <w:p w14:paraId="0DEEF063" w14:textId="0E527473" w:rsidR="002D25EA" w:rsidRDefault="003A73F0" w:rsidP="002D25EA">
      <w:pPr>
        <w:spacing w:after="140"/>
      </w:pPr>
      <w:ins w:id="833" w:author="Joycell Sundararaj - Chaucer" w:date="2026-09-30T12:21:00Z" w16du:dateUtc="2026-09-30T11:21:00Z">
        <w:r w:rsidRPr="003A73F0">
          <w:rPr>
            <w:sz w:val="20"/>
            <w:szCs w:val="20"/>
          </w:rPr>
          <w:t>Dashboards are provided for operational, integration, security and management audiences. Alert thresholds below are proposed defaults and should be refined based on production usage patterns.</w:t>
        </w:r>
      </w:ins>
      <w:del w:id="834" w:author="Joycell Sundararaj - Chaucer" w:date="2026-09-30T12:21:00Z" w16du:dateUtc="2026-09-30T11:21:00Z">
        <w:r w:rsidR="002D25EA" w:rsidRPr="004D5371" w:rsidDel="003A73F0">
          <w:rPr>
            <w:sz w:val="20"/>
            <w:szCs w:val="20"/>
          </w:rPr>
          <w:delTex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delText>
        </w:r>
      </w:del>
      <w:r w:rsidR="002D25EA" w:rsidRPr="004D5371">
        <w:rPr>
          <w:sz w:val="20"/>
          <w:szCs w:val="20"/>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4724E5A4" w:rsidR="002D25EA" w:rsidRDefault="002D25EA" w:rsidP="000156B8">
            <w:r>
              <w:rPr>
                <w:b/>
                <w:bCs/>
                <w:color w:val="000000" w:themeColor="text1"/>
                <w:sz w:val="20"/>
                <w:szCs w:val="20"/>
              </w:rPr>
              <w:t xml:space="preserve">Alert </w:t>
            </w:r>
            <w:r w:rsidR="00612414">
              <w:rPr>
                <w:b/>
                <w:bCs/>
                <w:color w:val="000000" w:themeColor="text1"/>
                <w:sz w:val="20"/>
                <w:szCs w:val="20"/>
              </w:rPr>
              <w:t>T</w:t>
            </w:r>
            <w:r>
              <w:rPr>
                <w:b/>
                <w:bCs/>
                <w:color w:val="000000" w:themeColor="text1"/>
                <w:sz w:val="20"/>
                <w:szCs w:val="20"/>
              </w:rPr>
              <w:t>hreshold (</w:t>
            </w:r>
            <w:r w:rsidR="00612414">
              <w:rPr>
                <w:b/>
                <w:bCs/>
                <w:color w:val="000000" w:themeColor="text1"/>
                <w:sz w:val="20"/>
                <w:szCs w:val="20"/>
              </w:rPr>
              <w:t>P</w:t>
            </w:r>
            <w:r>
              <w:rPr>
                <w:b/>
                <w:bCs/>
                <w:color w:val="000000" w:themeColor="text1"/>
                <w:sz w:val="20"/>
                <w:szCs w:val="20"/>
              </w:rPr>
              <w:t>roposed)</w:t>
            </w:r>
          </w:p>
        </w:tc>
      </w:tr>
      <w:tr w:rsidR="002D25EA" w14:paraId="785A4058" w14:textId="77777777">
        <w:tc>
          <w:tcPr>
            <w:tcW w:w="4650" w:type="dxa"/>
            <w:tcMar>
              <w:top w:w="70" w:type="dxa"/>
              <w:left w:w="100" w:type="dxa"/>
              <w:bottom w:w="70" w:type="dxa"/>
              <w:right w:w="100" w:type="dxa"/>
            </w:tcMar>
            <w:vAlign w:val="center"/>
          </w:tcPr>
          <w:p w14:paraId="5DEEA094" w14:textId="6D8A9C2B" w:rsidR="002D25EA" w:rsidRDefault="002D25EA" w:rsidP="000156B8">
            <w:r>
              <w:rPr>
                <w:sz w:val="20"/>
                <w:szCs w:val="20"/>
              </w:rPr>
              <w:t>Failed requests</w:t>
            </w:r>
            <w:r w:rsidR="007828F3">
              <w:rPr>
                <w:sz w:val="20"/>
                <w:szCs w:val="20"/>
              </w:rPr>
              <w:t xml:space="preserve"> (</w:t>
            </w:r>
            <w:r>
              <w:rPr>
                <w:sz w:val="20"/>
                <w:szCs w:val="20"/>
              </w:rPr>
              <w:t>5xx</w:t>
            </w:r>
            <w:r w:rsidR="007828F3">
              <w:rPr>
                <w:sz w:val="20"/>
                <w:szCs w:val="20"/>
              </w:rPr>
              <w:t>)</w:t>
            </w:r>
          </w:p>
        </w:tc>
        <w:tc>
          <w:tcPr>
            <w:tcW w:w="4650" w:type="dxa"/>
            <w:tcMar>
              <w:top w:w="70" w:type="dxa"/>
              <w:left w:w="100" w:type="dxa"/>
              <w:bottom w:w="70" w:type="dxa"/>
              <w:right w:w="100" w:type="dxa"/>
            </w:tcMar>
            <w:vAlign w:val="center"/>
          </w:tcPr>
          <w:p w14:paraId="269334B8" w14:textId="7996046B" w:rsidR="002D25EA" w:rsidRDefault="007828F3" w:rsidP="000156B8">
            <w:r>
              <w:rPr>
                <w:sz w:val="20"/>
                <w:szCs w:val="20"/>
              </w:rPr>
              <w:t xml:space="preserve">Greater </w:t>
            </w:r>
            <w:r w:rsidR="002D25EA">
              <w:rPr>
                <w:sz w:val="20"/>
                <w:szCs w:val="20"/>
              </w:rPr>
              <w:t>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184653DB" w:rsidR="002D25EA" w:rsidRDefault="002D25EA" w:rsidP="000156B8">
            <w:r>
              <w:rPr>
                <w:sz w:val="20"/>
                <w:szCs w:val="20"/>
              </w:rPr>
              <w:t>Unauthori</w:t>
            </w:r>
            <w:r w:rsidR="007828F3">
              <w:rPr>
                <w:sz w:val="20"/>
                <w:szCs w:val="20"/>
              </w:rPr>
              <w:t>z</w:t>
            </w:r>
            <w:r>
              <w:rPr>
                <w:sz w:val="20"/>
                <w:szCs w:val="20"/>
              </w:rPr>
              <w:t>ed requests</w:t>
            </w:r>
            <w:r w:rsidR="007828F3">
              <w:rPr>
                <w:sz w:val="20"/>
                <w:szCs w:val="20"/>
              </w:rPr>
              <w:t xml:space="preserve"> (</w:t>
            </w:r>
            <w:r>
              <w:rPr>
                <w:sz w:val="20"/>
                <w:szCs w:val="20"/>
              </w:rPr>
              <w:t>401</w:t>
            </w:r>
            <w:r w:rsidR="007828F3">
              <w:rPr>
                <w:sz w:val="20"/>
                <w:szCs w:val="20"/>
              </w:rPr>
              <w:t>)</w:t>
            </w:r>
          </w:p>
        </w:tc>
        <w:tc>
          <w:tcPr>
            <w:tcW w:w="4650" w:type="dxa"/>
            <w:tcMar>
              <w:top w:w="70" w:type="dxa"/>
              <w:left w:w="100" w:type="dxa"/>
              <w:bottom w:w="70" w:type="dxa"/>
              <w:right w:w="100" w:type="dxa"/>
            </w:tcMar>
            <w:vAlign w:val="center"/>
          </w:tcPr>
          <w:p w14:paraId="3B16316A" w14:textId="5D0BC4E9" w:rsidR="002D25EA" w:rsidRDefault="007828F3" w:rsidP="000156B8">
            <w:r>
              <w:rPr>
                <w:sz w:val="20"/>
                <w:szCs w:val="20"/>
              </w:rPr>
              <w:t xml:space="preserve">Greater </w:t>
            </w:r>
            <w:r w:rsidR="002D25EA">
              <w:rPr>
                <w:sz w:val="20"/>
                <w:szCs w:val="20"/>
              </w:rPr>
              <w:t>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39E550E0" w14:textId="2E97F0D8" w:rsidR="002D25EA" w:rsidRPr="007F1FDD" w:rsidRDefault="002D25EA" w:rsidP="007F1FDD">
      <w:pPr>
        <w:pStyle w:val="Heading1"/>
        <w:pageBreakBefore/>
        <w:spacing w:after="0"/>
        <w:ind w:left="426"/>
        <w:rPr>
          <w:rFonts w:asciiTheme="minorHAnsi" w:hAnsiTheme="minorHAnsi"/>
          <w:b w:val="0"/>
          <w:bCs w:val="0"/>
          <w:lang w:eastAsia="en-US"/>
        </w:rPr>
      </w:pPr>
      <w:bookmarkStart w:id="835" w:name="_Toc241523877"/>
      <w:r w:rsidRPr="007F1FDD">
        <w:rPr>
          <w:rFonts w:asciiTheme="minorHAnsi" w:hAnsiTheme="minorHAnsi"/>
          <w:b w:val="0"/>
          <w:bCs w:val="0"/>
          <w:lang w:eastAsia="en-US"/>
        </w:rPr>
        <w:lastRenderedPageBreak/>
        <w:t>Environment and Release Strategy</w:t>
      </w:r>
      <w:bookmarkEnd w:id="835"/>
      <w:ins w:id="836" w:author="Joycell Sundararaj - Chaucer" w:date="2026-09-30T12:26:00Z" w16du:dateUtc="2026-09-30T11:26:00Z">
        <w:r w:rsidR="00047C9E">
          <w:rPr>
            <w:rFonts w:asciiTheme="minorHAnsi" w:hAnsiTheme="minorHAnsi"/>
            <w:b w:val="0"/>
            <w:bCs w:val="0"/>
            <w:lang w:eastAsia="en-US"/>
          </w:rPr>
          <w:br/>
        </w:r>
      </w:ins>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325E3C76" w:rsidR="002D25EA" w:rsidRPr="00F978FA" w:rsidRDefault="003E27EC" w:rsidP="000156B8">
            <w:pPr>
              <w:rPr>
                <w:color w:val="000000" w:themeColor="text1"/>
                <w:sz w:val="20"/>
                <w:szCs w:val="20"/>
              </w:rPr>
            </w:pPr>
            <w:r w:rsidRPr="003E27EC">
              <w:rPr>
                <w:b/>
                <w:bCs/>
                <w:color w:val="000000" w:themeColor="text1"/>
                <w:sz w:val="20"/>
                <w:szCs w:val="20"/>
              </w:rPr>
              <w:t xml:space="preserve">Service </w:t>
            </w:r>
            <w:r w:rsidR="002D25EA">
              <w:rPr>
                <w:b/>
                <w:bCs/>
                <w:color w:val="000000" w:themeColor="text1"/>
                <w:sz w:val="20"/>
                <w:szCs w:val="20"/>
              </w:rPr>
              <w:t>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569D15B9" w:rsidR="002D25EA" w:rsidRPr="00F978FA" w:rsidRDefault="003E27EC" w:rsidP="000156B8">
            <w:pPr>
              <w:rPr>
                <w:color w:val="000000" w:themeColor="text1"/>
                <w:sz w:val="20"/>
                <w:szCs w:val="20"/>
              </w:rPr>
            </w:pPr>
            <w:r>
              <w:rPr>
                <w:b/>
                <w:bCs/>
                <w:color w:val="000000" w:themeColor="text1"/>
                <w:sz w:val="20"/>
                <w:szCs w:val="20"/>
              </w:rPr>
              <w:t xml:space="preserve">Target </w:t>
            </w:r>
            <w:r w:rsidR="002D25EA">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3D094938" w:rsidR="002D25EA" w:rsidRPr="00F978FA" w:rsidRDefault="003E27EC" w:rsidP="000156B8">
            <w:pPr>
              <w:rPr>
                <w:sz w:val="20"/>
                <w:szCs w:val="20"/>
              </w:rPr>
            </w:pPr>
            <w:r w:rsidRPr="003E27EC">
              <w:rPr>
                <w:sz w:val="20"/>
                <w:szCs w:val="20"/>
              </w:rPr>
              <w:t>None (No SLA)</w:t>
            </w:r>
            <w:r w:rsidR="002D25EA">
              <w:rPr>
                <w:sz w:val="20"/>
                <w:szCs w:val="20"/>
              </w:rPr>
              <w:t>)</w:t>
            </w:r>
          </w:p>
        </w:tc>
        <w:tc>
          <w:tcPr>
            <w:tcW w:w="2325" w:type="dxa"/>
            <w:tcMar>
              <w:top w:w="70" w:type="dxa"/>
              <w:left w:w="100" w:type="dxa"/>
              <w:bottom w:w="70" w:type="dxa"/>
              <w:right w:w="100" w:type="dxa"/>
            </w:tcMar>
            <w:vAlign w:val="center"/>
          </w:tcPr>
          <w:p w14:paraId="153D2A87" w14:textId="06D96E04"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2D25EA" w14:paraId="74F020A7" w14:textId="77777777">
        <w:tc>
          <w:tcPr>
            <w:tcW w:w="2325" w:type="dxa"/>
            <w:tcMar>
              <w:top w:w="70" w:type="dxa"/>
              <w:left w:w="100" w:type="dxa"/>
              <w:bottom w:w="70" w:type="dxa"/>
              <w:right w:w="100" w:type="dxa"/>
            </w:tcMar>
            <w:vAlign w:val="center"/>
          </w:tcPr>
          <w:p w14:paraId="03C9979F" w14:textId="5C32C32C" w:rsidR="002D25EA" w:rsidRPr="00F978FA" w:rsidRDefault="00BB667D" w:rsidP="000156B8">
            <w:pPr>
              <w:rPr>
                <w:sz w:val="20"/>
                <w:szCs w:val="20"/>
              </w:rPr>
            </w:pPr>
            <w:del w:id="837" w:author="Joycell Sundararaj - Chaucer" w:date="2026-09-30T12:27:00Z" w16du:dateUtc="2026-09-30T11:27:00Z">
              <w:r w:rsidDel="000072AC">
                <w:rPr>
                  <w:sz w:val="20"/>
                  <w:szCs w:val="20"/>
                </w:rPr>
                <w:delText>Test</w:delText>
              </w:r>
            </w:del>
            <w:ins w:id="838" w:author="Joycell Sundararaj - Chaucer" w:date="2026-09-30T12:27:00Z" w16du:dateUtc="2026-09-30T11:27:00Z">
              <w:r w:rsidR="000072AC">
                <w:rPr>
                  <w:sz w:val="20"/>
                  <w:szCs w:val="20"/>
                </w:rPr>
                <w:t>SIT</w:t>
              </w:r>
            </w:ins>
          </w:p>
        </w:tc>
        <w:tc>
          <w:tcPr>
            <w:tcW w:w="2325" w:type="dxa"/>
            <w:tcMar>
              <w:top w:w="70" w:type="dxa"/>
              <w:left w:w="100" w:type="dxa"/>
              <w:bottom w:w="70" w:type="dxa"/>
              <w:right w:w="100" w:type="dxa"/>
            </w:tcMar>
            <w:vAlign w:val="center"/>
          </w:tcPr>
          <w:p w14:paraId="67CA6EC0" w14:textId="2AADD617" w:rsidR="002D25EA" w:rsidRPr="00F978FA" w:rsidRDefault="003E27EC" w:rsidP="000156B8">
            <w:pPr>
              <w:rPr>
                <w:sz w:val="20"/>
                <w:szCs w:val="20"/>
              </w:rPr>
            </w:pPr>
            <w:r w:rsidRPr="003E27EC">
              <w:rPr>
                <w:sz w:val="20"/>
                <w:szCs w:val="20"/>
              </w:rPr>
              <w:t>Developer</w:t>
            </w:r>
          </w:p>
        </w:tc>
        <w:tc>
          <w:tcPr>
            <w:tcW w:w="2325" w:type="dxa"/>
            <w:tcMar>
              <w:top w:w="70" w:type="dxa"/>
              <w:left w:w="100" w:type="dxa"/>
              <w:bottom w:w="70" w:type="dxa"/>
              <w:right w:w="100" w:type="dxa"/>
            </w:tcMar>
            <w:vAlign w:val="center"/>
          </w:tcPr>
          <w:p w14:paraId="5C079A3C" w14:textId="33385DB5" w:rsidR="002D25EA" w:rsidRPr="00F978FA" w:rsidRDefault="003E27EC" w:rsidP="000156B8">
            <w:pPr>
              <w:rPr>
                <w:sz w:val="20"/>
                <w:szCs w:val="20"/>
              </w:rPr>
            </w:pPr>
            <w:r w:rsidRPr="003E27EC">
              <w:rPr>
                <w:sz w:val="20"/>
                <w:szCs w:val="20"/>
              </w:rPr>
              <w:t>None (No SLA)</w:t>
            </w:r>
          </w:p>
        </w:tc>
        <w:tc>
          <w:tcPr>
            <w:tcW w:w="2325" w:type="dxa"/>
            <w:tcMar>
              <w:top w:w="70" w:type="dxa"/>
              <w:left w:w="100" w:type="dxa"/>
              <w:bottom w:w="70" w:type="dxa"/>
              <w:right w:w="100" w:type="dxa"/>
            </w:tcMar>
            <w:vAlign w:val="center"/>
          </w:tcPr>
          <w:p w14:paraId="2AB4CB83" w14:textId="4916AD89" w:rsidR="002D25EA" w:rsidRPr="00F978FA" w:rsidRDefault="003E27EC" w:rsidP="000156B8">
            <w:pPr>
              <w:rPr>
                <w:sz w:val="20"/>
                <w:szCs w:val="20"/>
              </w:rPr>
            </w:pPr>
            <w:r w:rsidRPr="003E27EC">
              <w:rPr>
                <w:sz w:val="20"/>
                <w:szCs w:val="20"/>
              </w:rPr>
              <w:t>Functional API policy development, mock backend testing, and automated pipeline builds at minimum cost. Non-production evaluation tier.</w:t>
            </w:r>
          </w:p>
        </w:tc>
      </w:tr>
      <w:tr w:rsidR="003E27EC" w14:paraId="2973F81F" w14:textId="77777777">
        <w:tc>
          <w:tcPr>
            <w:tcW w:w="2325" w:type="dxa"/>
            <w:tcMar>
              <w:top w:w="70" w:type="dxa"/>
              <w:left w:w="100" w:type="dxa"/>
              <w:bottom w:w="70" w:type="dxa"/>
              <w:right w:w="100" w:type="dxa"/>
            </w:tcMar>
            <w:vAlign w:val="center"/>
          </w:tcPr>
          <w:p w14:paraId="2255EC06" w14:textId="39FD22FA" w:rsidR="003E27EC" w:rsidRDefault="003E27EC" w:rsidP="003E27EC">
            <w:pPr>
              <w:rPr>
                <w:sz w:val="20"/>
                <w:szCs w:val="20"/>
              </w:rPr>
            </w:pPr>
            <w:r>
              <w:rPr>
                <w:sz w:val="20"/>
                <w:szCs w:val="20"/>
              </w:rPr>
              <w:t>UAT</w:t>
            </w:r>
          </w:p>
        </w:tc>
        <w:tc>
          <w:tcPr>
            <w:tcW w:w="2325" w:type="dxa"/>
            <w:tcMar>
              <w:top w:w="70" w:type="dxa"/>
              <w:left w:w="100" w:type="dxa"/>
              <w:bottom w:w="70" w:type="dxa"/>
              <w:right w:w="100" w:type="dxa"/>
            </w:tcMar>
            <w:vAlign w:val="center"/>
          </w:tcPr>
          <w:p w14:paraId="554C6191" w14:textId="7B7F7EEC" w:rsidR="003E27EC"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6E47EB23" w14:textId="38D40D59" w:rsidR="003E27EC" w:rsidRDefault="003E27EC" w:rsidP="003E27EC">
            <w:pPr>
              <w:rPr>
                <w:sz w:val="20"/>
                <w:szCs w:val="20"/>
              </w:rPr>
            </w:pPr>
            <w:r>
              <w:rPr>
                <w:sz w:val="20"/>
                <w:szCs w:val="20"/>
              </w:rPr>
              <w:t>99.95%</w:t>
            </w:r>
          </w:p>
        </w:tc>
        <w:tc>
          <w:tcPr>
            <w:tcW w:w="2325" w:type="dxa"/>
            <w:tcMar>
              <w:top w:w="70" w:type="dxa"/>
              <w:left w:w="100" w:type="dxa"/>
              <w:bottom w:w="70" w:type="dxa"/>
              <w:right w:w="100" w:type="dxa"/>
            </w:tcMar>
            <w:vAlign w:val="center"/>
          </w:tcPr>
          <w:p w14:paraId="58149A65" w14:textId="159187C4" w:rsidR="003E27EC" w:rsidRDefault="003E27EC" w:rsidP="003E27EC">
            <w:pPr>
              <w:rPr>
                <w:sz w:val="20"/>
                <w:szCs w:val="20"/>
              </w:rPr>
            </w:pPr>
            <w:r w:rsidRPr="003E27EC">
              <w:rPr>
                <w:sz w:val="20"/>
                <w:szCs w:val="20"/>
              </w:rPr>
              <w:t xml:space="preserve">Pre-production business sign-off and user acceptance. Guarantees complete architectural parity with Production (VNet </w:t>
            </w:r>
            <w:del w:id="839" w:author="Joycell Sundararaj - Chaucer" w:date="2026-09-30T12:27:00Z" w16du:dateUtc="2026-09-30T11:27:00Z">
              <w:r w:rsidRPr="003E27EC" w:rsidDel="007D0722">
                <w:rPr>
                  <w:sz w:val="20"/>
                  <w:szCs w:val="20"/>
                </w:rPr>
                <w:delText>integration</w:delText>
              </w:r>
            </w:del>
            <w:ins w:id="840" w:author="Joycell Sundararaj - Chaucer" w:date="2026-09-30T12:27:00Z" w16du:dateUtc="2026-09-30T11:27:00Z">
              <w:r w:rsidR="007D0722">
                <w:rPr>
                  <w:sz w:val="20"/>
                  <w:szCs w:val="20"/>
                </w:rPr>
                <w:t>Injection</w:t>
              </w:r>
            </w:ins>
            <w:r w:rsidRPr="003E27EC">
              <w:rPr>
                <w:sz w:val="20"/>
                <w:szCs w:val="20"/>
              </w:rPr>
              <w:t>, Private Endpoints, isolated networking) on a single scale unit.</w:t>
            </w:r>
          </w:p>
        </w:tc>
      </w:tr>
      <w:tr w:rsidR="003E27EC" w14:paraId="6C9D8D6E" w14:textId="77777777">
        <w:tc>
          <w:tcPr>
            <w:tcW w:w="2325" w:type="dxa"/>
            <w:tcMar>
              <w:top w:w="70" w:type="dxa"/>
              <w:left w:w="100" w:type="dxa"/>
              <w:bottom w:w="70" w:type="dxa"/>
              <w:right w:w="100" w:type="dxa"/>
            </w:tcMar>
            <w:vAlign w:val="center"/>
          </w:tcPr>
          <w:p w14:paraId="3B218C1F" w14:textId="77777777" w:rsidR="003E27EC" w:rsidRPr="00F978FA" w:rsidRDefault="003E27EC" w:rsidP="003E27EC">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4BCBEC92" w:rsidR="003E27EC" w:rsidRPr="00F978FA" w:rsidRDefault="003E27EC" w:rsidP="003E27EC">
            <w:pPr>
              <w:rPr>
                <w:sz w:val="20"/>
                <w:szCs w:val="20"/>
              </w:rPr>
            </w:pPr>
            <w:r>
              <w:rPr>
                <w:sz w:val="20"/>
                <w:szCs w:val="20"/>
              </w:rPr>
              <w:t>Premium V2</w:t>
            </w:r>
          </w:p>
        </w:tc>
        <w:tc>
          <w:tcPr>
            <w:tcW w:w="2325" w:type="dxa"/>
            <w:tcMar>
              <w:top w:w="70" w:type="dxa"/>
              <w:left w:w="100" w:type="dxa"/>
              <w:bottom w:w="70" w:type="dxa"/>
              <w:right w:w="100" w:type="dxa"/>
            </w:tcMar>
            <w:vAlign w:val="center"/>
          </w:tcPr>
          <w:p w14:paraId="2EA849BD" w14:textId="63A1CEAE" w:rsidR="003E27EC" w:rsidRPr="00F978FA" w:rsidRDefault="003E27EC" w:rsidP="003E27EC">
            <w:pPr>
              <w:rPr>
                <w:sz w:val="20"/>
                <w:szCs w:val="20"/>
              </w:rPr>
            </w:pPr>
            <w:r w:rsidRPr="003E27EC">
              <w:rPr>
                <w:sz w:val="20"/>
                <w:szCs w:val="20"/>
              </w:rPr>
              <w:t>99.95%</w:t>
            </w:r>
          </w:p>
        </w:tc>
        <w:tc>
          <w:tcPr>
            <w:tcW w:w="2325" w:type="dxa"/>
            <w:tcMar>
              <w:top w:w="70" w:type="dxa"/>
              <w:left w:w="100" w:type="dxa"/>
              <w:bottom w:w="70" w:type="dxa"/>
              <w:right w:w="100" w:type="dxa"/>
            </w:tcMar>
            <w:vAlign w:val="center"/>
          </w:tcPr>
          <w:p w14:paraId="0921B15A" w14:textId="12A942E8" w:rsidR="003E27EC" w:rsidRPr="00F978FA" w:rsidRDefault="003E27EC" w:rsidP="003E27EC">
            <w:pPr>
              <w:rPr>
                <w:sz w:val="20"/>
                <w:szCs w:val="20"/>
              </w:rPr>
            </w:pPr>
            <w:r w:rsidRPr="003E27EC">
              <w:rPr>
                <w:sz w:val="20"/>
                <w:szCs w:val="20"/>
              </w:rPr>
              <w:t>Live customer traffic, high availability</w:t>
            </w:r>
            <w:del w:id="841" w:author="Joycell Sundararaj - Chaucer" w:date="2026-09-30T12:27:00Z" w16du:dateUtc="2026-09-30T11:27:00Z">
              <w:r w:rsidRPr="003E27EC" w:rsidDel="001C37DF">
                <w:rPr>
                  <w:sz w:val="20"/>
                  <w:szCs w:val="20"/>
                </w:rPr>
                <w:delText>, and workspace isolation</w:delText>
              </w:r>
            </w:del>
            <w:r w:rsidRPr="003E27EC">
              <w:rPr>
                <w:sz w:val="20"/>
                <w:szCs w:val="20"/>
              </w:rPr>
              <w:t xml:space="preserve">. Deployed across </w:t>
            </w:r>
            <w:del w:id="842" w:author="Joycell Sundararaj - Chaucer" w:date="2026-09-30T12:28:00Z" w16du:dateUtc="2026-09-30T11:28:00Z">
              <w:r w:rsidRPr="003E27EC" w:rsidDel="001C37DF">
                <w:rPr>
                  <w:sz w:val="20"/>
                  <w:szCs w:val="20"/>
                </w:rPr>
                <w:delText>3</w:delText>
              </w:r>
            </w:del>
            <w:ins w:id="843" w:author="Joycell Sundararaj - Chaucer" w:date="2026-09-30T12:28:00Z" w16du:dateUtc="2026-09-30T11:28:00Z">
              <w:r w:rsidR="001C37DF">
                <w:rPr>
                  <w:sz w:val="20"/>
                  <w:szCs w:val="20"/>
                </w:rPr>
                <w:t>2</w:t>
              </w:r>
            </w:ins>
            <w:r w:rsidRPr="003E27EC">
              <w:rPr>
                <w:sz w:val="20"/>
                <w:szCs w:val="20"/>
              </w:rPr>
              <w:t xml:space="preserve"> Availability Zones (Silver Tier) with dynamic autoscaling based on gateway CPU/Memory load</w:t>
            </w:r>
          </w:p>
        </w:tc>
      </w:tr>
    </w:tbl>
    <w:p w14:paraId="73479697" w14:textId="77777777" w:rsidR="002D25EA" w:rsidRDefault="002D25EA" w:rsidP="002D25EA">
      <w:pPr>
        <w:spacing w:after="140"/>
      </w:pPr>
    </w:p>
    <w:p w14:paraId="65DB2899" w14:textId="30005090" w:rsidR="0037467A" w:rsidRPr="0037467A" w:rsidRDefault="0037467A" w:rsidP="0037467A">
      <w:pPr>
        <w:spacing w:before="80" w:after="120"/>
        <w:rPr>
          <w:sz w:val="20"/>
          <w:szCs w:val="20"/>
          <w:lang w:val="en-IN"/>
        </w:rPr>
      </w:pPr>
      <w:r w:rsidRPr="0037467A">
        <w:rPr>
          <w:sz w:val="20"/>
          <w:szCs w:val="20"/>
          <w:lang w:val="en-IN"/>
        </w:rPr>
        <w:t xml:space="preserve">The platform environment strategy uses four distinct environments: </w:t>
      </w:r>
      <w:r w:rsidRPr="0037467A">
        <w:rPr>
          <w:b/>
          <w:bCs/>
          <w:sz w:val="20"/>
          <w:szCs w:val="20"/>
          <w:lang w:val="en-IN"/>
        </w:rPr>
        <w:t>Dev</w:t>
      </w:r>
      <w:r w:rsidRPr="0037467A">
        <w:rPr>
          <w:sz w:val="20"/>
          <w:szCs w:val="20"/>
          <w:lang w:val="en-IN"/>
        </w:rPr>
        <w:t xml:space="preserve">, </w:t>
      </w:r>
      <w:del w:id="844" w:author="Joycell Sundararaj - Chaucer" w:date="2026-09-30T12:28:00Z" w16du:dateUtc="2026-09-30T11:28:00Z">
        <w:r w:rsidRPr="0037467A" w:rsidDel="000057D3">
          <w:rPr>
            <w:b/>
            <w:bCs/>
            <w:sz w:val="20"/>
            <w:szCs w:val="20"/>
            <w:lang w:val="en-IN"/>
          </w:rPr>
          <w:delText>Test</w:delText>
        </w:r>
      </w:del>
      <w:ins w:id="845" w:author="Joycell Sundararaj - Chaucer" w:date="2026-09-30T12:28:00Z" w16du:dateUtc="2026-09-30T11:28:00Z">
        <w:r w:rsidR="000057D3">
          <w:rPr>
            <w:b/>
            <w:bCs/>
            <w:sz w:val="20"/>
            <w:szCs w:val="20"/>
            <w:lang w:val="en-IN"/>
          </w:rPr>
          <w:t>SIT</w:t>
        </w:r>
      </w:ins>
      <w:r w:rsidRPr="0037467A">
        <w:rPr>
          <w:sz w:val="20"/>
          <w:szCs w:val="20"/>
          <w:lang w:val="en-IN"/>
        </w:rPr>
        <w:t xml:space="preserve">, </w:t>
      </w:r>
      <w:r w:rsidRPr="0037467A">
        <w:rPr>
          <w:b/>
          <w:bCs/>
          <w:sz w:val="20"/>
          <w:szCs w:val="20"/>
          <w:lang w:val="en-IN"/>
        </w:rPr>
        <w:t>UAT</w:t>
      </w:r>
      <w:r w:rsidRPr="0037467A">
        <w:rPr>
          <w:sz w:val="20"/>
          <w:szCs w:val="20"/>
          <w:lang w:val="en-IN"/>
        </w:rPr>
        <w:t xml:space="preserve">, and </w:t>
      </w:r>
      <w:r w:rsidRPr="0037467A">
        <w:rPr>
          <w:b/>
          <w:bCs/>
          <w:sz w:val="20"/>
          <w:szCs w:val="20"/>
          <w:lang w:val="en-IN"/>
        </w:rPr>
        <w:t>Production</w:t>
      </w:r>
      <w:r w:rsidRPr="0037467A">
        <w:rPr>
          <w:sz w:val="20"/>
          <w:szCs w:val="20"/>
          <w:lang w:val="en-IN"/>
        </w:rPr>
        <w:t>.</w:t>
      </w:r>
    </w:p>
    <w:p w14:paraId="23B1690C" w14:textId="33628094" w:rsidR="0037467A" w:rsidRPr="0037467A" w:rsidRDefault="0037467A" w:rsidP="0037467A">
      <w:pPr>
        <w:numPr>
          <w:ilvl w:val="0"/>
          <w:numId w:val="20"/>
        </w:numPr>
        <w:spacing w:before="80" w:after="120"/>
        <w:rPr>
          <w:sz w:val="20"/>
          <w:szCs w:val="20"/>
          <w:lang w:val="en-IN"/>
        </w:rPr>
      </w:pPr>
      <w:r w:rsidRPr="0037467A">
        <w:rPr>
          <w:b/>
          <w:bCs/>
          <w:sz w:val="20"/>
          <w:szCs w:val="20"/>
          <w:lang w:val="en-IN"/>
        </w:rPr>
        <w:t xml:space="preserve">Dev and </w:t>
      </w:r>
      <w:del w:id="846" w:author="Joycell Sundararaj - Chaucer" w:date="2026-09-30T12:28:00Z" w16du:dateUtc="2026-09-30T11:28:00Z">
        <w:r w:rsidRPr="0037467A" w:rsidDel="000057D3">
          <w:rPr>
            <w:b/>
            <w:bCs/>
            <w:sz w:val="20"/>
            <w:szCs w:val="20"/>
            <w:lang w:val="en-IN"/>
          </w:rPr>
          <w:delText>Test</w:delText>
        </w:r>
      </w:del>
      <w:ins w:id="847" w:author="Joycell Sundararaj - Chaucer" w:date="2026-09-30T12:28:00Z" w16du:dateUtc="2026-09-30T11:28:00Z">
        <w:r w:rsidR="000057D3">
          <w:rPr>
            <w:b/>
            <w:bCs/>
            <w:sz w:val="20"/>
            <w:szCs w:val="20"/>
            <w:lang w:val="en-IN"/>
          </w:rPr>
          <w:t>SIT</w:t>
        </w:r>
      </w:ins>
      <w:r w:rsidRPr="0037467A">
        <w:rPr>
          <w:b/>
          <w:bCs/>
          <w:sz w:val="20"/>
          <w:szCs w:val="20"/>
          <w:lang w:val="en-IN"/>
        </w:rPr>
        <w:t>:</w:t>
      </w:r>
      <w:r w:rsidRPr="0037467A">
        <w:rPr>
          <w:sz w:val="20"/>
          <w:szCs w:val="20"/>
          <w:lang w:val="en-IN"/>
        </w:rPr>
        <w:t xml:space="preserve"> Provisioned on the cost-effective </w:t>
      </w:r>
      <w:r w:rsidRPr="0037467A">
        <w:rPr>
          <w:b/>
          <w:bCs/>
          <w:sz w:val="20"/>
          <w:szCs w:val="20"/>
          <w:lang w:val="en-IN"/>
        </w:rPr>
        <w:t>Developer</w:t>
      </w:r>
      <w:r w:rsidRPr="0037467A">
        <w:rPr>
          <w:sz w:val="20"/>
          <w:szCs w:val="20"/>
          <w:lang w:val="en-IN"/>
        </w:rPr>
        <w:t xml:space="preserve"> tier to support functional API policy development, mock testing, and automated integration pipeline builds at minimal cost.</w:t>
      </w:r>
    </w:p>
    <w:p w14:paraId="6817C7AD" w14:textId="583E4DFA" w:rsidR="0037467A" w:rsidRPr="0037467A" w:rsidRDefault="0037467A" w:rsidP="0037467A">
      <w:pPr>
        <w:numPr>
          <w:ilvl w:val="0"/>
          <w:numId w:val="20"/>
        </w:numPr>
        <w:spacing w:before="80" w:after="120"/>
        <w:rPr>
          <w:sz w:val="20"/>
          <w:szCs w:val="20"/>
          <w:lang w:val="en-IN"/>
        </w:rPr>
      </w:pPr>
      <w:r w:rsidRPr="0037467A">
        <w:rPr>
          <w:b/>
          <w:bCs/>
          <w:sz w:val="20"/>
          <w:szCs w:val="20"/>
          <w:lang w:val="en-IN"/>
        </w:rPr>
        <w:t>UAT:</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(1 scale unit) to ensure complete pre-production architectural and network parity (VNet </w:t>
      </w:r>
      <w:del w:id="848" w:author="Joycell Sundararaj - Chaucer" w:date="2026-09-30T12:28:00Z" w16du:dateUtc="2026-09-30T11:28:00Z">
        <w:r w:rsidRPr="0037467A" w:rsidDel="00AD3EEC">
          <w:rPr>
            <w:sz w:val="20"/>
            <w:szCs w:val="20"/>
            <w:lang w:val="en-IN"/>
          </w:rPr>
          <w:delText>integration</w:delText>
        </w:r>
      </w:del>
      <w:ins w:id="849" w:author="Joycell Sundararaj - Chaucer" w:date="2026-09-30T12:28:00Z" w16du:dateUtc="2026-09-30T11:28:00Z">
        <w:r w:rsidR="00AD3EEC">
          <w:rPr>
            <w:sz w:val="20"/>
            <w:szCs w:val="20"/>
            <w:lang w:val="en-IN"/>
          </w:rPr>
          <w:t>Injection</w:t>
        </w:r>
      </w:ins>
      <w:r w:rsidRPr="0037467A">
        <w:rPr>
          <w:sz w:val="20"/>
          <w:szCs w:val="20"/>
          <w:lang w:val="en-IN"/>
        </w:rPr>
        <w:t xml:space="preserve">, Private Endpoints) with Production, providing a supported, SLA-backed platform for business sign-off and user acceptance testing. </w:t>
      </w:r>
    </w:p>
    <w:p w14:paraId="73541B46" w14:textId="7895B9DD" w:rsidR="0037467A" w:rsidRDefault="0037467A" w:rsidP="0037467A">
      <w:pPr>
        <w:numPr>
          <w:ilvl w:val="0"/>
          <w:numId w:val="20"/>
        </w:numPr>
        <w:spacing w:before="80" w:after="120"/>
        <w:rPr>
          <w:sz w:val="20"/>
          <w:szCs w:val="20"/>
          <w:lang w:val="en-IN"/>
        </w:rPr>
      </w:pPr>
      <w:r w:rsidRPr="0037467A">
        <w:rPr>
          <w:b/>
          <w:bCs/>
          <w:sz w:val="20"/>
          <w:szCs w:val="20"/>
          <w:lang w:val="en-IN"/>
        </w:rPr>
        <w:t>Production:</w:t>
      </w:r>
      <w:r w:rsidRPr="0037467A">
        <w:rPr>
          <w:sz w:val="20"/>
          <w:szCs w:val="20"/>
          <w:lang w:val="en-IN"/>
        </w:rPr>
        <w:t xml:space="preserve"> Provisioned on </w:t>
      </w:r>
      <w:r w:rsidRPr="0037467A">
        <w:rPr>
          <w:b/>
          <w:bCs/>
          <w:sz w:val="20"/>
          <w:szCs w:val="20"/>
          <w:lang w:val="en-IN"/>
        </w:rPr>
        <w:t>Premium v2</w:t>
      </w:r>
      <w:r w:rsidRPr="0037467A">
        <w:rPr>
          <w:sz w:val="20"/>
          <w:szCs w:val="20"/>
          <w:lang w:val="en-IN"/>
        </w:rPr>
        <w:t xml:space="preserve"> with Zone Redundancy enabled (Silver Tier across </w:t>
      </w:r>
      <w:ins w:id="850" w:author="Joycell Sundararaj - Chaucer" w:date="2026-09-30T12:28:00Z" w16du:dateUtc="2026-09-30T11:28:00Z">
        <w:r w:rsidR="00FA7A23">
          <w:rPr>
            <w:sz w:val="20"/>
            <w:szCs w:val="20"/>
            <w:lang w:val="en-IN"/>
          </w:rPr>
          <w:t>2</w:t>
        </w:r>
      </w:ins>
      <w:del w:id="851" w:author="Joycell Sundararaj - Chaucer" w:date="2026-09-30T12:28:00Z" w16du:dateUtc="2026-09-30T11:28:00Z">
        <w:r w:rsidRPr="0037467A" w:rsidDel="00FA7A23">
          <w:rPr>
            <w:sz w:val="20"/>
            <w:szCs w:val="20"/>
            <w:lang w:val="en-IN"/>
          </w:rPr>
          <w:delText>3</w:delText>
        </w:r>
      </w:del>
      <w:r w:rsidRPr="0037467A">
        <w:rPr>
          <w:sz w:val="20"/>
          <w:szCs w:val="20"/>
          <w:lang w:val="en-IN"/>
        </w:rPr>
        <w:t xml:space="preserve"> Availability Zones) for live customer traffic, maximum platform availability, and dynamic autoscaling capabilities. </w:t>
      </w:r>
    </w:p>
    <w:p w14:paraId="45B6AB0A" w14:textId="63BECE55" w:rsidR="0037467A" w:rsidRPr="0037467A" w:rsidRDefault="0037467A" w:rsidP="0037467A">
      <w:pPr>
        <w:spacing w:before="80" w:after="120"/>
        <w:rPr>
          <w:del w:id="852" w:author="Nikhil Rokade - Chaucer" w:date="2026-09-30T14:47:00Z" w16du:dateUtc="2026-09-30T13:47:00Z"/>
          <w:sz w:val="20"/>
          <w:szCs w:val="20"/>
          <w:lang w:val="en-IN"/>
        </w:rPr>
      </w:pPr>
      <w:del w:id="853" w:author="Nikhil Rokade - Chaucer" w:date="2026-09-30T14:47:00Z" w16du:dateUtc="2026-09-30T13:47:00Z">
        <w:r w:rsidRPr="0037467A">
          <w:rPr>
            <w:sz w:val="20"/>
            <w:szCs w:val="20"/>
          </w:rPr>
          <w:delText>All platform modifications</w:delText>
        </w:r>
        <w:r>
          <w:rPr>
            <w:sz w:val="20"/>
            <w:szCs w:val="20"/>
          </w:rPr>
          <w:delText xml:space="preserve"> </w:delText>
        </w:r>
        <w:r w:rsidRPr="0037467A">
          <w:rPr>
            <w:sz w:val="20"/>
            <w:szCs w:val="20"/>
          </w:rPr>
          <w:delText>including OpenAI definitions, policy updates, workspace provisions, and network routing configurations</w:delText>
        </w:r>
        <w:r>
          <w:rPr>
            <w:sz w:val="20"/>
            <w:szCs w:val="20"/>
          </w:rPr>
          <w:delText xml:space="preserve"> </w:delText>
        </w:r>
        <w:r w:rsidRPr="0037467A">
          <w:rPr>
            <w:sz w:val="20"/>
            <w:szCs w:val="20"/>
          </w:rPr>
          <w:delText>are managed strictly as infrastructure-as-code (IaC) and deployed through automated APIOps CI/CD pipelines. Every change undergoes mandatory peer-review pull requests and automated static checks</w:delText>
        </w:r>
      </w:del>
      <w:ins w:id="854" w:author="Joycell Sundararaj - Chaucer" w:date="2026-09-30T12:30:00Z" w16du:dateUtc="2026-09-30T11:30:00Z">
        <w:del w:id="855" w:author="Nikhil Rokade - Chaucer" w:date="2026-09-30T14:47:00Z" w16du:dateUtc="2026-09-30T13:47:00Z">
          <w:r w:rsidR="00A752BB">
            <w:rPr>
              <w:sz w:val="20"/>
              <w:szCs w:val="20"/>
            </w:rPr>
            <w:delText xml:space="preserve"> (where</w:delText>
          </w:r>
          <w:r w:rsidR="004323EB">
            <w:rPr>
              <w:sz w:val="20"/>
              <w:szCs w:val="20"/>
            </w:rPr>
            <w:delText>ver feasible</w:delText>
          </w:r>
          <w:r w:rsidR="00A752BB">
            <w:rPr>
              <w:sz w:val="20"/>
              <w:szCs w:val="20"/>
            </w:rPr>
            <w:delText>)</w:delText>
          </w:r>
        </w:del>
      </w:ins>
      <w:del w:id="856" w:author="Nikhil Rokade - Chaucer" w:date="2026-09-30T14:47:00Z" w16du:dateUtc="2026-09-30T13:47:00Z">
        <w:r w:rsidRPr="0037467A">
          <w:rPr>
            <w:sz w:val="20"/>
            <w:szCs w:val="20"/>
          </w:rPr>
          <w:delText xml:space="preserve"> prior to promotion, and direct manual modifications via the Azure Portal in Production are strictly prohibited.</w:delText>
        </w:r>
      </w:del>
    </w:p>
    <w:p w14:paraId="12640C75" w14:textId="77777777" w:rsidR="002D25EA" w:rsidRDefault="002D25EA" w:rsidP="002D25EA">
      <w:pPr>
        <w:spacing w:before="80" w:after="120"/>
        <w:jc w:val="center"/>
      </w:pPr>
      <w:r>
        <w:rPr>
          <w:noProof/>
        </w:rPr>
        <w:lastRenderedPageBreak/>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1085850"/>
                    </a:xfrm>
                    <a:prstGeom prst="rect">
                      <a:avLst/>
                    </a:prstGeom>
                  </pic:spPr>
                </pic:pic>
              </a:graphicData>
            </a:graphic>
          </wp:inline>
        </w:drawing>
      </w:r>
    </w:p>
    <w:p w14:paraId="233E9788" w14:textId="496761EC" w:rsidR="002D25EA" w:rsidRDefault="002D25EA" w:rsidP="002D25EA">
      <w:pPr>
        <w:spacing w:after="180"/>
        <w:jc w:val="center"/>
      </w:pPr>
      <w:bookmarkStart w:id="857" w:name="_Figure_27"/>
      <w:del w:id="858" w:author="Joycell Sundararaj - Chaucer" w:date="2026-09-30T12:29:00Z" w16du:dateUtc="2026-09-30T11:29:00Z">
        <w:r w:rsidDel="00281962">
          <w:rPr>
            <w:i/>
            <w:iCs/>
            <w:color w:val="666666"/>
            <w:sz w:val="18"/>
            <w:szCs w:val="18"/>
          </w:rPr>
          <w:delText xml:space="preserve">Figure 27: </w:delText>
        </w:r>
      </w:del>
      <w:r>
        <w:rPr>
          <w:i/>
          <w:iCs/>
          <w:color w:val="666666"/>
          <w:sz w:val="18"/>
          <w:szCs w:val="18"/>
        </w:rPr>
        <w:t>APIM CI/CD model, APIOps</w:t>
      </w:r>
      <w:bookmarkEnd w:id="857"/>
    </w:p>
    <w:p w14:paraId="42466F43" w14:textId="77777777" w:rsidR="00135085" w:rsidRDefault="00135085" w:rsidP="002D25EA">
      <w:pPr>
        <w:spacing w:after="140"/>
        <w:rPr>
          <w:b/>
          <w:bCs/>
          <w:sz w:val="20"/>
          <w:szCs w:val="20"/>
        </w:rPr>
      </w:pPr>
      <w:r w:rsidRPr="00135085">
        <w:rPr>
          <w:b/>
          <w:bCs/>
          <w:sz w:val="20"/>
          <w:szCs w:val="20"/>
        </w:rPr>
        <w:t>APIOps Tooling and Deployment Pipeline</w:t>
      </w:r>
      <w:r>
        <w:rPr>
          <w:b/>
          <w:bCs/>
          <w:sz w:val="20"/>
          <w:szCs w:val="20"/>
        </w:rPr>
        <w:t xml:space="preserve"> </w:t>
      </w:r>
    </w:p>
    <w:p w14:paraId="0E2545FB" w14:textId="77777777" w:rsidR="006E1AB1" w:rsidRDefault="006E1AB1" w:rsidP="002D25EA">
      <w:pPr>
        <w:spacing w:after="140"/>
        <w:rPr>
          <w:sz w:val="20"/>
          <w:szCs w:val="20"/>
        </w:rPr>
      </w:pPr>
      <w:r w:rsidRPr="006E1AB1">
        <w:rPr>
          <w:sz w:val="20"/>
          <w:szCs w:val="20"/>
        </w:rPr>
        <w:t>This design adopts an APIOps operating model, aligned to Chaucer's existing Azure delivery approach and platform engineering standards.</w:t>
      </w:r>
    </w:p>
    <w:p w14:paraId="61396A49" w14:textId="56B99C3B"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w:t>
      </w:r>
      <w:ins w:id="859" w:author="Joycell Sundararaj - Chaucer" w:date="2026-09-30T12:42:00Z" w16du:dateUtc="2026-09-30T11:42:00Z">
        <w:r w:rsidR="00EF6A26" w:rsidRPr="00EF6A26">
          <w:rPr>
            <w:sz w:val="20"/>
            <w:szCs w:val="20"/>
          </w:rPr>
          <w:t>Terraform is used to provision and manage APIM, networking, Front Door, Key Vault and supporting Azure resources. Environment-specific behaviour is controlled through approved configuration and parameterisation rather than separate infrastructure definitions.</w:t>
        </w:r>
      </w:ins>
      <w:del w:id="860" w:author="Joycell Sundararaj - Chaucer" w:date="2026-09-30T12:42:00Z" w16du:dateUtc="2026-09-30T11:42:00Z">
        <w:r w:rsidRPr="004D5371" w:rsidDel="00EF6A26">
          <w:rPr>
            <w:sz w:val="20"/>
            <w:szCs w:val="20"/>
          </w:rPr>
          <w:delText>Bicep for the APIM instance, networking, Key Vault and Front Door resources, so the same templates promote unchanged through Dev, UAT and Production with only parameter files differing per environment</w:delText>
        </w:r>
      </w:del>
      <w:r w:rsidRPr="004D5371">
        <w:rPr>
          <w:sz w:val="20"/>
          <w:szCs w:val="20"/>
        </w:rPr>
        <w:t>.</w:t>
      </w:r>
    </w:p>
    <w:p w14:paraId="72AF538D" w14:textId="15C5DDE6" w:rsidR="002D25EA" w:rsidRPr="004D5371" w:rsidRDefault="002D25EA">
      <w:pPr>
        <w:pStyle w:val="ListParagraph"/>
        <w:numPr>
          <w:ilvl w:val="0"/>
          <w:numId w:val="1"/>
        </w:numPr>
        <w:spacing w:after="70"/>
        <w:rPr>
          <w:sz w:val="20"/>
          <w:szCs w:val="20"/>
        </w:rPr>
      </w:pPr>
      <w:r w:rsidRPr="004D5371">
        <w:rPr>
          <w:b/>
          <w:bCs/>
          <w:sz w:val="20"/>
          <w:szCs w:val="20"/>
        </w:rPr>
        <w:t xml:space="preserve">Configuration as </w:t>
      </w:r>
      <w:r w:rsidR="006E1AB1">
        <w:rPr>
          <w:b/>
          <w:bCs/>
          <w:sz w:val="20"/>
          <w:szCs w:val="20"/>
        </w:rPr>
        <w:t>C</w:t>
      </w:r>
      <w:r w:rsidRPr="004D5371">
        <w:rPr>
          <w:b/>
          <w:bCs/>
          <w:sz w:val="20"/>
          <w:szCs w:val="20"/>
        </w:rPr>
        <w:t>ode:</w:t>
      </w:r>
      <w:r w:rsidRPr="004D5371">
        <w:rPr>
          <w:sz w:val="20"/>
          <w:szCs w:val="20"/>
        </w:rPr>
        <w:t xml:space="preserve"> </w:t>
      </w:r>
      <w:ins w:id="861" w:author="Joycell Sundararaj - Chaucer" w:date="2026-09-30T12:42:00Z" w16du:dateUtc="2026-09-30T11:42:00Z">
        <w:r w:rsidR="001A1AC1" w:rsidRPr="001A1AC1">
          <w:rPr>
            <w:sz w:val="20"/>
            <w:szCs w:val="20"/>
          </w:rPr>
          <w:t>APIM APIs, products, policies, named values and related configuration are maintained in source control and deployed through automated pipelines. Configuration is managed as code rather than through manual changes in the Azure portal</w:t>
        </w:r>
      </w:ins>
      <w:del w:id="862" w:author="Joycell Sundararaj - Chaucer" w:date="2026-09-30T12:42:00Z" w16du:dateUtc="2026-09-30T11:42:00Z">
        <w:r w:rsidRPr="004D5371" w:rsidDel="001A1AC1">
          <w:rPr>
            <w:sz w:val="20"/>
            <w:szCs w:val="20"/>
          </w:rPr>
          <w:delText>the Azure API Management DevOps Resource Kit (APIOps) extractor/publisher tooling, or an equivalent, to represent APIs, products, policies and named values as files in Git rather than portal state.</w:delText>
        </w:r>
      </w:del>
    </w:p>
    <w:p w14:paraId="4B252AAE" w14:textId="4488A5F8" w:rsidR="002D25EA" w:rsidRPr="004D5371" w:rsidRDefault="00EF6A26">
      <w:pPr>
        <w:pStyle w:val="ListParagraph"/>
        <w:numPr>
          <w:ilvl w:val="0"/>
          <w:numId w:val="1"/>
        </w:numPr>
        <w:spacing w:after="70"/>
        <w:rPr>
          <w:sz w:val="20"/>
          <w:szCs w:val="20"/>
        </w:rPr>
      </w:pPr>
      <w:ins w:id="863" w:author="Joycell Sundararaj - Chaucer" w:date="2026-09-30T12:42:00Z" w16du:dateUtc="2026-09-30T11:42:00Z">
        <w:r w:rsidRPr="00EF6A26">
          <w:rPr>
            <w:b/>
            <w:bCs/>
            <w:sz w:val="20"/>
            <w:szCs w:val="20"/>
          </w:rPr>
          <w:t>Source Control and CI/CD</w:t>
        </w:r>
      </w:ins>
      <w:r w:rsidR="002D25EA" w:rsidRPr="004D5371">
        <w:rPr>
          <w:b/>
          <w:bCs/>
          <w:sz w:val="20"/>
          <w:szCs w:val="20"/>
        </w:rPr>
        <w:t>:</w:t>
      </w:r>
      <w:r w:rsidR="002D25EA" w:rsidRPr="004D5371">
        <w:rPr>
          <w:sz w:val="20"/>
          <w:szCs w:val="20"/>
        </w:rPr>
        <w:t xml:space="preserve"> </w:t>
      </w:r>
      <w:ins w:id="864" w:author="Joycell Sundararaj - Chaucer" w:date="2026-09-30T12:44:00Z" w16du:dateUtc="2026-09-30T11:44:00Z">
        <w:r w:rsidR="00757122" w:rsidRPr="00757122">
          <w:rPr>
            <w:sz w:val="20"/>
            <w:szCs w:val="20"/>
          </w:rPr>
          <w:t>Azure Repos provides source control, with Azure DevOps Pipelines used for build, validation and deployment. All changes are subject to pull-request review and approval prior to deployment.</w:t>
        </w:r>
      </w:ins>
      <w:del w:id="865" w:author="Joycell Sundararaj - Chaucer" w:date="2026-09-30T12:44:00Z" w16du:dateUtc="2026-09-30T11:44:00Z">
        <w:r w:rsidR="002D25EA" w:rsidRPr="004D5371" w:rsidDel="00757122">
          <w:rPr>
            <w:sz w:val="20"/>
            <w:szCs w:val="20"/>
          </w:rPr>
          <w:delText>a Git repository per the pattern already used elsewhere in the Organization’s Azure estate (Azure Repos or GitHub, run through Azure DevOps Pipelines or GitHub Actions), with mandatory pull-request review before merge to the branch that triggers Production deployment</w:delText>
        </w:r>
      </w:del>
      <w:r w:rsidR="002D25EA" w:rsidRPr="004D5371">
        <w:rPr>
          <w:sz w:val="20"/>
          <w:szCs w:val="20"/>
        </w:rPr>
        <w:t>.</w:t>
      </w:r>
    </w:p>
    <w:p w14:paraId="6BE322C2" w14:textId="32E4CA3B"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w:t>
      </w:r>
      <w:ins w:id="866" w:author="Joycell Sundararaj - Chaucer" w:date="2026-09-30T12:44:00Z" w16du:dateUtc="2026-09-30T11:44:00Z">
        <w:r w:rsidR="00CB7D80" w:rsidRPr="00CB7D80">
          <w:rPr>
            <w:sz w:val="20"/>
            <w:szCs w:val="20"/>
          </w:rPr>
          <w:t xml:space="preserve">Changes are deployed to Development through the CI/CD pipeline and promoted through </w:t>
        </w:r>
      </w:ins>
      <w:ins w:id="867" w:author="Joycell Sundararaj - Chaucer" w:date="2026-09-30T12:45:00Z" w16du:dateUtc="2026-09-30T11:45:00Z">
        <w:r w:rsidR="00324BAD">
          <w:rPr>
            <w:sz w:val="20"/>
            <w:szCs w:val="20"/>
          </w:rPr>
          <w:t xml:space="preserve">SIT, </w:t>
        </w:r>
      </w:ins>
      <w:ins w:id="868" w:author="Joycell Sundararaj - Chaucer" w:date="2026-09-30T12:44:00Z" w16du:dateUtc="2026-09-30T11:44:00Z">
        <w:r w:rsidR="00CB7D80" w:rsidRPr="00CB7D80">
          <w:rPr>
            <w:sz w:val="20"/>
            <w:szCs w:val="20"/>
          </w:rPr>
          <w:t>UAT and Production using the same approved artefacts. Production deployments are governed through approval gates and change management processes</w:t>
        </w:r>
      </w:ins>
      <w:del w:id="869" w:author="Joycell Sundararaj - Chaucer" w:date="2026-09-30T12:44:00Z" w16du:dateUtc="2026-09-30T11:44:00Z">
        <w:r w:rsidRPr="004D5371" w:rsidDel="00CB7D80">
          <w:rPr>
            <w:sz w:val="20"/>
            <w:szCs w:val="20"/>
          </w:rPr>
          <w:delText>Dev builds on every merge to the integration branch; UAT and Production promote the same reviewed artefact through a manual approval gate, never a fresh build per environment, so what was tested is what ships.</w:delText>
        </w:r>
      </w:del>
    </w:p>
    <w:p w14:paraId="03B96C9C" w14:textId="77777777" w:rsidR="002D25EA" w:rsidRPr="004D5371" w:rsidRDefault="002D25EA" w:rsidP="002D25EA">
      <w:pPr>
        <w:spacing w:after="60"/>
        <w:rPr>
          <w:sz w:val="20"/>
          <w:szCs w:val="20"/>
        </w:rPr>
      </w:pPr>
    </w:p>
    <w:p w14:paraId="3F375F4F" w14:textId="77777777" w:rsidR="0046006F" w:rsidRDefault="000156B8">
      <w:pPr>
        <w:spacing w:before="120" w:after="120"/>
        <w:jc w:val="center"/>
      </w:pPr>
      <w:commentRangeStart w:id="870"/>
      <w:r>
        <w:rPr>
          <w:noProof/>
        </w:rPr>
        <w:drawing>
          <wp:inline distT="0" distB="0" distL="0" distR="0" wp14:anchorId="3F1BC74B" wp14:editId="27B967DB">
            <wp:extent cx="5943600" cy="1231174"/>
            <wp:effectExtent l="0" t="0" r="0" b="0"/>
            <wp:docPr id="9530"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1231174"/>
                    </a:xfrm>
                    <a:prstGeom prst="rect">
                      <a:avLst/>
                    </a:prstGeom>
                  </pic:spPr>
                </pic:pic>
              </a:graphicData>
            </a:graphic>
          </wp:inline>
        </w:drawing>
      </w:r>
      <w:commentRangeEnd w:id="870"/>
      <w:r w:rsidR="00826199">
        <w:rPr>
          <w:rStyle w:val="CommentReference"/>
          <w:sz w:val="21"/>
          <w:szCs w:val="21"/>
        </w:rPr>
        <w:commentReference w:id="870"/>
      </w:r>
    </w:p>
    <w:p w14:paraId="4A502680" w14:textId="77777777" w:rsidR="0046006F" w:rsidRDefault="000156B8">
      <w:pPr>
        <w:spacing w:after="180"/>
        <w:jc w:val="center"/>
      </w:pPr>
      <w:bookmarkStart w:id="871" w:name="_Figure_28"/>
      <w:del w:id="872" w:author="Joycell Sundararaj - Chaucer" w:date="2026-09-30T12:45:00Z" w16du:dateUtc="2026-09-30T11:45:00Z">
        <w:r w:rsidDel="00CC6A5C">
          <w:rPr>
            <w:i/>
            <w:iCs/>
            <w:color w:val="666666"/>
            <w:sz w:val="18"/>
            <w:szCs w:val="18"/>
          </w:rPr>
          <w:delText xml:space="preserve">Figure 28: </w:delText>
        </w:r>
      </w:del>
      <w:r>
        <w:rPr>
          <w:i/>
          <w:iCs/>
          <w:color w:val="666666"/>
          <w:sz w:val="18"/>
          <w:szCs w:val="18"/>
        </w:rPr>
        <w:t>APIOps deployment pipeline, from development through to production</w:t>
      </w:r>
      <w:bookmarkEnd w:id="871"/>
    </w:p>
    <w:p w14:paraId="3538AD58" w14:textId="77777777" w:rsidR="00DA5FAC" w:rsidDel="00CC6A5C" w:rsidRDefault="00DA5FAC" w:rsidP="00DA5FAC">
      <w:pPr>
        <w:spacing w:after="60"/>
        <w:rPr>
          <w:del w:id="873" w:author="Joycell Sundararaj - Chaucer" w:date="2026-09-30T12:46:00Z" w16du:dateUtc="2026-09-30T11:46:00Z"/>
          <w:sz w:val="20"/>
          <w:szCs w:val="20"/>
        </w:rPr>
      </w:pPr>
      <w:del w:id="874" w:author="Joycell Sundararaj - Chaucer" w:date="2026-09-30T12:46:00Z" w16du:dateUtc="2026-09-30T11:46:00Z">
        <w:r w:rsidRPr="004D5371" w:rsidDel="00CC6A5C">
          <w:rPr>
            <w:sz w:val="20"/>
            <w:szCs w:val="20"/>
          </w:rPr>
          <w:delText>The proposed approach treats API Management configuration as code and stores it in a Git repository, which acts as the single source of truth. Changes are reviewed, approved, and deployed through automated pipelines rather than being made directly in Production.</w:delText>
        </w:r>
      </w:del>
    </w:p>
    <w:p w14:paraId="013516F7" w14:textId="77777777" w:rsidR="00632BC5" w:rsidRDefault="00632BC5" w:rsidP="00DA5FAC">
      <w:pPr>
        <w:spacing w:after="60"/>
        <w:rPr>
          <w:ins w:id="875" w:author="Joycell Sundararaj - Chaucer" w:date="2026-09-30T12:48:00Z" w16du:dateUtc="2026-09-30T11:48:00Z"/>
          <w:sz w:val="20"/>
          <w:szCs w:val="20"/>
        </w:rPr>
      </w:pPr>
    </w:p>
    <w:p w14:paraId="1E21D378" w14:textId="77777777" w:rsidR="0026479F" w:rsidRDefault="0026479F" w:rsidP="00DA5FAC">
      <w:pPr>
        <w:spacing w:after="60"/>
        <w:rPr>
          <w:ins w:id="876" w:author="Joycell Sundararaj - Chaucer" w:date="2026-09-30T12:48:00Z" w16du:dateUtc="2026-09-30T11:48:00Z"/>
          <w:sz w:val="20"/>
          <w:szCs w:val="20"/>
        </w:rPr>
      </w:pPr>
    </w:p>
    <w:p w14:paraId="31BF65C0" w14:textId="77777777" w:rsidR="0026479F" w:rsidRDefault="0026479F" w:rsidP="00DA5FAC">
      <w:pPr>
        <w:spacing w:after="60"/>
        <w:rPr>
          <w:ins w:id="877" w:author="Joycell Sundararaj - Chaucer" w:date="2026-09-30T12:48:00Z" w16du:dateUtc="2026-09-30T11:48:00Z"/>
          <w:sz w:val="20"/>
          <w:szCs w:val="20"/>
        </w:rPr>
      </w:pPr>
    </w:p>
    <w:p w14:paraId="72B0EE97" w14:textId="77777777" w:rsidR="0026479F" w:rsidRDefault="0026479F" w:rsidP="00DA5FAC">
      <w:pPr>
        <w:spacing w:after="60"/>
        <w:rPr>
          <w:sz w:val="20"/>
          <w:szCs w:val="20"/>
        </w:rPr>
      </w:pPr>
    </w:p>
    <w:p w14:paraId="2B10DE1F" w14:textId="77777777"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Configuration Management &amp; Security Principles</w:t>
      </w:r>
    </w:p>
    <w:p w14:paraId="2828D0F0" w14:textId="77777777" w:rsidR="00275A0F" w:rsidRDefault="00275A0F" w:rsidP="00275A0F">
      <w:pPr>
        <w:spacing w:after="60"/>
        <w:rPr>
          <w:rFonts w:asciiTheme="minorHAnsi" w:hAnsiTheme="minorHAnsi"/>
          <w:b/>
          <w:bCs/>
          <w:sz w:val="20"/>
          <w:szCs w:val="20"/>
          <w:lang w:val="en-IN"/>
        </w:rPr>
      </w:pPr>
    </w:p>
    <w:p w14:paraId="41260D59" w14:textId="42E6B7DF" w:rsidR="00275A0F" w:rsidRPr="00275A0F" w:rsidRDefault="00275A0F" w:rsidP="00275A0F">
      <w:pPr>
        <w:spacing w:after="60"/>
        <w:rPr>
          <w:rFonts w:asciiTheme="minorHAnsi" w:hAnsiTheme="minorHAnsi"/>
          <w:b/>
          <w:bCs/>
          <w:sz w:val="20"/>
          <w:szCs w:val="20"/>
          <w:lang w:val="en-IN"/>
        </w:rPr>
      </w:pPr>
      <w:r w:rsidRPr="00275A0F">
        <w:rPr>
          <w:rFonts w:asciiTheme="minorHAnsi" w:hAnsiTheme="minorHAnsi"/>
          <w:b/>
          <w:bCs/>
          <w:sz w:val="20"/>
          <w:szCs w:val="20"/>
          <w:lang w:val="en-IN"/>
        </w:rPr>
        <w:t>Environment-Specific Settings</w:t>
      </w:r>
    </w:p>
    <w:p w14:paraId="6BDAF11C" w14:textId="23D02711" w:rsidR="00275A0F" w:rsidRDefault="00F0284A" w:rsidP="00275A0F">
      <w:pPr>
        <w:spacing w:after="60"/>
        <w:rPr>
          <w:ins w:id="878" w:author="Joycell Sundararaj - Chaucer" w:date="2026-09-30T12:51:00Z" w16du:dateUtc="2026-09-30T11:51:00Z"/>
          <w:rFonts w:asciiTheme="minorHAnsi" w:hAnsiTheme="minorHAnsi"/>
          <w:sz w:val="20"/>
          <w:szCs w:val="20"/>
          <w:lang w:val="en-IN"/>
        </w:rPr>
      </w:pPr>
      <w:ins w:id="879" w:author="Joycell Sundararaj - Chaucer" w:date="2026-09-30T12:51:00Z">
        <w:r w:rsidRPr="00F0284A">
          <w:rPr>
            <w:rFonts w:asciiTheme="minorHAnsi" w:hAnsiTheme="minorHAnsi"/>
            <w:sz w:val="20"/>
            <w:szCs w:val="20"/>
          </w:rPr>
          <w:t xml:space="preserve">Environment-specific configuration </w:t>
        </w:r>
      </w:ins>
      <w:del w:id="880" w:author="Joycell Sundararaj - Chaucer" w:date="2026-09-30T12:51:00Z" w16du:dateUtc="2026-09-30T11:51:00Z">
        <w:r w:rsidR="00275A0F" w:rsidRPr="00275A0F" w:rsidDel="00F0284A">
          <w:rPr>
            <w:rFonts w:asciiTheme="minorHAnsi" w:hAnsiTheme="minorHAnsi"/>
            <w:sz w:val="20"/>
            <w:szCs w:val="20"/>
            <w:lang w:val="en-IN"/>
          </w:rPr>
          <w:delText xml:space="preserve">Environment variables </w:delText>
        </w:r>
      </w:del>
      <w:r w:rsidR="00275A0F" w:rsidRPr="00275A0F">
        <w:rPr>
          <w:rFonts w:asciiTheme="minorHAnsi" w:hAnsiTheme="minorHAnsi"/>
          <w:sz w:val="20"/>
          <w:szCs w:val="20"/>
          <w:lang w:val="en-IN"/>
        </w:rPr>
        <w:t>(e.g., backend endpoints, rate-limit thresholds, and timeout values) are managed via environment-specific configuration files. API schemas, OpenAPI specs, and XML policies remain identical across all deployment stages.</w:t>
      </w:r>
    </w:p>
    <w:p w14:paraId="74C70611" w14:textId="77777777" w:rsidR="00F0284A" w:rsidRPr="00C33EAC" w:rsidRDefault="00F0284A" w:rsidP="00275A0F">
      <w:pPr>
        <w:spacing w:after="60"/>
        <w:rPr>
          <w:rFonts w:asciiTheme="minorHAnsi" w:hAnsiTheme="minorHAnsi"/>
          <w:sz w:val="20"/>
          <w:szCs w:val="20"/>
        </w:rPr>
      </w:pPr>
    </w:p>
    <w:p w14:paraId="4960C0F3" w14:textId="77777777" w:rsidR="00275A0F" w:rsidRPr="00275A0F" w:rsidRDefault="00275A0F" w:rsidP="00275A0F">
      <w:pPr>
        <w:spacing w:after="60"/>
        <w:rPr>
          <w:b/>
          <w:bCs/>
          <w:sz w:val="20"/>
          <w:szCs w:val="20"/>
        </w:rPr>
      </w:pPr>
      <w:r w:rsidRPr="00275A0F">
        <w:rPr>
          <w:b/>
          <w:bCs/>
          <w:sz w:val="20"/>
          <w:szCs w:val="20"/>
        </w:rPr>
        <w:t>Security Baseline</w:t>
      </w:r>
    </w:p>
    <w:p w14:paraId="1FD6F4D5" w14:textId="6C998748" w:rsidR="00275A0F" w:rsidRPr="00275A0F" w:rsidRDefault="00275A0F" w:rsidP="00275A0F">
      <w:pPr>
        <w:numPr>
          <w:ilvl w:val="0"/>
          <w:numId w:val="21"/>
        </w:numPr>
        <w:spacing w:after="60"/>
        <w:rPr>
          <w:sz w:val="20"/>
          <w:szCs w:val="20"/>
        </w:rPr>
      </w:pPr>
      <w:r w:rsidRPr="00275A0F">
        <w:rPr>
          <w:b/>
          <w:bCs/>
          <w:sz w:val="20"/>
          <w:szCs w:val="20"/>
        </w:rPr>
        <w:t>Secrets Governance</w:t>
      </w:r>
      <w:r w:rsidRPr="00275A0F">
        <w:rPr>
          <w:sz w:val="20"/>
          <w:szCs w:val="20"/>
        </w:rPr>
        <w:t xml:space="preserve">: </w:t>
      </w:r>
      <w:r w:rsidR="00AF60ED" w:rsidRPr="00AF60ED">
        <w:rPr>
          <w:sz w:val="20"/>
          <w:szCs w:val="20"/>
        </w:rPr>
        <w:t>Credentials, certificates and keys are stored in Azure Key Vault and referenced securely during deployment and runtime.</w:t>
      </w:r>
      <w:r w:rsidRPr="00275A0F">
        <w:rPr>
          <w:sz w:val="20"/>
          <w:szCs w:val="20"/>
        </w:rPr>
        <w:t>; zero plain-text secrets are committed to source control.</w:t>
      </w:r>
    </w:p>
    <w:p w14:paraId="147B5EF5" w14:textId="77777777" w:rsidR="00275A0F" w:rsidRPr="00275A0F" w:rsidRDefault="00275A0F" w:rsidP="00275A0F">
      <w:pPr>
        <w:numPr>
          <w:ilvl w:val="0"/>
          <w:numId w:val="21"/>
        </w:numPr>
        <w:spacing w:after="60"/>
        <w:rPr>
          <w:sz w:val="20"/>
          <w:szCs w:val="20"/>
        </w:rPr>
      </w:pPr>
      <w:r w:rsidRPr="00275A0F">
        <w:rPr>
          <w:b/>
          <w:bCs/>
          <w:sz w:val="20"/>
          <w:szCs w:val="20"/>
        </w:rPr>
        <w:t>Least Privilege</w:t>
      </w:r>
      <w:r w:rsidRPr="00275A0F">
        <w:rPr>
          <w:sz w:val="20"/>
          <w:szCs w:val="20"/>
        </w:rPr>
        <w:t>: APIOps deployment identities use scoped Workload Identity / Service Principal credentials with minimal required Azure RBAC roles.</w:t>
      </w:r>
    </w:p>
    <w:p w14:paraId="5BF68CBB" w14:textId="5AD4F147" w:rsidR="00275A0F" w:rsidRPr="00275A0F" w:rsidRDefault="00275A0F" w:rsidP="00275A0F">
      <w:pPr>
        <w:numPr>
          <w:ilvl w:val="0"/>
          <w:numId w:val="21"/>
        </w:numPr>
        <w:spacing w:after="60"/>
        <w:rPr>
          <w:sz w:val="20"/>
          <w:szCs w:val="20"/>
        </w:rPr>
      </w:pPr>
      <w:r w:rsidRPr="008D2BA4">
        <w:rPr>
          <w:b/>
          <w:bCs/>
          <w:sz w:val="20"/>
          <w:szCs w:val="20"/>
        </w:rPr>
        <w:t>Pipeline Enforcement</w:t>
      </w:r>
      <w:r w:rsidRPr="00275A0F">
        <w:rPr>
          <w:sz w:val="20"/>
          <w:szCs w:val="20"/>
        </w:rPr>
        <w:t xml:space="preserve">: </w:t>
      </w:r>
      <w:r w:rsidR="00935864" w:rsidRPr="00935864">
        <w:rPr>
          <w:sz w:val="20"/>
          <w:szCs w:val="20"/>
        </w:rPr>
        <w:t>Production changes are deployed exclusively through approved CI/CD pipelines. Direct portal modifications are not permitted except through approved emergency procedures</w:t>
      </w:r>
      <w:r w:rsidRPr="00275A0F">
        <w:rPr>
          <w:sz w:val="20"/>
          <w:szCs w:val="20"/>
        </w:rPr>
        <w:t>.</w:t>
      </w:r>
    </w:p>
    <w:p w14:paraId="1C81D6D3" w14:textId="1C5EE109" w:rsidR="00275A0F" w:rsidRPr="00275A0F" w:rsidRDefault="00275A0F" w:rsidP="00275A0F">
      <w:pPr>
        <w:numPr>
          <w:ilvl w:val="0"/>
          <w:numId w:val="21"/>
        </w:numPr>
        <w:spacing w:after="60"/>
        <w:rPr>
          <w:sz w:val="20"/>
          <w:szCs w:val="20"/>
        </w:rPr>
      </w:pPr>
      <w:r w:rsidRPr="00275A0F">
        <w:rPr>
          <w:b/>
          <w:bCs/>
          <w:sz w:val="20"/>
          <w:szCs w:val="20"/>
        </w:rPr>
        <w:t>Emergency Override</w:t>
      </w:r>
      <w:r w:rsidRPr="00275A0F">
        <w:rPr>
          <w:sz w:val="20"/>
          <w:szCs w:val="20"/>
        </w:rPr>
        <w:t>: Direct production portal access is restricted to time-bound Emergency Administrative Access (via Azure PIM) and is reserved strictly for pipeline outages.</w:t>
      </w:r>
      <w:ins w:id="881" w:author="Joycell Sundararaj - Chaucer" w:date="2026-09-30T12:48:00Z" w16du:dateUtc="2026-09-30T11:48:00Z">
        <w:r w:rsidR="00136160">
          <w:rPr>
            <w:sz w:val="20"/>
            <w:szCs w:val="20"/>
          </w:rPr>
          <w:br/>
        </w:r>
      </w:ins>
    </w:p>
    <w:p w14:paraId="3C1B1DEA" w14:textId="77777777" w:rsidR="00275A0F" w:rsidRPr="00275A0F" w:rsidRDefault="00275A0F" w:rsidP="00275A0F">
      <w:pPr>
        <w:spacing w:after="60"/>
        <w:rPr>
          <w:b/>
          <w:bCs/>
          <w:sz w:val="20"/>
          <w:szCs w:val="20"/>
        </w:rPr>
      </w:pPr>
      <w:r w:rsidRPr="00275A0F">
        <w:rPr>
          <w:b/>
          <w:bCs/>
          <w:sz w:val="20"/>
          <w:szCs w:val="20"/>
        </w:rPr>
        <w:t>Repository Structure</w:t>
      </w:r>
    </w:p>
    <w:p w14:paraId="77577BDC" w14:textId="77777777" w:rsidR="00275A0F" w:rsidRPr="00275A0F" w:rsidRDefault="00275A0F" w:rsidP="00275A0F">
      <w:pPr>
        <w:spacing w:after="60"/>
        <w:rPr>
          <w:sz w:val="20"/>
          <w:szCs w:val="20"/>
        </w:rPr>
      </w:pPr>
      <w:r w:rsidRPr="00275A0F">
        <w:rPr>
          <w:sz w:val="20"/>
          <w:szCs w:val="20"/>
        </w:rPr>
        <w:t>The APIOps repository maintains a single, standardized layout containing:</w:t>
      </w:r>
    </w:p>
    <w:p w14:paraId="7237AFAA" w14:textId="7DDDAAE2" w:rsidR="00275A0F" w:rsidRPr="00275A0F" w:rsidRDefault="00275A0F" w:rsidP="00275A0F">
      <w:pPr>
        <w:numPr>
          <w:ilvl w:val="0"/>
          <w:numId w:val="22"/>
        </w:numPr>
        <w:spacing w:after="60"/>
        <w:rPr>
          <w:sz w:val="20"/>
          <w:szCs w:val="20"/>
        </w:rPr>
      </w:pPr>
      <w:r w:rsidRPr="00275A0F">
        <w:rPr>
          <w:sz w:val="20"/>
          <w:szCs w:val="20"/>
        </w:rPr>
        <w:t>APIs/ OpenAPI definitions and endpoint configurations</w:t>
      </w:r>
    </w:p>
    <w:p w14:paraId="5D5AF9A1" w14:textId="3BF19391" w:rsidR="00275A0F" w:rsidRPr="00275A0F" w:rsidRDefault="00275A0F" w:rsidP="00275A0F">
      <w:pPr>
        <w:numPr>
          <w:ilvl w:val="0"/>
          <w:numId w:val="22"/>
        </w:numPr>
        <w:spacing w:after="60"/>
        <w:rPr>
          <w:sz w:val="20"/>
          <w:szCs w:val="20"/>
        </w:rPr>
      </w:pPr>
      <w:r w:rsidRPr="00275A0F">
        <w:rPr>
          <w:sz w:val="20"/>
          <w:szCs w:val="20"/>
        </w:rPr>
        <w:t>Policies/ Inbound, outbound, backend, and error XML policies</w:t>
      </w:r>
    </w:p>
    <w:p w14:paraId="06276C7C" w14:textId="3DB6F812" w:rsidR="00275A0F" w:rsidRPr="00275A0F" w:rsidRDefault="00275A0F" w:rsidP="00275A0F">
      <w:pPr>
        <w:numPr>
          <w:ilvl w:val="0"/>
          <w:numId w:val="22"/>
        </w:numPr>
        <w:spacing w:after="60"/>
        <w:rPr>
          <w:sz w:val="20"/>
          <w:szCs w:val="20"/>
        </w:rPr>
      </w:pPr>
      <w:r w:rsidRPr="00275A0F">
        <w:rPr>
          <w:sz w:val="20"/>
          <w:szCs w:val="20"/>
        </w:rPr>
        <w:t>Products/ —API product groupings and subscription key settings</w:t>
      </w:r>
    </w:p>
    <w:p w14:paraId="3179801A" w14:textId="29163640" w:rsidR="00275A0F" w:rsidRPr="00275A0F" w:rsidRDefault="00275A0F" w:rsidP="00275A0F">
      <w:pPr>
        <w:numPr>
          <w:ilvl w:val="0"/>
          <w:numId w:val="22"/>
        </w:numPr>
        <w:spacing w:after="60"/>
        <w:rPr>
          <w:sz w:val="20"/>
          <w:szCs w:val="20"/>
        </w:rPr>
      </w:pPr>
      <w:r w:rsidRPr="00275A0F">
        <w:rPr>
          <w:sz w:val="20"/>
          <w:szCs w:val="20"/>
        </w:rPr>
        <w:t>NamedValues/ APIM-level global properties and Key Vault references</w:t>
      </w:r>
    </w:p>
    <w:p w14:paraId="1D3441FC" w14:textId="60497BC0" w:rsidR="00275A0F" w:rsidRPr="00275A0F" w:rsidRDefault="00275A0F" w:rsidP="00275A0F">
      <w:pPr>
        <w:numPr>
          <w:ilvl w:val="0"/>
          <w:numId w:val="22"/>
        </w:numPr>
        <w:spacing w:after="60"/>
        <w:rPr>
          <w:sz w:val="20"/>
          <w:szCs w:val="20"/>
        </w:rPr>
      </w:pPr>
      <w:r w:rsidRPr="00275A0F">
        <w:rPr>
          <w:sz w:val="20"/>
          <w:szCs w:val="20"/>
        </w:rPr>
        <w:t>Backends/ Gateway backend target pool definitions</w:t>
      </w:r>
    </w:p>
    <w:p w14:paraId="78D42088" w14:textId="268C9443" w:rsidR="00275A0F" w:rsidRPr="00275A0F" w:rsidRDefault="00275A0F" w:rsidP="00275A0F">
      <w:pPr>
        <w:numPr>
          <w:ilvl w:val="0"/>
          <w:numId w:val="22"/>
        </w:numPr>
        <w:spacing w:after="60"/>
        <w:rPr>
          <w:sz w:val="20"/>
          <w:szCs w:val="20"/>
        </w:rPr>
      </w:pPr>
      <w:r w:rsidRPr="00275A0F">
        <w:rPr>
          <w:sz w:val="20"/>
          <w:szCs w:val="20"/>
        </w:rPr>
        <w:t xml:space="preserve">Environments/ —Environment-specific config mapping files (Dev, </w:t>
      </w:r>
      <w:del w:id="882" w:author="Joycell Sundararaj - Chaucer" w:date="2026-09-30T12:49:00Z" w16du:dateUtc="2026-09-30T11:49:00Z">
        <w:r w:rsidRPr="00275A0F" w:rsidDel="00F52063">
          <w:rPr>
            <w:sz w:val="20"/>
            <w:szCs w:val="20"/>
          </w:rPr>
          <w:delText>Test</w:delText>
        </w:r>
      </w:del>
      <w:ins w:id="883" w:author="Joycell Sundararaj - Chaucer" w:date="2026-09-30T12:49:00Z" w16du:dateUtc="2026-09-30T11:49:00Z">
        <w:r w:rsidR="00F52063">
          <w:rPr>
            <w:sz w:val="20"/>
            <w:szCs w:val="20"/>
          </w:rPr>
          <w:t>SIT</w:t>
        </w:r>
      </w:ins>
      <w:r w:rsidRPr="00275A0F">
        <w:rPr>
          <w:sz w:val="20"/>
          <w:szCs w:val="20"/>
        </w:rPr>
        <w:t>, UAT, Production)</w:t>
      </w:r>
    </w:p>
    <w:p w14:paraId="7CF10640" w14:textId="0B2F7D8A" w:rsidR="00275A0F" w:rsidRPr="00275A0F" w:rsidRDefault="00275A0F" w:rsidP="00275A0F">
      <w:pPr>
        <w:numPr>
          <w:ilvl w:val="0"/>
          <w:numId w:val="22"/>
        </w:numPr>
        <w:spacing w:after="60"/>
        <w:rPr>
          <w:sz w:val="20"/>
          <w:szCs w:val="20"/>
        </w:rPr>
      </w:pPr>
      <w:r w:rsidRPr="00275A0F">
        <w:rPr>
          <w:sz w:val="20"/>
          <w:szCs w:val="20"/>
        </w:rPr>
        <w:t>Pipelines/ CI/CD deployment workflow and validation scripts</w:t>
      </w:r>
    </w:p>
    <w:p w14:paraId="4589C767" w14:textId="1CE837DF" w:rsidR="00275A0F" w:rsidRPr="00275A0F" w:rsidRDefault="00275A0F" w:rsidP="00275A0F">
      <w:pPr>
        <w:spacing w:after="70"/>
        <w:rPr>
          <w:sz w:val="20"/>
          <w:szCs w:val="20"/>
        </w:rPr>
      </w:pPr>
      <w:r w:rsidRPr="00275A0F">
        <w:rPr>
          <w:sz w:val="20"/>
          <w:szCs w:val="20"/>
        </w:rPr>
        <w:t xml:space="preserve">Configuration is promoted </w:t>
      </w:r>
      <w:del w:id="884" w:author="Joycell Sundararaj - Chaucer" w:date="2026-09-30T12:53:00Z" w16du:dateUtc="2026-09-30T11:53:00Z">
        <w:r w:rsidRPr="00275A0F" w:rsidDel="00183CA6">
          <w:rPr>
            <w:sz w:val="20"/>
            <w:szCs w:val="20"/>
          </w:rPr>
          <w:delText xml:space="preserve">identically </w:delText>
        </w:r>
      </w:del>
      <w:ins w:id="885" w:author="Joycell Sundararaj - Chaucer" w:date="2026-09-30T12:53:00Z" w16du:dateUtc="2026-09-30T11:53:00Z">
        <w:r w:rsidR="00183CA6">
          <w:rPr>
            <w:sz w:val="20"/>
            <w:szCs w:val="20"/>
          </w:rPr>
          <w:t>through</w:t>
        </w:r>
        <w:r w:rsidR="00183CA6" w:rsidRPr="00275A0F">
          <w:rPr>
            <w:sz w:val="20"/>
            <w:szCs w:val="20"/>
          </w:rPr>
          <w:t xml:space="preserve"> </w:t>
        </w:r>
      </w:ins>
      <w:r w:rsidRPr="00275A0F">
        <w:rPr>
          <w:sz w:val="20"/>
          <w:szCs w:val="20"/>
        </w:rPr>
        <w:t xml:space="preserve">Dev </w:t>
      </w:r>
      <m:oMath>
        <m:r>
          <m:rPr>
            <m:sty m:val="p"/>
          </m:rPr>
          <w:rPr>
            <w:rFonts w:ascii="Cambria Math" w:hAnsi="Cambria Math"/>
            <w:sz w:val="20"/>
            <w:szCs w:val="20"/>
          </w:rPr>
          <m:t>→</m:t>
        </m:r>
      </m:oMath>
      <w:r w:rsidRPr="00275A0F">
        <w:rPr>
          <w:sz w:val="20"/>
          <w:szCs w:val="20"/>
        </w:rPr>
        <w:t xml:space="preserve"> </w:t>
      </w:r>
      <w:del w:id="886" w:author="Joycell Sundararaj - Chaucer" w:date="2026-09-30T12:49:00Z" w16du:dateUtc="2026-09-30T11:49:00Z">
        <w:r w:rsidRPr="00275A0F" w:rsidDel="00F52063">
          <w:rPr>
            <w:sz w:val="20"/>
            <w:szCs w:val="20"/>
          </w:rPr>
          <w:delText xml:space="preserve">Test </w:delText>
        </w:r>
      </w:del>
      <w:ins w:id="887" w:author="Joycell Sundararaj - Chaucer" w:date="2026-09-30T12:49:00Z" w16du:dateUtc="2026-09-30T11:49:00Z">
        <w:r w:rsidR="00F52063">
          <w:rPr>
            <w:sz w:val="20"/>
            <w:szCs w:val="20"/>
          </w:rPr>
          <w:t>SIT</w:t>
        </w:r>
        <w:r w:rsidR="00F52063" w:rsidRPr="00275A0F">
          <w:rPr>
            <w:sz w:val="20"/>
            <w:szCs w:val="20"/>
          </w:rPr>
          <w:t xml:space="preserve"> </w:t>
        </w:r>
      </w:ins>
      <m:oMath>
        <m:r>
          <m:rPr>
            <m:sty m:val="p"/>
          </m:rPr>
          <w:rPr>
            <w:rFonts w:ascii="Cambria Math" w:hAnsi="Cambria Math"/>
            <w:sz w:val="20"/>
            <w:szCs w:val="20"/>
          </w:rPr>
          <m:t>→</m:t>
        </m:r>
      </m:oMath>
      <w:r w:rsidRPr="00275A0F">
        <w:rPr>
          <w:sz w:val="20"/>
          <w:szCs w:val="20"/>
        </w:rPr>
        <w:t xml:space="preserve"> UAT </w:t>
      </w:r>
      <m:oMath>
        <m:r>
          <m:rPr>
            <m:sty m:val="p"/>
          </m:rPr>
          <w:rPr>
            <w:rFonts w:ascii="Cambria Math" w:hAnsi="Cambria Math"/>
            <w:sz w:val="20"/>
            <w:szCs w:val="20"/>
          </w:rPr>
          <m:t>→</m:t>
        </m:r>
      </m:oMath>
      <w:r w:rsidRPr="00275A0F">
        <w:rPr>
          <w:sz w:val="20"/>
          <w:szCs w:val="20"/>
        </w:rPr>
        <w:t xml:space="preserve"> Production via automated promotion gates, ensuring </w:t>
      </w:r>
      <w:ins w:id="888" w:author="Joycell Sundararaj - Chaucer" w:date="2026-09-30T12:53:00Z" w16du:dateUtc="2026-09-30T11:53:00Z">
        <w:r w:rsidR="00B70580" w:rsidRPr="00B70580">
          <w:rPr>
            <w:sz w:val="20"/>
            <w:szCs w:val="20"/>
          </w:rPr>
          <w:t>consistency across environments</w:t>
        </w:r>
      </w:ins>
      <w:del w:id="889" w:author="Joycell Sundararaj - Chaucer" w:date="2026-09-30T12:53:00Z" w16du:dateUtc="2026-09-30T11:53:00Z">
        <w:r w:rsidRPr="00275A0F" w:rsidDel="00B70580">
          <w:rPr>
            <w:sz w:val="20"/>
            <w:szCs w:val="20"/>
          </w:rPr>
          <w:delText>no environment is treated as an ad-hoc exception</w:delText>
        </w:r>
      </w:del>
      <w:r w:rsidRPr="00275A0F">
        <w:rPr>
          <w:sz w:val="20"/>
          <w:szCs w:val="20"/>
        </w:rPr>
        <w:t>.</w:t>
      </w:r>
    </w:p>
    <w:p w14:paraId="46728F8E" w14:textId="77777777" w:rsidR="00275A0F" w:rsidRPr="00275A0F" w:rsidRDefault="00275A0F" w:rsidP="00DA5FAC">
      <w:pPr>
        <w:spacing w:after="60"/>
        <w:rPr>
          <w:sz w:val="20"/>
          <w:szCs w:val="20"/>
          <w:lang w:val="en-IN"/>
        </w:rPr>
      </w:pP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571500"/>
                    </a:xfrm>
                    <a:prstGeom prst="rect">
                      <a:avLst/>
                    </a:prstGeom>
                  </pic:spPr>
                </pic:pic>
              </a:graphicData>
            </a:graphic>
          </wp:inline>
        </w:drawing>
      </w:r>
    </w:p>
    <w:p w14:paraId="2CBD7DDC" w14:textId="77777777" w:rsidR="002D25EA" w:rsidRDefault="002D25EA" w:rsidP="002D25EA">
      <w:pPr>
        <w:spacing w:after="180"/>
        <w:jc w:val="center"/>
      </w:pPr>
      <w:bookmarkStart w:id="890" w:name="_Figure_29"/>
      <w:del w:id="891" w:author="Joycell Sundararaj - Chaucer" w:date="2026-09-30T12:50:00Z" w16du:dateUtc="2026-09-30T11:50:00Z">
        <w:r w:rsidDel="00106134">
          <w:rPr>
            <w:i/>
            <w:iCs/>
            <w:color w:val="666666"/>
            <w:sz w:val="18"/>
            <w:szCs w:val="18"/>
          </w:rPr>
          <w:delText xml:space="preserve">Figure 29: </w:delText>
        </w:r>
      </w:del>
      <w:r>
        <w:rPr>
          <w:i/>
          <w:iCs/>
          <w:color w:val="666666"/>
          <w:sz w:val="18"/>
          <w:szCs w:val="18"/>
        </w:rPr>
        <w:t>Environment promotion strategy</w:t>
      </w:r>
      <w:bookmarkEnd w:id="890"/>
    </w:p>
    <w:p w14:paraId="7C92312B" w14:textId="212A8A69" w:rsidR="002D25EA" w:rsidRPr="007F1FDD" w:rsidRDefault="002D25EA" w:rsidP="007F1FDD">
      <w:pPr>
        <w:pStyle w:val="Heading1"/>
        <w:pageBreakBefore/>
        <w:spacing w:after="0"/>
        <w:ind w:left="426"/>
        <w:rPr>
          <w:rFonts w:asciiTheme="minorHAnsi" w:hAnsiTheme="minorHAnsi"/>
          <w:b w:val="0"/>
          <w:bCs w:val="0"/>
          <w:lang w:eastAsia="en-US"/>
        </w:rPr>
      </w:pPr>
      <w:bookmarkStart w:id="892" w:name="_Toc241523878"/>
      <w:r w:rsidRPr="007F1FDD">
        <w:rPr>
          <w:rFonts w:asciiTheme="minorHAnsi" w:hAnsiTheme="minorHAnsi"/>
          <w:b w:val="0"/>
          <w:bCs w:val="0"/>
          <w:lang w:eastAsia="en-US"/>
        </w:rPr>
        <w:lastRenderedPageBreak/>
        <w:t>High Availability</w:t>
      </w:r>
      <w:bookmarkEnd w:id="892"/>
      <w:r w:rsidR="00E11D2C">
        <w:rPr>
          <w:rFonts w:asciiTheme="minorHAnsi" w:hAnsiTheme="minorHAnsi"/>
          <w:b w:val="0"/>
          <w:bCs w:val="0"/>
          <w:lang w:eastAsia="en-US"/>
        </w:rPr>
        <w:t xml:space="preserve"> and Resilience Strategy</w:t>
      </w:r>
    </w:p>
    <w:p w14:paraId="79A9F070" w14:textId="68A01177" w:rsidR="008647B4" w:rsidRDefault="00433B8A" w:rsidP="00981ACF">
      <w:pPr>
        <w:spacing w:before="120" w:after="80"/>
        <w:rPr>
          <w:b/>
          <w:bCs/>
          <w:sz w:val="20"/>
          <w:szCs w:val="20"/>
        </w:rPr>
      </w:pPr>
      <w:r w:rsidRPr="00433B8A">
        <w:rPr>
          <w:sz w:val="20"/>
          <w:szCs w:val="20"/>
        </w:rPr>
        <w:t>High Availability ensures the platform survives a datacentre failure within a region without disrupting users. By deploying APIM across independent Azure Availability Zones, traffic is automatically routed only to healthy zones.</w:t>
      </w:r>
    </w:p>
    <w:p w14:paraId="510D31B7" w14:textId="77777777" w:rsidR="009D36AD" w:rsidRDefault="009D36AD" w:rsidP="009D36AD">
      <w:pPr>
        <w:spacing w:after="140"/>
        <w:rPr>
          <w:sz w:val="20"/>
          <w:szCs w:val="20"/>
        </w:rPr>
      </w:pPr>
      <w:r w:rsidRPr="00E33CDD">
        <w:rPr>
          <w:sz w:val="20"/>
          <w:szCs w:val="20"/>
        </w:rPr>
        <w:t>Active-active multi-region deployment roughly doubles overall platform running costs, which is not justified for every API. To balance high availability with fiscal responsibility, resilience is tiered based on business criticality rather than paying a multi-region cost premium across the entire estate</w:t>
      </w:r>
    </w:p>
    <w:p w14:paraId="02391951" w14:textId="77777777" w:rsidR="009D36AD" w:rsidRDefault="009D36AD" w:rsidP="009D36AD">
      <w:pPr>
        <w:spacing w:after="140"/>
        <w:rPr>
          <w:sz w:val="20"/>
          <w:szCs w:val="20"/>
        </w:rPr>
      </w:pPr>
      <w:r w:rsidRPr="00E33CDD">
        <w:rPr>
          <w:b/>
          <w:bCs/>
          <w:sz w:val="20"/>
          <w:szCs w:val="20"/>
        </w:rPr>
        <w:t>Bronze (Single Region – Single Unit)</w:t>
      </w:r>
      <w:r w:rsidRPr="00E33CDD">
        <w:rPr>
          <w:sz w:val="20"/>
          <w:szCs w:val="20"/>
        </w:rPr>
        <w:t xml:space="preserve">: Deployed in a single Azure region without secondary region or cross-zone failover. Service recovery relies on standard platform restoration processes, prioritizing cost efficiency for non-critical workloads where extended recovery times are acceptable.   </w:t>
      </w:r>
    </w:p>
    <w:p w14:paraId="638CF81D" w14:textId="77777777" w:rsidR="009D36AD" w:rsidRDefault="009D36AD" w:rsidP="009D36AD">
      <w:pPr>
        <w:spacing w:after="140"/>
        <w:rPr>
          <w:sz w:val="20"/>
          <w:szCs w:val="20"/>
        </w:rPr>
      </w:pPr>
      <w:r w:rsidRPr="00E33CDD">
        <w:rPr>
          <w:b/>
          <w:bCs/>
          <w:sz w:val="20"/>
          <w:szCs w:val="20"/>
        </w:rPr>
        <w:t>Silver (Single Region – More Than 1 Unit)</w:t>
      </w:r>
      <w:r>
        <w:rPr>
          <w:sz w:val="20"/>
          <w:szCs w:val="20"/>
        </w:rPr>
        <w:t xml:space="preserve">: </w:t>
      </w:r>
      <w:r w:rsidRPr="00E33CDD">
        <w:rPr>
          <w:sz w:val="20"/>
          <w:szCs w:val="20"/>
        </w:rPr>
        <w:t xml:space="preserve">Preferred Baseline: Deployed within a single Azure region using multiple units distributed across Availability Zones (e.g., Zone 1 and Zone 2). This provides high intra-region capacity and local fault tolerance against underlying infrastructure or maintenance failures without incurring the cost and complexity of a secondary standby region.   </w:t>
      </w:r>
    </w:p>
    <w:p w14:paraId="32175983" w14:textId="77777777" w:rsidR="009D36AD" w:rsidRDefault="009D36AD" w:rsidP="009D36AD">
      <w:pPr>
        <w:spacing w:after="140"/>
        <w:rPr>
          <w:sz w:val="20"/>
          <w:szCs w:val="20"/>
        </w:rPr>
      </w:pPr>
      <w:r w:rsidRPr="00E33CDD">
        <w:rPr>
          <w:b/>
          <w:bCs/>
          <w:sz w:val="20"/>
          <w:szCs w:val="20"/>
        </w:rPr>
        <w:t>Gold (Multiple Region – Multiple Units)</w:t>
      </w:r>
      <w:r w:rsidRPr="00E33CDD">
        <w:rPr>
          <w:sz w:val="20"/>
          <w:szCs w:val="20"/>
        </w:rPr>
        <w:t>: Deployed across multiple Azure regions with multiple units provisioned in each region, offering geographic distribution, active load balancing, and cross-region failover for business-critical production services.</w:t>
      </w:r>
    </w:p>
    <w:p w14:paraId="73B51B34" w14:textId="77777777" w:rsidR="00981ACF" w:rsidRDefault="00981ACF" w:rsidP="009D36AD">
      <w:pPr>
        <w:spacing w:after="140"/>
        <w:rPr>
          <w:sz w:val="20"/>
          <w:szCs w:val="20"/>
        </w:rPr>
      </w:pPr>
    </w:p>
    <w:tbl>
      <w:tblPr>
        <w:tblStyle w:val="TableGrid"/>
        <w:tblW w:w="0" w:type="auto"/>
        <w:tblLook w:val="04A0" w:firstRow="1" w:lastRow="0" w:firstColumn="1" w:lastColumn="0" w:noHBand="0" w:noVBand="1"/>
      </w:tblPr>
      <w:tblGrid>
        <w:gridCol w:w="1282"/>
        <w:gridCol w:w="1378"/>
        <w:gridCol w:w="1475"/>
        <w:gridCol w:w="1433"/>
        <w:gridCol w:w="1930"/>
        <w:gridCol w:w="1518"/>
      </w:tblGrid>
      <w:tr w:rsidR="00981ACF" w14:paraId="30243343" w14:textId="77777777" w:rsidTr="00981ACF">
        <w:tc>
          <w:tcPr>
            <w:tcW w:w="1728" w:type="dxa"/>
            <w:tcBorders>
              <w:bottom w:val="single" w:sz="12" w:space="0" w:color="1A2B56" w:themeColor="accent1"/>
            </w:tcBorders>
            <w:shd w:val="clear" w:color="auto" w:fill="C1CDEC" w:themeFill="accent1" w:themeFillTint="33"/>
          </w:tcPr>
          <w:p w14:paraId="122E487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Resilience Tier</w:t>
            </w:r>
          </w:p>
        </w:tc>
        <w:tc>
          <w:tcPr>
            <w:tcW w:w="1872" w:type="dxa"/>
            <w:tcBorders>
              <w:bottom w:val="single" w:sz="12" w:space="0" w:color="1A2B56" w:themeColor="accent1"/>
            </w:tcBorders>
            <w:shd w:val="clear" w:color="auto" w:fill="C1CDEC" w:themeFill="accent1" w:themeFillTint="33"/>
          </w:tcPr>
          <w:p w14:paraId="149E0007"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Deployment Topology</w:t>
            </w:r>
          </w:p>
        </w:tc>
        <w:tc>
          <w:tcPr>
            <w:tcW w:w="2016" w:type="dxa"/>
            <w:tcBorders>
              <w:bottom w:val="single" w:sz="12" w:space="0" w:color="1A2B56" w:themeColor="accent1"/>
            </w:tcBorders>
            <w:shd w:val="clear" w:color="auto" w:fill="C1CDEC" w:themeFill="accent1" w:themeFillTint="33"/>
          </w:tcPr>
          <w:p w14:paraId="0C73D261" w14:textId="77A67EBA"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 xml:space="preserve">Architectural Scope </w:t>
            </w:r>
          </w:p>
        </w:tc>
        <w:tc>
          <w:tcPr>
            <w:tcW w:w="2160" w:type="dxa"/>
            <w:tcBorders>
              <w:bottom w:val="single" w:sz="12" w:space="0" w:color="1A2B56" w:themeColor="accent1"/>
            </w:tcBorders>
            <w:shd w:val="clear" w:color="auto" w:fill="C1CDEC" w:themeFill="accent1" w:themeFillTint="33"/>
          </w:tcPr>
          <w:p w14:paraId="525A91CD"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Operational Effect</w:t>
            </w:r>
          </w:p>
        </w:tc>
        <w:tc>
          <w:tcPr>
            <w:tcW w:w="2592" w:type="dxa"/>
            <w:tcBorders>
              <w:bottom w:val="single" w:sz="12" w:space="0" w:color="1A2B56" w:themeColor="accent1"/>
            </w:tcBorders>
            <w:shd w:val="clear" w:color="auto" w:fill="C1CDEC" w:themeFill="accent1" w:themeFillTint="33"/>
          </w:tcPr>
          <w:p w14:paraId="77985902"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Key Benefits</w:t>
            </w:r>
          </w:p>
        </w:tc>
        <w:tc>
          <w:tcPr>
            <w:tcW w:w="2592" w:type="dxa"/>
            <w:tcBorders>
              <w:bottom w:val="single" w:sz="12" w:space="0" w:color="1A2B56" w:themeColor="accent1"/>
            </w:tcBorders>
            <w:shd w:val="clear" w:color="auto" w:fill="C1CDEC" w:themeFill="accent1" w:themeFillTint="33"/>
          </w:tcPr>
          <w:p w14:paraId="2A9BA561" w14:textId="77777777" w:rsidR="00981ACF" w:rsidRPr="00981ACF" w:rsidRDefault="00981ACF">
            <w:pPr>
              <w:rPr>
                <w:rFonts w:asciiTheme="minorHAnsi" w:hAnsiTheme="minorHAnsi"/>
                <w:color w:val="000000" w:themeColor="text1"/>
              </w:rPr>
            </w:pPr>
            <w:r w:rsidRPr="00981ACF">
              <w:rPr>
                <w:rFonts w:asciiTheme="minorHAnsi" w:hAnsiTheme="minorHAnsi"/>
                <w:b/>
                <w:color w:val="000000" w:themeColor="text1"/>
                <w:sz w:val="20"/>
              </w:rPr>
              <w:t>Architectural Trade-offs</w:t>
            </w:r>
          </w:p>
        </w:tc>
      </w:tr>
      <w:tr w:rsidR="00981ACF" w14:paraId="5AAC3A18" w14:textId="77777777" w:rsidTr="00981ACF">
        <w:tc>
          <w:tcPr>
            <w:tcW w:w="1728" w:type="dxa"/>
            <w:tcBorders>
              <w:top w:val="single" w:sz="12" w:space="0" w:color="1A2B56" w:themeColor="accent1"/>
            </w:tcBorders>
          </w:tcPr>
          <w:p w14:paraId="77CF4D94" w14:textId="3132745A" w:rsidR="00981ACF" w:rsidRPr="00981ACF" w:rsidRDefault="00981ACF">
            <w:pPr>
              <w:rPr>
                <w:rFonts w:asciiTheme="minorHAnsi" w:hAnsiTheme="minorHAnsi"/>
                <w:sz w:val="20"/>
                <w:szCs w:val="20"/>
              </w:rPr>
            </w:pPr>
            <w:r w:rsidRPr="00981ACF">
              <w:rPr>
                <w:rFonts w:asciiTheme="minorHAnsi" w:hAnsiTheme="minorHAnsi"/>
                <w:b/>
                <w:sz w:val="20"/>
                <w:szCs w:val="20"/>
              </w:rPr>
              <w:t>Bronze</w:t>
            </w:r>
            <w:r w:rsidRPr="00981ACF">
              <w:rPr>
                <w:rFonts w:asciiTheme="minorHAnsi" w:hAnsiTheme="minorHAnsi"/>
                <w:b/>
                <w:sz w:val="20"/>
                <w:szCs w:val="20"/>
              </w:rPr>
              <w:br/>
            </w:r>
          </w:p>
        </w:tc>
        <w:tc>
          <w:tcPr>
            <w:tcW w:w="1872" w:type="dxa"/>
            <w:tcBorders>
              <w:top w:val="single" w:sz="12" w:space="0" w:color="1A2B56" w:themeColor="accent1"/>
            </w:tcBorders>
          </w:tcPr>
          <w:p w14:paraId="66E02877" w14:textId="77777777"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Single Unit</w:t>
            </w:r>
          </w:p>
        </w:tc>
        <w:tc>
          <w:tcPr>
            <w:tcW w:w="2016" w:type="dxa"/>
            <w:tcBorders>
              <w:top w:val="single" w:sz="12" w:space="0" w:color="1A2B56" w:themeColor="accent1"/>
            </w:tcBorders>
          </w:tcPr>
          <w:p w14:paraId="407D4741" w14:textId="77777777" w:rsidR="00981ACF" w:rsidRPr="00981ACF" w:rsidRDefault="00981ACF">
            <w:pPr>
              <w:rPr>
                <w:rFonts w:asciiTheme="minorHAnsi" w:hAnsiTheme="minorHAnsi"/>
                <w:sz w:val="20"/>
                <w:szCs w:val="20"/>
              </w:rPr>
            </w:pPr>
            <w:r w:rsidRPr="00981ACF">
              <w:rPr>
                <w:rFonts w:asciiTheme="minorHAnsi" w:hAnsiTheme="minorHAnsi"/>
                <w:sz w:val="20"/>
                <w:szCs w:val="20"/>
              </w:rPr>
              <w:t>APIOps / IaC Git Config Recovery</w:t>
            </w:r>
            <w:r w:rsidRPr="00981ACF">
              <w:rPr>
                <w:rFonts w:asciiTheme="minorHAnsi" w:hAnsiTheme="minorHAnsi"/>
                <w:sz w:val="20"/>
                <w:szCs w:val="20"/>
              </w:rPr>
              <w:br/>
            </w:r>
            <w:r w:rsidRPr="00981ACF">
              <w:rPr>
                <w:rFonts w:asciiTheme="minorHAnsi" w:hAnsiTheme="minorHAnsi"/>
                <w:sz w:val="20"/>
                <w:szCs w:val="20"/>
              </w:rPr>
              <w:br/>
              <w:t>Azure Front Door Anycast &amp; WAF Edge</w:t>
            </w:r>
          </w:p>
        </w:tc>
        <w:tc>
          <w:tcPr>
            <w:tcW w:w="2160" w:type="dxa"/>
            <w:tcBorders>
              <w:top w:val="single" w:sz="12" w:space="0" w:color="1A2B56" w:themeColor="accent1"/>
            </w:tcBorders>
          </w:tcPr>
          <w:p w14:paraId="21236347" w14:textId="77777777" w:rsidR="00981ACF" w:rsidRPr="00981ACF" w:rsidRDefault="00981ACF">
            <w:pPr>
              <w:rPr>
                <w:rFonts w:asciiTheme="minorHAnsi" w:hAnsiTheme="minorHAnsi"/>
                <w:sz w:val="20"/>
                <w:szCs w:val="20"/>
              </w:rPr>
            </w:pPr>
            <w:r w:rsidRPr="00981ACF">
              <w:rPr>
                <w:rFonts w:asciiTheme="minorHAnsi" w:hAnsiTheme="minorHAnsi"/>
                <w:sz w:val="20"/>
                <w:szCs w:val="20"/>
              </w:rPr>
              <w:t>Environment can be completely rebuilt from code (near-zero config RPO).</w:t>
            </w:r>
            <w:r w:rsidRPr="00981ACF">
              <w:rPr>
                <w:rFonts w:asciiTheme="minorHAnsi" w:hAnsiTheme="minorHAnsi"/>
                <w:sz w:val="20"/>
                <w:szCs w:val="20"/>
              </w:rPr>
              <w:br/>
            </w:r>
            <w:r w:rsidRPr="00981ACF">
              <w:rPr>
                <w:rFonts w:asciiTheme="minorHAnsi" w:hAnsiTheme="minorHAnsi"/>
                <w:sz w:val="20"/>
                <w:szCs w:val="20"/>
              </w:rPr>
              <w:br/>
              <w:t>DDoS and web attacks absorbed at the edge.</w:t>
            </w:r>
          </w:p>
        </w:tc>
        <w:tc>
          <w:tcPr>
            <w:tcW w:w="2592" w:type="dxa"/>
            <w:tcBorders>
              <w:top w:val="single" w:sz="12" w:space="0" w:color="1A2B56" w:themeColor="accent1"/>
            </w:tcBorders>
          </w:tcPr>
          <w:p w14:paraId="65A46C63" w14:textId="77777777" w:rsidR="00981ACF" w:rsidRPr="00981ACF" w:rsidRDefault="00981ACF">
            <w:pPr>
              <w:rPr>
                <w:rFonts w:asciiTheme="minorHAnsi" w:hAnsiTheme="minorHAnsi"/>
                <w:sz w:val="20"/>
                <w:szCs w:val="20"/>
              </w:rPr>
            </w:pPr>
            <w:r w:rsidRPr="00981ACF">
              <w:rPr>
                <w:rFonts w:asciiTheme="minorHAnsi" w:hAnsiTheme="minorHAnsi"/>
                <w:sz w:val="20"/>
                <w:szCs w:val="20"/>
              </w:rPr>
              <w:t>Minimizes platform infrastructure, licensing, and operational management costs.</w:t>
            </w:r>
          </w:p>
        </w:tc>
        <w:tc>
          <w:tcPr>
            <w:tcW w:w="2592" w:type="dxa"/>
            <w:tcBorders>
              <w:top w:val="single" w:sz="12" w:space="0" w:color="1A2B56" w:themeColor="accent1"/>
            </w:tcBorders>
          </w:tcPr>
          <w:p w14:paraId="6FDF0ABF" w14:textId="77777777" w:rsidR="00981ACF" w:rsidRPr="00981ACF" w:rsidRDefault="00981ACF">
            <w:pPr>
              <w:rPr>
                <w:rFonts w:asciiTheme="minorHAnsi" w:hAnsiTheme="minorHAnsi"/>
                <w:sz w:val="20"/>
                <w:szCs w:val="20"/>
              </w:rPr>
            </w:pPr>
            <w:r w:rsidRPr="00981ACF">
              <w:rPr>
                <w:rFonts w:asciiTheme="minorHAnsi" w:hAnsiTheme="minorHAnsi"/>
                <w:sz w:val="20"/>
                <w:szCs w:val="20"/>
              </w:rPr>
              <w:t>No cross-zone or cross-region failover. Relies entirely on standard platform recovery procedures during outages.</w:t>
            </w:r>
          </w:p>
        </w:tc>
      </w:tr>
      <w:tr w:rsidR="00981ACF" w14:paraId="427BC21C" w14:textId="77777777" w:rsidTr="00981ACF">
        <w:tc>
          <w:tcPr>
            <w:tcW w:w="1728" w:type="dxa"/>
          </w:tcPr>
          <w:p w14:paraId="1C3D9C8A" w14:textId="6E62CA72" w:rsidR="00981ACF" w:rsidRPr="00981ACF" w:rsidRDefault="00981ACF">
            <w:pPr>
              <w:rPr>
                <w:rFonts w:asciiTheme="minorHAnsi" w:hAnsiTheme="minorHAnsi"/>
                <w:sz w:val="20"/>
                <w:szCs w:val="20"/>
              </w:rPr>
            </w:pPr>
            <w:r w:rsidRPr="00981ACF">
              <w:rPr>
                <w:rFonts w:asciiTheme="minorHAnsi" w:hAnsiTheme="minorHAnsi"/>
                <w:b/>
                <w:sz w:val="20"/>
                <w:szCs w:val="20"/>
              </w:rPr>
              <w:t>Silver (Chosen Baseline</w:t>
            </w:r>
            <w:r w:rsidR="00026C0A">
              <w:rPr>
                <w:rFonts w:asciiTheme="minorHAnsi" w:hAnsiTheme="minorHAnsi"/>
                <w:b/>
                <w:sz w:val="20"/>
                <w:szCs w:val="20"/>
              </w:rPr>
              <w:t xml:space="preserve"> &amp; </w:t>
            </w:r>
            <w:r w:rsidRPr="00981ACF">
              <w:rPr>
                <w:rFonts w:asciiTheme="minorHAnsi" w:hAnsiTheme="minorHAnsi"/>
                <w:b/>
                <w:sz w:val="20"/>
                <w:szCs w:val="20"/>
              </w:rPr>
              <w:t>Production Standard)</w:t>
            </w:r>
          </w:p>
        </w:tc>
        <w:tc>
          <w:tcPr>
            <w:tcW w:w="1872" w:type="dxa"/>
          </w:tcPr>
          <w:p w14:paraId="02AB0A3E" w14:textId="7F5EB951" w:rsidR="00981ACF" w:rsidRPr="00981ACF" w:rsidRDefault="00981ACF">
            <w:pPr>
              <w:rPr>
                <w:rFonts w:asciiTheme="minorHAnsi" w:hAnsiTheme="minorHAnsi"/>
                <w:sz w:val="20"/>
                <w:szCs w:val="20"/>
              </w:rPr>
            </w:pPr>
            <w:r w:rsidRPr="00981ACF">
              <w:rPr>
                <w:rFonts w:asciiTheme="minorHAnsi" w:hAnsiTheme="minorHAnsi"/>
                <w:sz w:val="20"/>
                <w:szCs w:val="20"/>
              </w:rPr>
              <w:t>Single Region,</w:t>
            </w:r>
            <w:r w:rsidRPr="00981ACF">
              <w:rPr>
                <w:rFonts w:asciiTheme="minorHAnsi" w:hAnsiTheme="minorHAnsi"/>
                <w:sz w:val="20"/>
                <w:szCs w:val="20"/>
              </w:rPr>
              <w:br/>
              <w:t>Multiple Units (</w:t>
            </w:r>
            <w:r w:rsidR="00026C0A">
              <w:rPr>
                <w:rFonts w:asciiTheme="minorHAnsi" w:hAnsiTheme="minorHAnsi"/>
                <w:sz w:val="20"/>
                <w:szCs w:val="20"/>
              </w:rPr>
              <w:t>2</w:t>
            </w:r>
            <w:r w:rsidRPr="00981ACF">
              <w:rPr>
                <w:rFonts w:asciiTheme="minorHAnsi" w:hAnsiTheme="minorHAnsi"/>
                <w:sz w:val="20"/>
                <w:szCs w:val="20"/>
              </w:rPr>
              <w:t xml:space="preserve"> AZs)</w:t>
            </w:r>
          </w:p>
        </w:tc>
        <w:tc>
          <w:tcPr>
            <w:tcW w:w="2016" w:type="dxa"/>
          </w:tcPr>
          <w:p w14:paraId="76B49129" w14:textId="77777777" w:rsidR="00981ACF" w:rsidRPr="00981ACF" w:rsidRDefault="00981ACF">
            <w:pPr>
              <w:rPr>
                <w:rFonts w:asciiTheme="minorHAnsi" w:hAnsiTheme="minorHAnsi"/>
                <w:sz w:val="20"/>
                <w:szCs w:val="20"/>
              </w:rPr>
            </w:pPr>
            <w:r w:rsidRPr="00981ACF">
              <w:rPr>
                <w:rFonts w:asciiTheme="minorHAnsi" w:hAnsiTheme="minorHAnsi"/>
                <w:sz w:val="20"/>
                <w:szCs w:val="20"/>
              </w:rPr>
              <w:t>Zone-Redundant APIM Gateway</w:t>
            </w:r>
            <w:r w:rsidRPr="00981ACF">
              <w:rPr>
                <w:rFonts w:asciiTheme="minorHAnsi" w:hAnsiTheme="minorHAnsi"/>
                <w:sz w:val="20"/>
                <w:szCs w:val="20"/>
              </w:rPr>
              <w:br/>
            </w:r>
            <w:r w:rsidRPr="00981ACF">
              <w:rPr>
                <w:rFonts w:asciiTheme="minorHAnsi" w:hAnsiTheme="minorHAnsi"/>
                <w:sz w:val="20"/>
                <w:szCs w:val="20"/>
              </w:rPr>
              <w:br/>
            </w:r>
            <w:del w:id="893" w:author="Joycell Sundararaj - Chaucer" w:date="2026-09-30T12:59:00Z" w16du:dateUtc="2026-09-30T11:59:00Z">
              <w:r w:rsidRPr="00981ACF" w:rsidDel="00590DCF">
                <w:rPr>
                  <w:rFonts w:asciiTheme="minorHAnsi" w:hAnsiTheme="minorHAnsi"/>
                  <w:sz w:val="20"/>
                  <w:szCs w:val="20"/>
                </w:rPr>
                <w:delText>Zone-Redundant Integration Services (Functions, Service Bus)</w:delText>
              </w:r>
            </w:del>
          </w:p>
        </w:tc>
        <w:tc>
          <w:tcPr>
            <w:tcW w:w="2160" w:type="dxa"/>
          </w:tcPr>
          <w:p w14:paraId="0831CB49" w14:textId="5193C0E3" w:rsidR="00981ACF" w:rsidRPr="00981ACF" w:rsidRDefault="00981ACF">
            <w:pPr>
              <w:rPr>
                <w:rFonts w:asciiTheme="minorHAnsi" w:hAnsiTheme="minorHAnsi"/>
                <w:sz w:val="20"/>
                <w:szCs w:val="20"/>
              </w:rPr>
            </w:pPr>
            <w:r w:rsidRPr="00981ACF">
              <w:rPr>
                <w:rFonts w:asciiTheme="minorHAnsi" w:hAnsiTheme="minorHAnsi"/>
                <w:sz w:val="20"/>
                <w:szCs w:val="20"/>
              </w:rPr>
              <w:t xml:space="preserve">Survives single physical </w:t>
            </w:r>
            <w:r w:rsidR="00CF41FA" w:rsidRPr="00981ACF">
              <w:rPr>
                <w:rFonts w:asciiTheme="minorHAnsi" w:hAnsiTheme="minorHAnsi"/>
                <w:sz w:val="20"/>
                <w:szCs w:val="20"/>
              </w:rPr>
              <w:t>datacentre</w:t>
            </w:r>
            <w:r w:rsidRPr="00981ACF">
              <w:rPr>
                <w:rFonts w:asciiTheme="minorHAnsi" w:hAnsiTheme="minorHAnsi"/>
                <w:sz w:val="20"/>
                <w:szCs w:val="20"/>
              </w:rPr>
              <w:t xml:space="preserve"> loss within the region.</w:t>
            </w:r>
            <w:r w:rsidRPr="00981ACF">
              <w:rPr>
                <w:rFonts w:asciiTheme="minorHAnsi" w:hAnsiTheme="minorHAnsi"/>
                <w:sz w:val="20"/>
                <w:szCs w:val="20"/>
              </w:rPr>
              <w:br/>
            </w:r>
            <w:r w:rsidRPr="00981ACF">
              <w:rPr>
                <w:rFonts w:asciiTheme="minorHAnsi" w:hAnsiTheme="minorHAnsi"/>
                <w:sz w:val="20"/>
                <w:szCs w:val="20"/>
              </w:rPr>
              <w:br/>
              <w:t>Traffic automatically routes around failed zones without manual intervention.</w:t>
            </w:r>
          </w:p>
        </w:tc>
        <w:tc>
          <w:tcPr>
            <w:tcW w:w="2592" w:type="dxa"/>
          </w:tcPr>
          <w:p w14:paraId="79505D99"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intra-region availability and fault tolerance against local zonal/maintenance events.</w:t>
            </w:r>
          </w:p>
        </w:tc>
        <w:tc>
          <w:tcPr>
            <w:tcW w:w="2592" w:type="dxa"/>
          </w:tcPr>
          <w:p w14:paraId="1B23AB9F" w14:textId="77777777" w:rsidR="00981ACF" w:rsidRPr="00981ACF" w:rsidRDefault="00981ACF">
            <w:pPr>
              <w:rPr>
                <w:rFonts w:asciiTheme="minorHAnsi" w:hAnsiTheme="minorHAnsi"/>
                <w:sz w:val="20"/>
                <w:szCs w:val="20"/>
              </w:rPr>
            </w:pPr>
            <w:r w:rsidRPr="00981ACF">
              <w:rPr>
                <w:rFonts w:asciiTheme="minorHAnsi" w:hAnsiTheme="minorHAnsi"/>
                <w:sz w:val="20"/>
                <w:szCs w:val="20"/>
              </w:rPr>
              <w:t>Accepts an RTO window during a total regional outage in exchange for avoiding secondary-region running costs.</w:t>
            </w:r>
          </w:p>
        </w:tc>
      </w:tr>
      <w:tr w:rsidR="00981ACF" w14:paraId="6CA8EACD" w14:textId="77777777" w:rsidTr="00981ACF">
        <w:tc>
          <w:tcPr>
            <w:tcW w:w="1728" w:type="dxa"/>
          </w:tcPr>
          <w:p w14:paraId="20D293BA" w14:textId="6F819F83" w:rsidR="00981ACF" w:rsidRPr="00981ACF" w:rsidRDefault="00981ACF">
            <w:pPr>
              <w:rPr>
                <w:rFonts w:asciiTheme="minorHAnsi" w:hAnsiTheme="minorHAnsi"/>
                <w:sz w:val="20"/>
                <w:szCs w:val="20"/>
              </w:rPr>
            </w:pPr>
            <w:r w:rsidRPr="00981ACF">
              <w:rPr>
                <w:rFonts w:asciiTheme="minorHAnsi" w:hAnsiTheme="minorHAnsi"/>
                <w:b/>
                <w:sz w:val="20"/>
                <w:szCs w:val="20"/>
              </w:rPr>
              <w:t>Gold</w:t>
            </w:r>
            <w:r w:rsidRPr="00981ACF">
              <w:rPr>
                <w:rFonts w:asciiTheme="minorHAnsi" w:hAnsiTheme="minorHAnsi"/>
                <w:b/>
                <w:sz w:val="20"/>
                <w:szCs w:val="20"/>
              </w:rPr>
              <w:br/>
            </w:r>
          </w:p>
        </w:tc>
        <w:tc>
          <w:tcPr>
            <w:tcW w:w="1872" w:type="dxa"/>
          </w:tcPr>
          <w:p w14:paraId="4979FB1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w:t>
            </w:r>
            <w:r w:rsidRPr="00981ACF">
              <w:rPr>
                <w:rFonts w:asciiTheme="minorHAnsi" w:hAnsiTheme="minorHAnsi"/>
                <w:sz w:val="20"/>
                <w:szCs w:val="20"/>
              </w:rPr>
              <w:br/>
              <w:t>Multiple Units</w:t>
            </w:r>
          </w:p>
        </w:tc>
        <w:tc>
          <w:tcPr>
            <w:tcW w:w="2016" w:type="dxa"/>
          </w:tcPr>
          <w:p w14:paraId="67A2AE38" w14:textId="77777777" w:rsidR="00981ACF" w:rsidRPr="00981ACF" w:rsidRDefault="00981ACF">
            <w:pPr>
              <w:rPr>
                <w:rFonts w:asciiTheme="minorHAnsi" w:hAnsiTheme="minorHAnsi"/>
                <w:sz w:val="20"/>
                <w:szCs w:val="20"/>
              </w:rPr>
            </w:pPr>
            <w:r w:rsidRPr="00981ACF">
              <w:rPr>
                <w:rFonts w:asciiTheme="minorHAnsi" w:hAnsiTheme="minorHAnsi"/>
                <w:sz w:val="20"/>
                <w:szCs w:val="20"/>
              </w:rPr>
              <w:t>Multi-Region Active-Active APIM (UK South / UK West)</w:t>
            </w:r>
            <w:r w:rsidRPr="00981ACF">
              <w:rPr>
                <w:rFonts w:asciiTheme="minorHAnsi" w:hAnsiTheme="minorHAnsi"/>
                <w:sz w:val="20"/>
                <w:szCs w:val="20"/>
              </w:rPr>
              <w:br/>
            </w:r>
            <w:r w:rsidRPr="00981ACF">
              <w:rPr>
                <w:rFonts w:asciiTheme="minorHAnsi" w:hAnsiTheme="minorHAnsi"/>
                <w:sz w:val="20"/>
                <w:szCs w:val="20"/>
              </w:rPr>
              <w:br/>
              <w:t>Front Door Global Health Probes</w:t>
            </w:r>
          </w:p>
        </w:tc>
        <w:tc>
          <w:tcPr>
            <w:tcW w:w="2160" w:type="dxa"/>
          </w:tcPr>
          <w:p w14:paraId="670286C3" w14:textId="1D700E57" w:rsidR="00981ACF" w:rsidRPr="00981ACF" w:rsidRDefault="00981ACF">
            <w:pPr>
              <w:rPr>
                <w:rFonts w:asciiTheme="minorHAnsi" w:hAnsiTheme="minorHAnsi"/>
                <w:sz w:val="20"/>
                <w:szCs w:val="20"/>
              </w:rPr>
            </w:pPr>
            <w:r w:rsidRPr="00981ACF">
              <w:rPr>
                <w:rFonts w:asciiTheme="minorHAnsi" w:hAnsiTheme="minorHAnsi"/>
                <w:sz w:val="20"/>
                <w:szCs w:val="20"/>
              </w:rPr>
              <w:t>Full regional disaster recovery.</w:t>
            </w:r>
            <w:r w:rsidRPr="00981ACF">
              <w:rPr>
                <w:rFonts w:asciiTheme="minorHAnsi" w:hAnsiTheme="minorHAnsi"/>
                <w:sz w:val="20"/>
                <w:szCs w:val="20"/>
              </w:rPr>
              <w:br/>
            </w:r>
            <w:r w:rsidRPr="00981ACF">
              <w:rPr>
                <w:rFonts w:asciiTheme="minorHAnsi" w:hAnsiTheme="minorHAnsi"/>
                <w:sz w:val="20"/>
                <w:szCs w:val="20"/>
              </w:rPr>
              <w:br/>
              <w:t xml:space="preserve">Total UK South outage automatically routes traffic to UK West </w:t>
            </w:r>
            <w:ins w:id="894" w:author="Joycell Sundararaj - Chaucer" w:date="2026-09-30T13:01:00Z" w16du:dateUtc="2026-09-30T12:01:00Z">
              <w:r w:rsidR="00CA6ED0">
                <w:rPr>
                  <w:rFonts w:asciiTheme="minorHAnsi" w:hAnsiTheme="minorHAnsi"/>
                  <w:sz w:val="20"/>
                  <w:szCs w:val="20"/>
                </w:rPr>
                <w:t xml:space="preserve">or </w:t>
              </w:r>
              <w:r w:rsidR="00CA6ED0">
                <w:rPr>
                  <w:rFonts w:asciiTheme="minorHAnsi" w:hAnsiTheme="minorHAnsi"/>
                  <w:sz w:val="20"/>
                  <w:szCs w:val="20"/>
                </w:rPr>
                <w:lastRenderedPageBreak/>
                <w:t xml:space="preserve">another </w:t>
              </w:r>
              <w:r w:rsidR="00BD2201">
                <w:rPr>
                  <w:rFonts w:asciiTheme="minorHAnsi" w:hAnsiTheme="minorHAnsi"/>
                  <w:sz w:val="20"/>
                  <w:szCs w:val="20"/>
                </w:rPr>
                <w:t xml:space="preserve">approved region </w:t>
              </w:r>
            </w:ins>
            <w:r w:rsidRPr="00981ACF">
              <w:rPr>
                <w:rFonts w:asciiTheme="minorHAnsi" w:hAnsiTheme="minorHAnsi"/>
                <w:sz w:val="20"/>
                <w:szCs w:val="20"/>
              </w:rPr>
              <w:t>with no client DNS changes.</w:t>
            </w:r>
          </w:p>
        </w:tc>
        <w:tc>
          <w:tcPr>
            <w:tcW w:w="2592" w:type="dxa"/>
          </w:tcPr>
          <w:p w14:paraId="66F8E0AC" w14:textId="77777777" w:rsidR="00981ACF" w:rsidRPr="00981ACF" w:rsidRDefault="00981ACF">
            <w:pPr>
              <w:rPr>
                <w:rFonts w:asciiTheme="minorHAnsi" w:hAnsiTheme="minorHAnsi"/>
                <w:sz w:val="20"/>
                <w:szCs w:val="20"/>
              </w:rPr>
            </w:pPr>
            <w:r w:rsidRPr="00981ACF">
              <w:rPr>
                <w:rFonts w:asciiTheme="minorHAnsi" w:hAnsiTheme="minorHAnsi"/>
                <w:sz w:val="20"/>
                <w:szCs w:val="20"/>
              </w:rPr>
              <w:lastRenderedPageBreak/>
              <w:t>Highest possible resilience tier with automated geographic failover and continuous multi-region availability.</w:t>
            </w:r>
          </w:p>
        </w:tc>
        <w:tc>
          <w:tcPr>
            <w:tcW w:w="2592" w:type="dxa"/>
          </w:tcPr>
          <w:p w14:paraId="74D00DA8" w14:textId="77777777" w:rsidR="00981ACF" w:rsidRPr="00981ACF" w:rsidRDefault="00981ACF">
            <w:pPr>
              <w:rPr>
                <w:rFonts w:asciiTheme="minorHAnsi" w:hAnsiTheme="minorHAnsi"/>
                <w:sz w:val="20"/>
                <w:szCs w:val="20"/>
              </w:rPr>
            </w:pPr>
            <w:r w:rsidRPr="00981ACF">
              <w:rPr>
                <w:rFonts w:asciiTheme="minorHAnsi" w:hAnsiTheme="minorHAnsi"/>
                <w:sz w:val="20"/>
                <w:szCs w:val="20"/>
              </w:rPr>
              <w:t>High operational complexity; roughly doubles platform infrastructure and licensing costs.</w:t>
            </w:r>
          </w:p>
        </w:tc>
      </w:tr>
    </w:tbl>
    <w:p w14:paraId="3AC77DB4" w14:textId="77777777" w:rsidR="00981ACF" w:rsidRPr="00E33CDD" w:rsidRDefault="00981ACF" w:rsidP="009D36AD">
      <w:pPr>
        <w:spacing w:after="140"/>
        <w:rPr>
          <w:sz w:val="20"/>
          <w:szCs w:val="20"/>
        </w:rPr>
      </w:pPr>
    </w:p>
    <w:p w14:paraId="2A215AAA" w14:textId="54BA40A7" w:rsidR="009D36AD" w:rsidRPr="009D36AD" w:rsidRDefault="009D36AD" w:rsidP="009D36AD">
      <w:pPr>
        <w:rPr>
          <w:lang w:val="en-IN"/>
        </w:rPr>
      </w:pPr>
      <w:r w:rsidRPr="009D36AD">
        <w:rPr>
          <w:lang w:val="en-US"/>
        </w:rPr>
        <w:t xml:space="preserve">Bronze and Silver run the primary region only, to keep cost minimal. Gold </w:t>
      </w:r>
      <w:r w:rsidR="00BD2201" w:rsidRPr="009D36AD">
        <w:rPr>
          <w:lang w:val="en-US"/>
        </w:rPr>
        <w:t>runs actively</w:t>
      </w:r>
      <w:r w:rsidRPr="009D36AD">
        <w:rPr>
          <w:lang w:val="en-US"/>
        </w:rPr>
        <w:t xml:space="preserve"> across both regions.</w:t>
      </w:r>
    </w:p>
    <w:p w14:paraId="2EA7A119" w14:textId="77777777" w:rsidR="006C774B" w:rsidRDefault="00666465">
      <w:pPr>
        <w:spacing w:before="120" w:after="60"/>
        <w:jc w:val="center"/>
      </w:pPr>
      <w:r>
        <w:rPr>
          <w:noProof/>
        </w:rPr>
        <w:drawing>
          <wp:inline distT="0" distB="0" distL="0" distR="0" wp14:anchorId="55B4711D" wp14:editId="06644DEA">
            <wp:extent cx="5486400" cy="1097280"/>
            <wp:effectExtent l="0" t="0" r="0" b="0"/>
            <wp:docPr id="9910" name="Bronze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Bronze resilience tier"/>
                    <pic:cNvPicPr>
                      <a:picLocks noChangeAspect="1" noChangeArrowheads="1"/>
                    </pic:cNvPicPr>
                  </pic:nvPicPr>
                  <pic:blipFill>
                    <a:blip r:embed="rId59"/>
                    <a:srcRect/>
                    <a:stretch>
                      <a:fillRect/>
                    </a:stretch>
                  </pic:blipFill>
                  <pic:spPr bwMode="auto">
                    <a:xfrm>
                      <a:off x="0" y="0"/>
                      <a:ext cx="5486400" cy="1097280"/>
                    </a:xfrm>
                    <a:prstGeom prst="rect">
                      <a:avLst/>
                    </a:prstGeom>
                  </pic:spPr>
                </pic:pic>
              </a:graphicData>
            </a:graphic>
          </wp:inline>
        </w:drawing>
      </w:r>
    </w:p>
    <w:p w14:paraId="6FDBFE64" w14:textId="77777777" w:rsidR="006C774B" w:rsidRDefault="00666465">
      <w:pPr>
        <w:spacing w:after="180"/>
        <w:jc w:val="center"/>
      </w:pPr>
      <w:bookmarkStart w:id="895" w:name="_Figure_32a"/>
      <w:r>
        <w:rPr>
          <w:i/>
          <w:iCs/>
          <w:color w:val="666666"/>
          <w:sz w:val="18"/>
          <w:szCs w:val="18"/>
        </w:rPr>
        <w:t>Figure 32a: Bronze — single region, single unit</w:t>
      </w:r>
      <w:bookmarkEnd w:id="895"/>
    </w:p>
    <w:p w14:paraId="65BB3903" w14:textId="77777777" w:rsidR="006C774B" w:rsidRDefault="00666465">
      <w:pPr>
        <w:spacing w:after="140"/>
        <w:rPr>
          <w:sz w:val="20"/>
          <w:szCs w:val="20"/>
        </w:rPr>
      </w:pPr>
      <w:commentRangeStart w:id="896"/>
      <w:r>
        <w:rPr>
          <w:sz w:val="20"/>
          <w:szCs w:val="20"/>
        </w:rPr>
        <w:t>Bronze is a single region running one unit, with no secondary region or cross-zone failover. Recovery relies on standard platform restoration, and the environment can be rebuilt from IaC (near-zero configuration RPO). It minimises infrastructure and licensing cost, and suits non-critical workloads where a longer recovery time is acceptable.</w:t>
      </w:r>
      <w:commentRangeEnd w:id="896"/>
      <w:r w:rsidR="00942BE7">
        <w:rPr>
          <w:rStyle w:val="CommentReference"/>
          <w:sz w:val="20"/>
          <w:szCs w:val="20"/>
        </w:rPr>
        <w:commentReference w:id="896"/>
      </w:r>
    </w:p>
    <w:p w14:paraId="5A871D80" w14:textId="77777777" w:rsidR="006C774B" w:rsidRDefault="00666465">
      <w:pPr>
        <w:spacing w:before="120" w:after="60"/>
        <w:jc w:val="center"/>
      </w:pPr>
      <w:r>
        <w:rPr>
          <w:noProof/>
        </w:rPr>
        <w:drawing>
          <wp:inline distT="0" distB="0" distL="0" distR="0" wp14:anchorId="510DBE75" wp14:editId="17506E0A">
            <wp:extent cx="5486400" cy="1097280"/>
            <wp:effectExtent l="0" t="0" r="0" b="0"/>
            <wp:docPr id="9911" name="Silver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 name="Silver resilience tier"/>
                    <pic:cNvPicPr>
                      <a:picLocks noChangeAspect="1" noChangeArrowheads="1"/>
                    </pic:cNvPicPr>
                  </pic:nvPicPr>
                  <pic:blipFill>
                    <a:blip r:embed="rId60"/>
                    <a:srcRect/>
                    <a:stretch>
                      <a:fillRect/>
                    </a:stretch>
                  </pic:blipFill>
                  <pic:spPr bwMode="auto">
                    <a:xfrm>
                      <a:off x="0" y="0"/>
                      <a:ext cx="5486400" cy="1097280"/>
                    </a:xfrm>
                    <a:prstGeom prst="rect">
                      <a:avLst/>
                    </a:prstGeom>
                  </pic:spPr>
                </pic:pic>
              </a:graphicData>
            </a:graphic>
          </wp:inline>
        </w:drawing>
      </w:r>
    </w:p>
    <w:p w14:paraId="0C83A98B" w14:textId="77777777" w:rsidR="006C774B" w:rsidRDefault="00666465">
      <w:pPr>
        <w:spacing w:after="180"/>
        <w:jc w:val="center"/>
      </w:pPr>
      <w:bookmarkStart w:id="897" w:name="_Figure_32b"/>
      <w:r>
        <w:rPr>
          <w:i/>
          <w:iCs/>
          <w:color w:val="666666"/>
          <w:sz w:val="18"/>
          <w:szCs w:val="18"/>
        </w:rPr>
        <w:t>Figure 32b: Silver — single region, multiple units across zones (chosen baseline)</w:t>
      </w:r>
      <w:bookmarkEnd w:id="897"/>
    </w:p>
    <w:p w14:paraId="320BFE82" w14:textId="77777777" w:rsidR="006C774B" w:rsidRDefault="00666465">
      <w:pPr>
        <w:spacing w:after="140"/>
        <w:rPr>
          <w:sz w:val="20"/>
          <w:szCs w:val="20"/>
        </w:rPr>
      </w:pPr>
      <w:r>
        <w:rPr>
          <w:sz w:val="20"/>
          <w:szCs w:val="20"/>
        </w:rPr>
        <w:t>Silver is the chosen production baseline: a single region with multiple units distributed across Availability Zones. It survives the loss of a single datacentre within the region, with traffic automatically routed around a failed zone, and gives high intra-region availability without the cost of a standby region. It accepts an RTO window during a total regional outage in exchange for avoiding secondary-region running costs.</w:t>
      </w:r>
    </w:p>
    <w:p w14:paraId="112F7FDF" w14:textId="77777777" w:rsidR="006C774B" w:rsidRDefault="00666465">
      <w:pPr>
        <w:spacing w:before="120" w:after="60"/>
        <w:jc w:val="center"/>
      </w:pPr>
      <w:r>
        <w:rPr>
          <w:noProof/>
        </w:rPr>
        <w:drawing>
          <wp:inline distT="0" distB="0" distL="0" distR="0" wp14:anchorId="039A3FD1" wp14:editId="4F8EE1A8">
            <wp:extent cx="5486400" cy="1170432"/>
            <wp:effectExtent l="0" t="0" r="0" b="0"/>
            <wp:docPr id="9912" name="Gold resilience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 name="Gold resilience tier"/>
                    <pic:cNvPicPr>
                      <a:picLocks noChangeAspect="1" noChangeArrowheads="1"/>
                    </pic:cNvPicPr>
                  </pic:nvPicPr>
                  <pic:blipFill>
                    <a:blip r:embed="rId61"/>
                    <a:srcRect/>
                    <a:stretch>
                      <a:fillRect/>
                    </a:stretch>
                  </pic:blipFill>
                  <pic:spPr bwMode="auto">
                    <a:xfrm>
                      <a:off x="0" y="0"/>
                      <a:ext cx="5486400" cy="1170432"/>
                    </a:xfrm>
                    <a:prstGeom prst="rect">
                      <a:avLst/>
                    </a:prstGeom>
                  </pic:spPr>
                </pic:pic>
              </a:graphicData>
            </a:graphic>
          </wp:inline>
        </w:drawing>
      </w:r>
    </w:p>
    <w:p w14:paraId="66493BCA" w14:textId="77777777" w:rsidR="006C774B" w:rsidRDefault="00666465">
      <w:pPr>
        <w:spacing w:after="180"/>
        <w:jc w:val="center"/>
      </w:pPr>
      <w:bookmarkStart w:id="898" w:name="_Figure_32c"/>
      <w:r>
        <w:rPr>
          <w:i/>
          <w:iCs/>
          <w:color w:val="666666"/>
          <w:sz w:val="18"/>
          <w:szCs w:val="18"/>
        </w:rPr>
        <w:t>Figure 32c: Gold — active-active across two regions</w:t>
      </w:r>
      <w:bookmarkEnd w:id="898"/>
    </w:p>
    <w:p w14:paraId="2C92E55B" w14:textId="0E35B55B" w:rsidR="006C774B" w:rsidRDefault="00666465">
      <w:pPr>
        <w:spacing w:after="140"/>
        <w:rPr>
          <w:sz w:val="20"/>
          <w:szCs w:val="20"/>
        </w:rPr>
      </w:pPr>
      <w:r>
        <w:rPr>
          <w:sz w:val="20"/>
          <w:szCs w:val="20"/>
        </w:rPr>
        <w:t>Gold is reserved for mission-critical services: multiple units deployed active-active across two regions (UK South and UK West), with Front Door health-probing both and failing over automatically. A total regional outage reroutes traffic with no client DNS change, giving the highest resilience tier. The trade-off is higher operational complexity and roughly double the platform running cost, so it is applied only where the business case justifies it.</w:t>
      </w:r>
    </w:p>
    <w:p w14:paraId="36FD9492" w14:textId="77777777" w:rsidR="007139F5" w:rsidRDefault="007139F5">
      <w:pPr>
        <w:spacing w:after="140"/>
        <w:rPr>
          <w:sz w:val="20"/>
          <w:szCs w:val="20"/>
        </w:rPr>
      </w:pPr>
    </w:p>
    <w:p w14:paraId="1029BB7F" w14:textId="7B260D68" w:rsidR="002D25EA" w:rsidRPr="007F1FDD" w:rsidRDefault="002D25EA" w:rsidP="007F1FDD">
      <w:pPr>
        <w:pStyle w:val="Heading1"/>
        <w:pageBreakBefore/>
        <w:spacing w:after="0"/>
        <w:ind w:left="426"/>
        <w:rPr>
          <w:rFonts w:asciiTheme="minorHAnsi" w:hAnsiTheme="minorHAnsi"/>
          <w:b w:val="0"/>
          <w:bCs w:val="0"/>
          <w:lang w:eastAsia="en-US"/>
        </w:rPr>
      </w:pPr>
      <w:bookmarkStart w:id="899" w:name="_Toc241523880"/>
      <w:r w:rsidRPr="007F1FDD">
        <w:rPr>
          <w:rFonts w:asciiTheme="minorHAnsi" w:hAnsiTheme="minorHAnsi"/>
          <w:b w:val="0"/>
          <w:bCs w:val="0"/>
          <w:lang w:eastAsia="en-US"/>
        </w:rPr>
        <w:lastRenderedPageBreak/>
        <w:t>Capacity, Cost and Service Tiers</w:t>
      </w:r>
      <w:bookmarkEnd w:id="899"/>
      <w:ins w:id="900" w:author="Joycell Sundararaj - Chaucer" w:date="2026-09-30T13:03:00Z" w16du:dateUtc="2026-09-30T12:03:00Z">
        <w:r w:rsidR="007A71FC">
          <w:rPr>
            <w:rFonts w:asciiTheme="minorHAnsi" w:hAnsiTheme="minorHAnsi"/>
            <w:b w:val="0"/>
            <w:bCs w:val="0"/>
            <w:lang w:eastAsia="en-US"/>
          </w:rPr>
          <w:br/>
        </w:r>
      </w:ins>
    </w:p>
    <w:p w14:paraId="2C0A9F86" w14:textId="4B27168A" w:rsidR="002D25EA" w:rsidRPr="004D5371" w:rsidRDefault="00236812" w:rsidP="002D25EA">
      <w:pPr>
        <w:spacing w:after="140"/>
        <w:rPr>
          <w:sz w:val="20"/>
          <w:szCs w:val="20"/>
        </w:rPr>
      </w:pPr>
      <w:ins w:id="901" w:author="Joycell Sundararaj - Chaucer" w:date="2026-09-30T13:04:00Z" w16du:dateUtc="2026-09-30T12:04:00Z">
        <w:r w:rsidRPr="00236812">
          <w:rPr>
            <w:sz w:val="20"/>
            <w:szCs w:val="20"/>
          </w:rPr>
          <w:t>The costs below are indicative UK South list prices and should be validated against current Microsoft pricing, enterprise agreements and expected traffic volumes.</w:t>
        </w:r>
      </w:ins>
      <w:r w:rsidR="002D25EA" w:rsidRPr="004D5371">
        <w:rPr>
          <w:sz w:val="20"/>
          <w:szCs w:val="20"/>
        </w:rPr>
        <w: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180492"/>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180492"/>
                    </a:xfrm>
                    <a:prstGeom prst="rect">
                      <a:avLst/>
                    </a:prstGeom>
                  </pic:spPr>
                </pic:pic>
              </a:graphicData>
            </a:graphic>
          </wp:inline>
        </w:drawing>
      </w:r>
    </w:p>
    <w:p w14:paraId="65983353" w14:textId="7184071F" w:rsidR="002D25EA" w:rsidRDefault="002D25EA" w:rsidP="002D25EA">
      <w:pPr>
        <w:spacing w:after="180"/>
        <w:jc w:val="center"/>
      </w:pPr>
      <w:bookmarkStart w:id="902" w:name="_Figure_33"/>
      <w:del w:id="903" w:author="Joycell Sundararaj - Chaucer" w:date="2026-09-30T13:04:00Z" w16du:dateUtc="2026-09-30T12:04:00Z">
        <w:r w:rsidDel="00236812">
          <w:rPr>
            <w:i/>
            <w:iCs/>
            <w:color w:val="666666"/>
            <w:sz w:val="18"/>
            <w:szCs w:val="18"/>
          </w:rPr>
          <w:delText xml:space="preserve">Figure 33: </w:delText>
        </w:r>
      </w:del>
      <w:r>
        <w:rPr>
          <w:i/>
          <w:iCs/>
          <w:color w:val="666666"/>
          <w:sz w:val="18"/>
          <w:szCs w:val="18"/>
        </w:rPr>
        <w:t>Indicative monthly platform cost by environment</w:t>
      </w:r>
      <w:bookmarkEnd w:id="902"/>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63">
        <w:r w:rsidR="0046006F">
          <w:rPr>
            <w:rStyle w:val="Hyperlink"/>
            <w:i/>
            <w:iCs/>
            <w:sz w:val="18"/>
            <w:szCs w:val="18"/>
          </w:rPr>
          <w:t>azure.microsoft.com/pricing/details/api-management</w:t>
        </w:r>
      </w:hyperlink>
    </w:p>
    <w:p w14:paraId="06CE0BBE" w14:textId="54E338C1" w:rsidR="00FF7799" w:rsidRDefault="00FF7799" w:rsidP="00FF7799">
      <w:pPr>
        <w:rPr>
          <w:b/>
          <w:bCs/>
          <w:sz w:val="20"/>
          <w:szCs w:val="20"/>
        </w:rPr>
      </w:pPr>
      <w:r w:rsidRPr="00FF7799">
        <w:rPr>
          <w:b/>
          <w:bCs/>
          <w:sz w:val="20"/>
          <w:szCs w:val="20"/>
        </w:rPr>
        <w:t>Cost per Component (Production)</w:t>
      </w:r>
    </w:p>
    <w:p w14:paraId="7DC54155" w14:textId="77777777" w:rsidR="00FF7799" w:rsidRPr="00FF7799" w:rsidRDefault="00FF7799" w:rsidP="00FF7799">
      <w:pPr>
        <w:rPr>
          <w:b/>
          <w:bCs/>
          <w:sz w:val="20"/>
          <w:szCs w:val="20"/>
        </w:rPr>
      </w:pPr>
    </w:p>
    <w:p w14:paraId="64D24143" w14:textId="24C48251" w:rsidR="002D25EA" w:rsidRPr="004D5371" w:rsidRDefault="002D25EA" w:rsidP="002D25EA">
      <w:pPr>
        <w:spacing w:after="140"/>
        <w:rPr>
          <w:sz w:val="20"/>
          <w:szCs w:val="20"/>
        </w:rPr>
      </w:pPr>
      <w:del w:id="904" w:author="Joycell Sundararaj - Chaucer" w:date="2026-09-30T13:05:00Z" w16du:dateUtc="2026-09-30T12:05:00Z">
        <w:r w:rsidRPr="004D5371" w:rsidDel="00FF7799">
          <w:rPr>
            <w:sz w:val="20"/>
            <w:szCs w:val="20"/>
          </w:rPr>
          <w:delText>For a production environment the fixed monthly cost breaks down roughly as follows. A single Premium unit is the largest line by far, which is why the tier and single-versus-multi-region decision matters so much to the bill.</w:delText>
        </w:r>
      </w:del>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494FD382" w:rsidR="002D25EA" w:rsidRDefault="002D25EA" w:rsidP="000156B8">
            <w:r>
              <w:rPr>
                <w:sz w:val="20"/>
                <w:szCs w:val="20"/>
              </w:rPr>
              <w:t>APIM Premium</w:t>
            </w:r>
            <w:r w:rsidR="005E33E1">
              <w:rPr>
                <w:sz w:val="20"/>
                <w:szCs w:val="20"/>
              </w:rPr>
              <w:t xml:space="preserve"> V2</w:t>
            </w:r>
            <w:r>
              <w:rPr>
                <w:sz w:val="20"/>
                <w:szCs w:val="20"/>
              </w:rPr>
              <w:t xml:space="preserve"> </w:t>
            </w:r>
          </w:p>
        </w:tc>
        <w:tc>
          <w:tcPr>
            <w:tcW w:w="3100" w:type="dxa"/>
            <w:tcMar>
              <w:top w:w="70" w:type="dxa"/>
              <w:left w:w="100" w:type="dxa"/>
              <w:bottom w:w="70" w:type="dxa"/>
              <w:right w:w="100" w:type="dxa"/>
            </w:tcMar>
            <w:vAlign w:val="center"/>
          </w:tcPr>
          <w:p w14:paraId="5FCB5927" w14:textId="3B3E5C8C" w:rsidR="002D25EA" w:rsidRDefault="00350ACB" w:rsidP="000156B8">
            <w:pPr>
              <w:rPr>
                <w:sz w:val="20"/>
                <w:szCs w:val="20"/>
              </w:rPr>
            </w:pPr>
            <w:r>
              <w:rPr>
                <w:sz w:val="20"/>
                <w:szCs w:val="20"/>
              </w:rPr>
              <w:t xml:space="preserve">~ </w:t>
            </w:r>
            <w:r w:rsidR="002D25EA">
              <w:rPr>
                <w:sz w:val="20"/>
                <w:szCs w:val="20"/>
              </w:rPr>
              <w:t>£2,100 to £2,300</w:t>
            </w:r>
            <w:r w:rsidR="005E33E1">
              <w:rPr>
                <w:sz w:val="20"/>
                <w:szCs w:val="20"/>
              </w:rPr>
              <w:t xml:space="preserve"> (per unit)</w:t>
            </w:r>
          </w:p>
          <w:p w14:paraId="6ECB2786" w14:textId="43F10325" w:rsidR="00DD04EE" w:rsidRPr="00DD04EE" w:rsidRDefault="00DD04EE" w:rsidP="000156B8">
            <w:pPr>
              <w:rPr>
                <w:sz w:val="16"/>
                <w:szCs w:val="16"/>
              </w:rPr>
            </w:pPr>
            <w:del w:id="905" w:author="Joycell Sundararaj - Chaucer" w:date="2026-09-30T13:05:00Z" w16du:dateUtc="2026-09-30T12:05:00Z">
              <w:r w:rsidRPr="00DD04EE" w:rsidDel="00047308">
                <w:rPr>
                  <w:sz w:val="16"/>
                  <w:szCs w:val="16"/>
                </w:rPr>
                <w:delText>Per unit (or scale unit) refers to a block of dedicated processing capacity (compute, memory, and networking throughput) allocated to your gateway instance.</w:delText>
              </w:r>
            </w:del>
          </w:p>
        </w:tc>
        <w:tc>
          <w:tcPr>
            <w:tcW w:w="3100" w:type="dxa"/>
            <w:tcMar>
              <w:top w:w="70" w:type="dxa"/>
              <w:left w:w="100" w:type="dxa"/>
              <w:bottom w:w="70" w:type="dxa"/>
              <w:right w:w="100" w:type="dxa"/>
            </w:tcMar>
            <w:vAlign w:val="center"/>
          </w:tcPr>
          <w:p w14:paraId="02B8279C" w14:textId="0C62CFED" w:rsidR="002D25EA" w:rsidRDefault="005E33E1" w:rsidP="000156B8">
            <w:r w:rsidRPr="005E33E1">
              <w:rPr>
                <w:sz w:val="20"/>
                <w:szCs w:val="20"/>
              </w:rPr>
              <w:t>Modern v2 architecture eliminates legacy Cloud Services (Classic) dependencies. Zone redundancy (</w:t>
            </w:r>
            <w:del w:id="906" w:author="Joycell Sundararaj - Chaucer" w:date="2026-09-30T13:06:00Z" w16du:dateUtc="2026-09-30T12:06:00Z">
              <w:r w:rsidRPr="005E33E1" w:rsidDel="00D3379B">
                <w:rPr>
                  <w:sz w:val="20"/>
                  <w:szCs w:val="20"/>
                </w:rPr>
                <w:delText>3</w:delText>
              </w:r>
            </w:del>
            <w:ins w:id="907" w:author="Joycell Sundararaj - Chaucer" w:date="2026-09-30T13:06:00Z" w16du:dateUtc="2026-09-30T12:06:00Z">
              <w:r w:rsidR="00D3379B">
                <w:rPr>
                  <w:sz w:val="20"/>
                  <w:szCs w:val="20"/>
                </w:rPr>
                <w:t>2</w:t>
              </w:r>
            </w:ins>
            <w:r w:rsidRPr="005E33E1">
              <w:rPr>
                <w:sz w:val="20"/>
                <w:szCs w:val="20"/>
              </w:rPr>
              <w:t xml:space="preserve"> AZs) is configured within the region.</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1F52612B" w:rsidR="002D25EA" w:rsidRDefault="00350ACB" w:rsidP="000156B8">
            <w:r>
              <w:rPr>
                <w:sz w:val="20"/>
                <w:szCs w:val="20"/>
              </w:rPr>
              <w:t xml:space="preserve">~ </w:t>
            </w:r>
            <w:r w:rsidR="002D25EA">
              <w:rPr>
                <w:sz w:val="20"/>
                <w:szCs w:val="20"/>
              </w:rPr>
              <w:t>£260 base, plus usage</w:t>
            </w:r>
          </w:p>
        </w:tc>
        <w:tc>
          <w:tcPr>
            <w:tcW w:w="3100" w:type="dxa"/>
            <w:tcMar>
              <w:top w:w="70" w:type="dxa"/>
              <w:left w:w="100" w:type="dxa"/>
              <w:bottom w:w="70" w:type="dxa"/>
              <w:right w:w="100" w:type="dxa"/>
            </w:tcMar>
            <w:vAlign w:val="center"/>
          </w:tcPr>
          <w:p w14:paraId="3AE57906" w14:textId="084F39F6" w:rsidR="002D25EA" w:rsidRDefault="005E33E1" w:rsidP="000156B8">
            <w:r w:rsidRPr="005E33E1">
              <w:rPr>
                <w:sz w:val="20"/>
                <w:szCs w:val="20"/>
              </w:rPr>
              <w:t>In Premium v2, multi-region failover relies on Front Door orchestrating independent regional v2 instances. Includes WAF base rules</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28569375" w:rsidR="002D25EA" w:rsidRDefault="002D25EA" w:rsidP="000156B8">
            <w:del w:id="908" w:author="Joycell Sundararaj - Chaucer" w:date="2026-09-30T13:06:00Z" w16du:dateUtc="2026-09-30T12:06:00Z">
              <w:r w:rsidDel="00350ACB">
                <w:rPr>
                  <w:sz w:val="20"/>
                  <w:szCs w:val="20"/>
                </w:rPr>
                <w:delText>a few pounds per month</w:delText>
              </w:r>
            </w:del>
            <w:ins w:id="909" w:author="Joycell Sundararaj - Chaucer" w:date="2026-09-30T13:06:00Z" w16du:dateUtc="2026-09-30T12:06:00Z">
              <w:r w:rsidR="00350ACB">
                <w:rPr>
                  <w:sz w:val="20"/>
                  <w:szCs w:val="20"/>
                </w:rPr>
                <w:t>Low cost</w:t>
              </w:r>
            </w:ins>
          </w:p>
        </w:tc>
        <w:tc>
          <w:tcPr>
            <w:tcW w:w="3100" w:type="dxa"/>
            <w:tcMar>
              <w:top w:w="70" w:type="dxa"/>
              <w:left w:w="100" w:type="dxa"/>
              <w:bottom w:w="70" w:type="dxa"/>
              <w:right w:w="100" w:type="dxa"/>
            </w:tcMar>
            <w:vAlign w:val="center"/>
          </w:tcPr>
          <w:p w14:paraId="326D256B" w14:textId="7B35672B" w:rsidR="002D25EA" w:rsidRDefault="005E33E1" w:rsidP="000156B8">
            <w:r w:rsidRPr="005E33E1">
              <w:rPr>
                <w:sz w:val="20"/>
                <w:szCs w:val="20"/>
              </w:rPr>
              <w:t>Centralized secret and TLS certificate storage; operational cost is negligible.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100F6700" w:rsidR="002D25EA" w:rsidRDefault="00350ACB" w:rsidP="000156B8">
            <w:r>
              <w:rPr>
                <w:sz w:val="20"/>
                <w:szCs w:val="20"/>
              </w:rPr>
              <w:t>Usage-Based</w:t>
            </w:r>
          </w:p>
        </w:tc>
        <w:tc>
          <w:tcPr>
            <w:tcW w:w="3100" w:type="dxa"/>
            <w:tcMar>
              <w:top w:w="70" w:type="dxa"/>
              <w:left w:w="100" w:type="dxa"/>
              <w:bottom w:w="70" w:type="dxa"/>
              <w:right w:w="100" w:type="dxa"/>
            </w:tcMar>
            <w:vAlign w:val="center"/>
          </w:tcPr>
          <w:p w14:paraId="74DD9D82" w14:textId="6DC63611" w:rsidR="002D25EA" w:rsidRDefault="00B0291F" w:rsidP="000156B8">
            <w:ins w:id="910" w:author="Joycell Sundararaj - Chaucer" w:date="2026-09-30T13:08:00Z" w16du:dateUtc="2026-09-30T12:08:00Z">
              <w:r w:rsidRPr="00B0291F">
                <w:rPr>
                  <w:sz w:val="20"/>
                  <w:szCs w:val="20"/>
                </w:rPr>
                <w:t>Cost driven by telemetry volume and retention requirements.</w:t>
              </w:r>
            </w:ins>
            <w:del w:id="911" w:author="Joycell Sundararaj - Chaucer" w:date="2026-09-30T13:08:00Z" w16du:dateUtc="2026-09-30T12:08:00Z">
              <w:r w:rsidR="005E33E1" w:rsidRPr="005E33E1" w:rsidDel="00B0291F">
                <w:rPr>
                  <w:sz w:val="20"/>
                  <w:szCs w:val="20"/>
                </w:rPr>
                <w:delText>Billed on log ingestion volume; determined by API request volume and telemetry logging rules.</w:delText>
              </w:r>
            </w:del>
          </w:p>
        </w:tc>
      </w:tr>
      <w:tr w:rsidR="002D25EA" w14:paraId="1C7A7EBC" w14:textId="77777777">
        <w:tc>
          <w:tcPr>
            <w:tcW w:w="3100" w:type="dxa"/>
            <w:tcMar>
              <w:top w:w="70" w:type="dxa"/>
              <w:left w:w="100" w:type="dxa"/>
              <w:bottom w:w="70" w:type="dxa"/>
              <w:right w:w="100" w:type="dxa"/>
            </w:tcMar>
            <w:vAlign w:val="center"/>
          </w:tcPr>
          <w:p w14:paraId="46B408B6" w14:textId="2E579022" w:rsidR="002D25EA" w:rsidRDefault="002D25EA" w:rsidP="000156B8">
            <w:r>
              <w:rPr>
                <w:sz w:val="20"/>
                <w:szCs w:val="20"/>
              </w:rPr>
              <w:t>Azure DDoS Protection (</w:t>
            </w:r>
            <w:r w:rsidR="00350ACB">
              <w:rPr>
                <w:sz w:val="20"/>
                <w:szCs w:val="20"/>
              </w:rPr>
              <w:t>Dedicated Plan</w:t>
            </w:r>
            <w:r>
              <w:rPr>
                <w:sz w:val="20"/>
                <w:szCs w:val="20"/>
              </w:rPr>
              <w:t>)</w:t>
            </w:r>
          </w:p>
        </w:tc>
        <w:tc>
          <w:tcPr>
            <w:tcW w:w="3100" w:type="dxa"/>
            <w:tcMar>
              <w:top w:w="70" w:type="dxa"/>
              <w:left w:w="100" w:type="dxa"/>
              <w:bottom w:w="70" w:type="dxa"/>
              <w:right w:w="100" w:type="dxa"/>
            </w:tcMar>
            <w:vAlign w:val="center"/>
          </w:tcPr>
          <w:p w14:paraId="03BEFBF9" w14:textId="4FB2A474" w:rsidR="002D25EA" w:rsidRDefault="00350ACB" w:rsidP="000156B8">
            <w:r>
              <w:rPr>
                <w:sz w:val="20"/>
                <w:szCs w:val="20"/>
              </w:rPr>
              <w:t xml:space="preserve">~ </w:t>
            </w:r>
            <w:r w:rsidR="002D25EA">
              <w:rPr>
                <w:sz w:val="20"/>
                <w:szCs w:val="20"/>
              </w:rPr>
              <w:t>£2,300 per month per tenant</w:t>
            </w:r>
          </w:p>
        </w:tc>
        <w:tc>
          <w:tcPr>
            <w:tcW w:w="3100" w:type="dxa"/>
            <w:tcMar>
              <w:top w:w="70" w:type="dxa"/>
              <w:left w:w="100" w:type="dxa"/>
              <w:bottom w:w="70" w:type="dxa"/>
              <w:right w:w="100" w:type="dxa"/>
            </w:tcMar>
            <w:vAlign w:val="center"/>
          </w:tcPr>
          <w:p w14:paraId="50D5285E" w14:textId="02A4E511" w:rsidR="002D25EA" w:rsidRDefault="00DD04EE" w:rsidP="000156B8">
            <w:r w:rsidRPr="00DD04EE">
              <w:rPr>
                <w:sz w:val="20"/>
                <w:szCs w:val="20"/>
              </w:rPr>
              <w:t>Flat tenant-wide fee covering up to 100 public IPs (optional if relying purely on Front Door edge protection).</w:t>
            </w:r>
          </w:p>
        </w:tc>
      </w:tr>
    </w:tbl>
    <w:p w14:paraId="225CAAF2" w14:textId="77777777" w:rsidR="002D25EA" w:rsidRDefault="002D25EA" w:rsidP="002D25EA">
      <w:pPr>
        <w:spacing w:after="140"/>
      </w:pPr>
    </w:p>
    <w:p w14:paraId="4CC6F6E2" w14:textId="776840C2" w:rsidR="00505EBC" w:rsidRDefault="00880521" w:rsidP="00C8018D">
      <w:pPr>
        <w:rPr>
          <w:i/>
          <w:iCs/>
          <w:color w:val="555555"/>
        </w:rPr>
      </w:pPr>
      <w:r w:rsidRPr="00880521">
        <w:rPr>
          <w:i/>
          <w:iCs/>
          <w:color w:val="555555"/>
        </w:rPr>
        <w:lastRenderedPageBreak/>
        <w:t>Recommendation: Dedicated Azure DDoS Protection is not included in the baseline design. Front Door Premium and WAF provide the primary perimeter protection model for the proposed architecture.</w:t>
      </w:r>
      <w:ins w:id="912" w:author="Joycell Sundararaj - Chaucer" w:date="2026-09-30T13:08:00Z" w16du:dateUtc="2026-09-30T12:08:00Z">
        <w:r>
          <w:rPr>
            <w:i/>
            <w:iCs/>
            <w:color w:val="555555"/>
          </w:rPr>
          <w:br/>
        </w:r>
      </w:ins>
    </w:p>
    <w:p w14:paraId="7349C1C1" w14:textId="1444987A" w:rsidR="00505EBC" w:rsidRPr="00505EBC" w:rsidRDefault="00505EBC" w:rsidP="00505EBC">
      <w:pPr>
        <w:rPr>
          <w:b/>
          <w:bCs/>
          <w:sz w:val="20"/>
          <w:szCs w:val="20"/>
        </w:rPr>
      </w:pPr>
      <w:r w:rsidRPr="00505EBC">
        <w:rPr>
          <w:b/>
          <w:bCs/>
          <w:sz w:val="20"/>
          <w:szCs w:val="20"/>
        </w:rPr>
        <w:t>Cost Optimization Strategies</w:t>
      </w:r>
      <w:ins w:id="913" w:author="Joycell Sundararaj - Chaucer" w:date="2026-09-30T13:08:00Z" w16du:dateUtc="2026-09-30T12:08:00Z">
        <w:r w:rsidR="00211AB7">
          <w:rPr>
            <w:b/>
            <w:bCs/>
            <w:sz w:val="20"/>
            <w:szCs w:val="20"/>
          </w:rPr>
          <w:br/>
        </w:r>
      </w:ins>
    </w:p>
    <w:p w14:paraId="6F9AF5FB" w14:textId="77777777" w:rsidR="00505EBC" w:rsidRPr="00505EBC" w:rsidRDefault="00505EBC" w:rsidP="00505EBC">
      <w:pPr>
        <w:numPr>
          <w:ilvl w:val="0"/>
          <w:numId w:val="11"/>
        </w:numPr>
        <w:rPr>
          <w:sz w:val="20"/>
          <w:szCs w:val="20"/>
          <w:lang w:val="en-IN"/>
        </w:rPr>
      </w:pPr>
      <w:r w:rsidRPr="00505EBC">
        <w:rPr>
          <w:sz w:val="20"/>
          <w:szCs w:val="20"/>
          <w:lang w:val="en-IN"/>
        </w:rPr>
        <w:t>Tier Sizing Across Environments:</w:t>
      </w:r>
    </w:p>
    <w:p w14:paraId="26DB9B8A" w14:textId="69A04EA0"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Dev / Test: </w:t>
      </w:r>
      <w:ins w:id="914" w:author="Joycell Sundararaj - Chaucer" w:date="2026-09-30T13:15:00Z" w16du:dateUtc="2026-09-30T12:15:00Z">
        <w:r w:rsidR="000A2D29" w:rsidRPr="000A2D29">
          <w:rPr>
            <w:sz w:val="20"/>
            <w:szCs w:val="20"/>
            <w:lang w:val="en-IN"/>
          </w:rPr>
          <w:t>Deploy a single Developer tier instance to provide functional parity with Premium v2 capabilities, including policy development, API lifecycle testing, products, subscriptions and networking validation, while avoiding Premium-tier cost in non-production environments</w:t>
        </w:r>
      </w:ins>
      <w:del w:id="915" w:author="Joycell Sundararaj - Chaucer" w:date="2026-09-30T13:15:00Z" w16du:dateUtc="2026-09-30T12:15:00Z">
        <w:r w:rsidRPr="00505EBC" w:rsidDel="000A2D29">
          <w:rPr>
            <w:sz w:val="20"/>
            <w:szCs w:val="20"/>
            <w:lang w:val="en-IN"/>
          </w:rPr>
          <w:delText>Deploy on Basic v2 or Standard v2 for feature and integration testing. Note that if full internal VNet injection or private endpoint testing is required during dev, a single non-prod Premium v2 unit should be used</w:delText>
        </w:r>
      </w:del>
      <w:r w:rsidRPr="00505EBC">
        <w:rPr>
          <w:sz w:val="20"/>
          <w:szCs w:val="20"/>
          <w:lang w:val="en-IN"/>
        </w:rPr>
        <w:t>.</w:t>
      </w:r>
    </w:p>
    <w:p w14:paraId="51EAD2A0" w14:textId="765AFDD7" w:rsidR="00505EBC" w:rsidRPr="00505EBC" w:rsidRDefault="00505EBC" w:rsidP="00505EBC">
      <w:pPr>
        <w:pStyle w:val="ListParagraph"/>
        <w:numPr>
          <w:ilvl w:val="1"/>
          <w:numId w:val="11"/>
        </w:numPr>
        <w:rPr>
          <w:sz w:val="20"/>
          <w:szCs w:val="20"/>
          <w:lang w:val="en-IN"/>
        </w:rPr>
      </w:pPr>
      <w:r w:rsidRPr="00505EBC">
        <w:rPr>
          <w:sz w:val="20"/>
          <w:szCs w:val="20"/>
          <w:lang w:val="en-IN"/>
        </w:rPr>
        <w:t xml:space="preserve">UAT / Pre-Prod: </w:t>
      </w:r>
      <w:r w:rsidR="00BF553B" w:rsidRPr="00BF553B">
        <w:rPr>
          <w:sz w:val="20"/>
          <w:szCs w:val="20"/>
          <w:lang w:val="en-IN"/>
        </w:rPr>
        <w:t>Deploy a single Premium v2 unit aligned to the Silver deployment model. This provides production-equivalent networking, security and SLA characteristics without the cost of a multi-region deployment</w:t>
      </w:r>
      <w:r w:rsidRPr="00505EBC">
        <w:rPr>
          <w:sz w:val="20"/>
          <w:szCs w:val="20"/>
          <w:lang w:val="en-IN"/>
        </w:rPr>
        <w:t>.</w:t>
      </w:r>
    </w:p>
    <w:p w14:paraId="389F27A1" w14:textId="03C17B45" w:rsidR="00505EBC" w:rsidRPr="00505EBC" w:rsidRDefault="00505EBC" w:rsidP="00505EBC">
      <w:pPr>
        <w:numPr>
          <w:ilvl w:val="0"/>
          <w:numId w:val="11"/>
        </w:numPr>
        <w:rPr>
          <w:sz w:val="20"/>
          <w:szCs w:val="20"/>
          <w:lang w:val="en-IN"/>
        </w:rPr>
      </w:pPr>
      <w:r w:rsidRPr="00505EBC">
        <w:rPr>
          <w:sz w:val="20"/>
          <w:szCs w:val="20"/>
          <w:lang w:val="en-IN"/>
        </w:rPr>
        <w:t xml:space="preserve">Demand-Driven Capacity Scaling: </w:t>
      </w:r>
      <w:r w:rsidR="003D6FDF" w:rsidRPr="003D6FDF">
        <w:rPr>
          <w:sz w:val="20"/>
          <w:szCs w:val="20"/>
          <w:lang w:val="en-IN"/>
        </w:rPr>
        <w:t>Start production with a single Premium v2 unit and scale based on observed workload characteristics, gateway utilisation and service-level requirements. Additional capacity should be added only when supported by operational metrics and demand trends</w:t>
      </w:r>
      <w:r w:rsidRPr="00505EBC">
        <w:rPr>
          <w:sz w:val="20"/>
          <w:szCs w:val="20"/>
          <w:lang w:val="en-IN"/>
        </w:rPr>
        <w:t>.</w:t>
      </w:r>
    </w:p>
    <w:p w14:paraId="4CC02DB8" w14:textId="2637C719" w:rsidR="00505EBC" w:rsidRPr="00505EBC" w:rsidRDefault="00505EBC" w:rsidP="00505EBC">
      <w:pPr>
        <w:numPr>
          <w:ilvl w:val="0"/>
          <w:numId w:val="11"/>
        </w:numPr>
        <w:rPr>
          <w:sz w:val="20"/>
          <w:szCs w:val="20"/>
          <w:lang w:val="en-IN"/>
        </w:rPr>
      </w:pPr>
      <w:r w:rsidRPr="00505EBC">
        <w:rPr>
          <w:sz w:val="20"/>
          <w:szCs w:val="20"/>
          <w:lang w:val="en-IN"/>
        </w:rPr>
        <w:t xml:space="preserve">Observability &amp; Log Ingestion Management: </w:t>
      </w:r>
      <w:r w:rsidR="00FD3710" w:rsidRPr="00FD3710">
        <w:rPr>
          <w:sz w:val="20"/>
          <w:szCs w:val="20"/>
          <w:lang w:val="en-IN"/>
        </w:rPr>
        <w:t>Application Insights and Log Analytics are usage-based services. Apply telemetry sampling where appropriate, retain verbose diagnostics only for troubleshooting or high-value APIs, and align retention settings with operational and compliance requirements</w:t>
      </w:r>
      <w:r w:rsidRPr="00505EBC">
        <w:rPr>
          <w:sz w:val="20"/>
          <w:szCs w:val="20"/>
          <w:lang w:val="en-IN"/>
        </w:rPr>
        <w:t>.</w:t>
      </w:r>
    </w:p>
    <w:p w14:paraId="7B80CDF3" w14:textId="77777777" w:rsidR="00505EBC" w:rsidRDefault="00505EBC" w:rsidP="00C8018D">
      <w:pPr>
        <w:rPr>
          <w:b/>
          <w:bCs/>
          <w:sz w:val="20"/>
          <w:szCs w:val="20"/>
          <w:lang w:val="en-IN"/>
        </w:rPr>
      </w:pPr>
    </w:p>
    <w:p w14:paraId="69AEDD5D" w14:textId="3FFA2BDF" w:rsidR="002D25EA" w:rsidRPr="004D5371" w:rsidRDefault="002D25EA" w:rsidP="00C8018D">
      <w:pPr>
        <w:rPr>
          <w:b/>
          <w:bCs/>
          <w:sz w:val="20"/>
          <w:szCs w:val="20"/>
        </w:rPr>
      </w:pPr>
      <w:r w:rsidRPr="004D5371">
        <w:rPr>
          <w:b/>
          <w:bCs/>
          <w:sz w:val="20"/>
          <w:szCs w:val="20"/>
        </w:rPr>
        <w:t xml:space="preserve">Capacity </w:t>
      </w:r>
      <w:r w:rsidR="008D0CDE">
        <w:rPr>
          <w:b/>
          <w:bCs/>
          <w:sz w:val="20"/>
          <w:szCs w:val="20"/>
        </w:rPr>
        <w:t>P</w:t>
      </w:r>
      <w:r w:rsidRPr="004D5371">
        <w:rPr>
          <w:b/>
          <w:bCs/>
          <w:sz w:val="20"/>
          <w:szCs w:val="20"/>
        </w:rPr>
        <w:t xml:space="preserve">lanning and </w:t>
      </w:r>
      <w:r w:rsidR="008D0CDE">
        <w:rPr>
          <w:b/>
          <w:bCs/>
          <w:sz w:val="20"/>
          <w:szCs w:val="20"/>
        </w:rPr>
        <w:t>S</w:t>
      </w:r>
      <w:r w:rsidRPr="004D5371">
        <w:rPr>
          <w:b/>
          <w:bCs/>
          <w:sz w:val="20"/>
          <w:szCs w:val="20"/>
        </w:rPr>
        <w:t>caling</w:t>
      </w:r>
    </w:p>
    <w:p w14:paraId="12241BB7" w14:textId="77777777" w:rsidR="00505EBC" w:rsidRDefault="00505EBC" w:rsidP="00505EBC">
      <w:pPr>
        <w:spacing w:after="140"/>
        <w:rPr>
          <w:sz w:val="20"/>
          <w:szCs w:val="20"/>
          <w:lang w:val="en-IN"/>
        </w:rPr>
      </w:pPr>
    </w:p>
    <w:p w14:paraId="38C1A613" w14:textId="0DC3230B" w:rsidR="00505EBC" w:rsidRPr="00505EBC" w:rsidRDefault="00505EBC" w:rsidP="00505EBC">
      <w:pPr>
        <w:spacing w:after="140"/>
        <w:rPr>
          <w:sz w:val="20"/>
          <w:szCs w:val="20"/>
          <w:lang w:val="en-IN"/>
        </w:rPr>
      </w:pPr>
      <w:r w:rsidRPr="00505EBC">
        <w:rPr>
          <w:sz w:val="20"/>
          <w:szCs w:val="20"/>
          <w:lang w:val="en-IN"/>
        </w:rPr>
        <w:t>Platform cost and throughput scale directly with the number of provisioned units. As an initial planning baseline, 1 Premium v2 unit handles roughly 1,000 requests/sec, but this is an estimate. Actual throughput varies based on payload size, policy evaluation complexity, and TLS overhead, requiring validation against real production traffic.</w:t>
      </w:r>
    </w:p>
    <w:p w14:paraId="780D06F5" w14:textId="6E205A5A" w:rsidR="00505EBC" w:rsidRPr="00505EBC" w:rsidRDefault="0050722E" w:rsidP="00505EBC">
      <w:pPr>
        <w:spacing w:after="140"/>
        <w:rPr>
          <w:sz w:val="20"/>
          <w:szCs w:val="20"/>
          <w:lang w:val="en-IN"/>
        </w:rPr>
      </w:pPr>
      <w:ins w:id="916" w:author="Joycell Sundararaj - Chaucer" w:date="2026-09-30T13:10:00Z" w16du:dateUtc="2026-09-30T12:10:00Z">
        <w:r w:rsidRPr="0050722E">
          <w:rPr>
            <w:sz w:val="20"/>
            <w:szCs w:val="20"/>
            <w:lang w:val="en-IN"/>
          </w:rPr>
          <w:t>Scaling Principles</w:t>
        </w:r>
      </w:ins>
      <w:r w:rsidR="00505EBC" w:rsidRPr="00505EBC">
        <w:rPr>
          <w:sz w:val="20"/>
          <w:szCs w:val="20"/>
          <w:lang w:val="en-IN"/>
        </w:rPr>
        <w:t>:</w:t>
      </w:r>
    </w:p>
    <w:p w14:paraId="26D0DFF7" w14:textId="74BCE5A7" w:rsidR="00505EBC" w:rsidRPr="00505EBC" w:rsidRDefault="00505EBC" w:rsidP="00505EBC">
      <w:pPr>
        <w:numPr>
          <w:ilvl w:val="0"/>
          <w:numId w:val="12"/>
        </w:numPr>
        <w:spacing w:after="140"/>
        <w:rPr>
          <w:sz w:val="20"/>
          <w:szCs w:val="20"/>
          <w:lang w:val="en-IN"/>
        </w:rPr>
      </w:pPr>
      <w:r w:rsidRPr="00505EBC">
        <w:rPr>
          <w:sz w:val="20"/>
          <w:szCs w:val="20"/>
          <w:lang w:val="en-IN"/>
        </w:rPr>
        <w:t>Auto scale Thresholds: For multi-unit instances, scale out when sustained gateway CPU or memory exceeds ~70%, and scale in below ~35% over a 30-minute average.</w:t>
      </w:r>
    </w:p>
    <w:p w14:paraId="362CBD0E" w14:textId="0C321462" w:rsidR="00505EBC" w:rsidRPr="00505EBC" w:rsidRDefault="00505EBC" w:rsidP="00505EBC">
      <w:pPr>
        <w:numPr>
          <w:ilvl w:val="0"/>
          <w:numId w:val="12"/>
        </w:numPr>
        <w:spacing w:after="140"/>
        <w:rPr>
          <w:sz w:val="20"/>
          <w:szCs w:val="20"/>
          <w:lang w:val="en-IN"/>
        </w:rPr>
      </w:pPr>
      <w:r w:rsidRPr="00505EBC">
        <w:rPr>
          <w:sz w:val="20"/>
          <w:szCs w:val="20"/>
          <w:lang w:val="en-IN"/>
        </w:rPr>
        <w:t>Provisioning Lead Time: Scale operations take 15–30 minutes to complete. Auto scale rules must react to sustained trends rather than short bursts.</w:t>
      </w:r>
    </w:p>
    <w:p w14:paraId="6D5D9002" w14:textId="77777777" w:rsidR="00505EBC" w:rsidRPr="00505EBC" w:rsidRDefault="00505EBC" w:rsidP="00505EBC">
      <w:pPr>
        <w:numPr>
          <w:ilvl w:val="0"/>
          <w:numId w:val="12"/>
        </w:numPr>
        <w:spacing w:after="140"/>
        <w:rPr>
          <w:sz w:val="20"/>
          <w:szCs w:val="20"/>
          <w:lang w:val="en-IN"/>
        </w:rPr>
      </w:pPr>
      <w:r w:rsidRPr="00505EBC">
        <w:rPr>
          <w:sz w:val="20"/>
          <w:szCs w:val="20"/>
          <w:lang w:val="en-IN"/>
        </w:rPr>
        <w:t>Active-Active Sizing: Each active region must carry sufficient unit headroom to absorb 100% of the peak workload during a single-region failover.</w:t>
      </w:r>
    </w:p>
    <w:p w14:paraId="0743F2DC" w14:textId="2946A57D" w:rsidR="002D25EA" w:rsidRPr="00505EBC" w:rsidRDefault="002D25EA" w:rsidP="002D25EA">
      <w:pPr>
        <w:spacing w:after="140"/>
        <w:rPr>
          <w:lang w:val="en-IN"/>
        </w:rPr>
      </w:pPr>
    </w:p>
    <w:tbl>
      <w:tblPr>
        <w:tblStyle w:val="TableGrid"/>
        <w:tblW w:w="0" w:type="auto"/>
        <w:tblLook w:val="04A0" w:firstRow="1" w:lastRow="0" w:firstColumn="1" w:lastColumn="0" w:noHBand="0" w:noVBand="1"/>
      </w:tblPr>
      <w:tblGrid>
        <w:gridCol w:w="1578"/>
        <w:gridCol w:w="1869"/>
        <w:gridCol w:w="1378"/>
        <w:gridCol w:w="1756"/>
        <w:gridCol w:w="2435"/>
        <w:tblGridChange w:id="917">
          <w:tblGrid>
            <w:gridCol w:w="1578"/>
            <w:gridCol w:w="1869"/>
            <w:gridCol w:w="1378"/>
            <w:gridCol w:w="1756"/>
            <w:gridCol w:w="2435"/>
          </w:tblGrid>
        </w:tblGridChange>
      </w:tblGrid>
      <w:tr w:rsidR="00505EBC" w14:paraId="61566F91" w14:textId="77777777" w:rsidTr="00505EBC">
        <w:tc>
          <w:tcPr>
            <w:tcW w:w="1728" w:type="dxa"/>
            <w:tcBorders>
              <w:bottom w:val="single" w:sz="12" w:space="0" w:color="1A2B56" w:themeColor="accent1"/>
            </w:tcBorders>
            <w:shd w:val="clear" w:color="auto" w:fill="C1CDEC" w:themeFill="accent1" w:themeFillTint="33"/>
          </w:tcPr>
          <w:p w14:paraId="63F2D611"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Environment</w:t>
            </w:r>
          </w:p>
        </w:tc>
        <w:tc>
          <w:tcPr>
            <w:tcW w:w="1872" w:type="dxa"/>
            <w:tcBorders>
              <w:bottom w:val="single" w:sz="12" w:space="0" w:color="1A2B56" w:themeColor="accent1"/>
            </w:tcBorders>
            <w:shd w:val="clear" w:color="auto" w:fill="C1CDEC" w:themeFill="accent1" w:themeFillTint="33"/>
          </w:tcPr>
          <w:p w14:paraId="760B359F"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Service Tier</w:t>
            </w:r>
          </w:p>
        </w:tc>
        <w:tc>
          <w:tcPr>
            <w:tcW w:w="1728" w:type="dxa"/>
            <w:tcBorders>
              <w:bottom w:val="single" w:sz="12" w:space="0" w:color="1A2B56" w:themeColor="accent1"/>
            </w:tcBorders>
            <w:shd w:val="clear" w:color="auto" w:fill="C1CDEC" w:themeFill="accent1" w:themeFillTint="33"/>
          </w:tcPr>
          <w:p w14:paraId="271500BC"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Starting Capacity</w:t>
            </w:r>
          </w:p>
        </w:tc>
        <w:tc>
          <w:tcPr>
            <w:tcW w:w="2160" w:type="dxa"/>
            <w:tcBorders>
              <w:bottom w:val="single" w:sz="12" w:space="0" w:color="1A2B56" w:themeColor="accent1"/>
            </w:tcBorders>
            <w:shd w:val="clear" w:color="auto" w:fill="C1CDEC" w:themeFill="accent1" w:themeFillTint="33"/>
          </w:tcPr>
          <w:p w14:paraId="6BC9FC65"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Indicative Throughput</w:t>
            </w:r>
          </w:p>
        </w:tc>
        <w:tc>
          <w:tcPr>
            <w:tcW w:w="3312" w:type="dxa"/>
            <w:tcBorders>
              <w:bottom w:val="single" w:sz="12" w:space="0" w:color="1A2B56" w:themeColor="accent1"/>
            </w:tcBorders>
            <w:shd w:val="clear" w:color="auto" w:fill="C1CDEC" w:themeFill="accent1" w:themeFillTint="33"/>
          </w:tcPr>
          <w:p w14:paraId="3EE48F33" w14:textId="77777777" w:rsidR="00505EBC" w:rsidRPr="00505EBC" w:rsidRDefault="00505EBC">
            <w:pPr>
              <w:rPr>
                <w:rFonts w:asciiTheme="minorHAnsi" w:hAnsiTheme="minorHAnsi"/>
                <w:color w:val="000000" w:themeColor="text1"/>
                <w:sz w:val="20"/>
                <w:szCs w:val="20"/>
              </w:rPr>
            </w:pPr>
            <w:r w:rsidRPr="00505EBC">
              <w:rPr>
                <w:rFonts w:asciiTheme="minorHAnsi" w:hAnsiTheme="minorHAnsi"/>
                <w:b/>
                <w:color w:val="000000" w:themeColor="text1"/>
                <w:sz w:val="20"/>
                <w:szCs w:val="20"/>
              </w:rPr>
              <w:t>Architectural &amp; Sizing Justification</w:t>
            </w:r>
          </w:p>
        </w:tc>
      </w:tr>
      <w:tr w:rsidR="00505EBC" w14:paraId="2D4476DF" w14:textId="77777777" w:rsidTr="00505EBC">
        <w:tc>
          <w:tcPr>
            <w:tcW w:w="1728" w:type="dxa"/>
            <w:tcBorders>
              <w:top w:val="single" w:sz="12" w:space="0" w:color="1A2B56" w:themeColor="accent1"/>
            </w:tcBorders>
          </w:tcPr>
          <w:p w14:paraId="4C02F7EC"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t>Dev</w:t>
            </w:r>
          </w:p>
        </w:tc>
        <w:tc>
          <w:tcPr>
            <w:tcW w:w="1872" w:type="dxa"/>
            <w:tcBorders>
              <w:top w:val="single" w:sz="12" w:space="0" w:color="1A2B56" w:themeColor="accent1"/>
            </w:tcBorders>
          </w:tcPr>
          <w:p w14:paraId="28EE084E" w14:textId="28E4FB5E" w:rsidR="00505EBC" w:rsidRPr="00505EBC" w:rsidRDefault="00C91042">
            <w:pPr>
              <w:rPr>
                <w:rFonts w:asciiTheme="minorHAnsi" w:hAnsiTheme="minorHAnsi"/>
                <w:sz w:val="20"/>
                <w:szCs w:val="20"/>
              </w:rPr>
            </w:pPr>
            <w:ins w:id="918" w:author="Joycell Sundararaj - Chaucer" w:date="2026-09-30T13:16:00Z">
              <w:r w:rsidRPr="00C91042">
                <w:rPr>
                  <w:rFonts w:asciiTheme="minorHAnsi" w:hAnsiTheme="minorHAnsi"/>
                  <w:sz w:val="20"/>
                  <w:szCs w:val="20"/>
                </w:rPr>
                <w:t>Developer</w:t>
              </w:r>
            </w:ins>
            <w:del w:id="919" w:author="Joycell Sundararaj - Chaucer" w:date="2026-09-30T13:16:00Z" w16du:dateUtc="2026-09-30T12:16:00Z">
              <w:r w:rsidR="00505EBC" w:rsidRPr="00505EBC" w:rsidDel="00C91042">
                <w:rPr>
                  <w:rFonts w:asciiTheme="minorHAnsi" w:hAnsiTheme="minorHAnsi"/>
                  <w:sz w:val="20"/>
                  <w:szCs w:val="20"/>
                </w:rPr>
                <w:delText>Standard v2</w:delText>
              </w:r>
            </w:del>
          </w:p>
        </w:tc>
        <w:tc>
          <w:tcPr>
            <w:tcW w:w="1728" w:type="dxa"/>
            <w:tcBorders>
              <w:top w:val="single" w:sz="12" w:space="0" w:color="1A2B56" w:themeColor="accent1"/>
            </w:tcBorders>
          </w:tcPr>
          <w:p w14:paraId="4EC15D92"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Borders>
              <w:top w:val="single" w:sz="12" w:space="0" w:color="1A2B56" w:themeColor="accent1"/>
            </w:tcBorders>
          </w:tcPr>
          <w:p w14:paraId="6B2F7D95" w14:textId="77777777" w:rsidR="00505EBC" w:rsidRPr="00505EBC" w:rsidRDefault="00505EBC">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Borders>
              <w:top w:val="single" w:sz="12" w:space="0" w:color="1A2B56" w:themeColor="accent1"/>
            </w:tcBorders>
          </w:tcPr>
          <w:p w14:paraId="17F1AB47" w14:textId="235E32FB" w:rsidR="00505EBC" w:rsidRPr="00505EBC" w:rsidRDefault="00D15430">
            <w:pPr>
              <w:rPr>
                <w:rFonts w:asciiTheme="minorHAnsi" w:hAnsiTheme="minorHAnsi"/>
                <w:sz w:val="20"/>
                <w:szCs w:val="20"/>
              </w:rPr>
            </w:pPr>
            <w:r w:rsidRPr="00D15430">
              <w:rPr>
                <w:rFonts w:asciiTheme="minorHAnsi" w:hAnsiTheme="minorHAnsi"/>
                <w:sz w:val="20"/>
                <w:szCs w:val="20"/>
              </w:rPr>
              <w:t>Supports API development, policy authoring, functional testing and APIOps validation with capabilities aligned to the target production model at minimal cost.</w:t>
            </w:r>
          </w:p>
        </w:tc>
      </w:tr>
      <w:tr w:rsidR="00505EBC" w14:paraId="7E19A637" w14:textId="77777777" w:rsidTr="00505EBC">
        <w:tc>
          <w:tcPr>
            <w:tcW w:w="1728" w:type="dxa"/>
          </w:tcPr>
          <w:p w14:paraId="369105B4" w14:textId="74962B22" w:rsidR="00505EBC" w:rsidRPr="00505EBC" w:rsidRDefault="00505EBC">
            <w:pPr>
              <w:rPr>
                <w:rFonts w:asciiTheme="minorHAnsi" w:hAnsiTheme="minorHAnsi"/>
                <w:bCs/>
                <w:sz w:val="20"/>
                <w:szCs w:val="20"/>
              </w:rPr>
            </w:pPr>
            <w:del w:id="920" w:author="Joycell Sundararaj - Chaucer" w:date="2026-09-30T13:16:00Z" w16du:dateUtc="2026-09-30T12:16:00Z">
              <w:r w:rsidRPr="00505EBC" w:rsidDel="00C91042">
                <w:rPr>
                  <w:rFonts w:asciiTheme="minorHAnsi" w:hAnsiTheme="minorHAnsi"/>
                  <w:bCs/>
                  <w:sz w:val="20"/>
                  <w:szCs w:val="20"/>
                </w:rPr>
                <w:delText>Test</w:delText>
              </w:r>
            </w:del>
            <w:ins w:id="921" w:author="Joycell Sundararaj - Chaucer" w:date="2026-09-30T13:16:00Z" w16du:dateUtc="2026-09-30T12:16:00Z">
              <w:r w:rsidR="00C91042">
                <w:rPr>
                  <w:rFonts w:asciiTheme="minorHAnsi" w:hAnsiTheme="minorHAnsi"/>
                  <w:bCs/>
                  <w:sz w:val="20"/>
                  <w:szCs w:val="20"/>
                </w:rPr>
                <w:t>SIT</w:t>
              </w:r>
            </w:ins>
          </w:p>
        </w:tc>
        <w:tc>
          <w:tcPr>
            <w:tcW w:w="1872" w:type="dxa"/>
          </w:tcPr>
          <w:p w14:paraId="7494A92C" w14:textId="783F1703" w:rsidR="00505EBC" w:rsidRPr="00505EBC" w:rsidRDefault="00C91042" w:rsidP="00C91042">
            <w:pPr>
              <w:rPr>
                <w:rFonts w:asciiTheme="minorHAnsi" w:hAnsiTheme="minorHAnsi"/>
                <w:sz w:val="20"/>
                <w:szCs w:val="20"/>
              </w:rPr>
            </w:pPr>
            <w:ins w:id="922" w:author="Joycell Sundararaj - Chaucer" w:date="2026-09-30T13:16:00Z">
              <w:r w:rsidRPr="00C91042">
                <w:rPr>
                  <w:rFonts w:asciiTheme="minorHAnsi" w:hAnsiTheme="minorHAnsi"/>
                  <w:sz w:val="20"/>
                  <w:szCs w:val="20"/>
                </w:rPr>
                <w:t>Developer</w:t>
              </w:r>
            </w:ins>
            <w:del w:id="923" w:author="Joycell Sundararaj - Chaucer" w:date="2026-09-30T13:16:00Z" w16du:dateUtc="2026-09-30T12:16:00Z">
              <w:r w:rsidR="00505EBC" w:rsidRPr="00505EBC" w:rsidDel="00C91042">
                <w:rPr>
                  <w:rFonts w:asciiTheme="minorHAnsi" w:hAnsiTheme="minorHAnsi"/>
                  <w:sz w:val="20"/>
                  <w:szCs w:val="20"/>
                </w:rPr>
                <w:delText>Standard v2</w:delText>
              </w:r>
            </w:del>
          </w:p>
        </w:tc>
        <w:tc>
          <w:tcPr>
            <w:tcW w:w="1728" w:type="dxa"/>
          </w:tcPr>
          <w:p w14:paraId="062AF493"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38F55AFC" w14:textId="5F1A7A16" w:rsidR="00505EBC" w:rsidRPr="00505EBC" w:rsidRDefault="009310DA">
            <w:pPr>
              <w:rPr>
                <w:rFonts w:asciiTheme="minorHAnsi" w:hAnsiTheme="minorHAnsi"/>
                <w:sz w:val="20"/>
                <w:szCs w:val="20"/>
              </w:rPr>
            </w:pPr>
            <w:r w:rsidRPr="00505EBC">
              <w:rPr>
                <w:rFonts w:asciiTheme="minorHAnsi" w:hAnsiTheme="minorHAnsi"/>
                <w:sz w:val="20"/>
                <w:szCs w:val="20"/>
              </w:rPr>
              <w:t>N/A</w:t>
            </w:r>
            <w:r w:rsidRPr="00505EBC">
              <w:rPr>
                <w:rFonts w:asciiTheme="minorHAnsi" w:hAnsiTheme="minorHAnsi"/>
                <w:sz w:val="20"/>
                <w:szCs w:val="20"/>
              </w:rPr>
              <w:br/>
              <w:t>(Build / Unit Test)</w:t>
            </w:r>
          </w:p>
        </w:tc>
        <w:tc>
          <w:tcPr>
            <w:tcW w:w="3312" w:type="dxa"/>
          </w:tcPr>
          <w:p w14:paraId="37B03623" w14:textId="3E1D7CCE" w:rsidR="00505EBC" w:rsidRPr="00505EBC" w:rsidRDefault="00C91042">
            <w:pPr>
              <w:rPr>
                <w:rFonts w:asciiTheme="minorHAnsi" w:hAnsiTheme="minorHAnsi"/>
                <w:sz w:val="20"/>
                <w:szCs w:val="20"/>
              </w:rPr>
            </w:pPr>
            <w:r w:rsidRPr="00C91042">
              <w:rPr>
                <w:rFonts w:asciiTheme="minorHAnsi" w:hAnsiTheme="minorHAnsi"/>
                <w:sz w:val="20"/>
                <w:szCs w:val="20"/>
              </w:rPr>
              <w:t>Supports integration testing, environment validation and pre-UAT verification without Premium-tier licensing costs.</w:t>
            </w:r>
          </w:p>
        </w:tc>
      </w:tr>
      <w:tr w:rsidR="00505EBC" w14:paraId="10C39A72" w14:textId="77777777" w:rsidTr="00505EBC">
        <w:tc>
          <w:tcPr>
            <w:tcW w:w="1728" w:type="dxa"/>
          </w:tcPr>
          <w:p w14:paraId="390A9374" w14:textId="77777777" w:rsidR="00505EBC" w:rsidRPr="00505EBC" w:rsidRDefault="00505EBC">
            <w:pPr>
              <w:rPr>
                <w:rFonts w:asciiTheme="minorHAnsi" w:hAnsiTheme="minorHAnsi"/>
                <w:bCs/>
                <w:sz w:val="20"/>
                <w:szCs w:val="20"/>
              </w:rPr>
            </w:pPr>
            <w:r w:rsidRPr="00505EBC">
              <w:rPr>
                <w:rFonts w:asciiTheme="minorHAnsi" w:hAnsiTheme="minorHAnsi"/>
                <w:bCs/>
                <w:sz w:val="20"/>
                <w:szCs w:val="20"/>
              </w:rPr>
              <w:lastRenderedPageBreak/>
              <w:t>UAT</w:t>
            </w:r>
          </w:p>
        </w:tc>
        <w:tc>
          <w:tcPr>
            <w:tcW w:w="1872" w:type="dxa"/>
          </w:tcPr>
          <w:p w14:paraId="65C78C33"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
          <w:p w14:paraId="335A702C" w14:textId="77777777" w:rsidR="00505EBC" w:rsidRPr="00505EBC" w:rsidRDefault="00505EBC">
            <w:pPr>
              <w:rPr>
                <w:rFonts w:asciiTheme="minorHAnsi" w:hAnsiTheme="minorHAnsi"/>
                <w:sz w:val="20"/>
                <w:szCs w:val="20"/>
              </w:rPr>
            </w:pPr>
            <w:r w:rsidRPr="00505EBC">
              <w:rPr>
                <w:rFonts w:asciiTheme="minorHAnsi" w:hAnsiTheme="minorHAnsi"/>
                <w:sz w:val="20"/>
                <w:szCs w:val="20"/>
              </w:rPr>
              <w:t>1 Unit</w:t>
            </w:r>
          </w:p>
        </w:tc>
        <w:tc>
          <w:tcPr>
            <w:tcW w:w="2160" w:type="dxa"/>
          </w:tcPr>
          <w:p w14:paraId="2F8E1430"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p>
        </w:tc>
        <w:tc>
          <w:tcPr>
            <w:tcW w:w="3312" w:type="dxa"/>
          </w:tcPr>
          <w:p w14:paraId="78A944DC" w14:textId="21184CEC" w:rsidR="00505EBC" w:rsidRPr="00505EBC" w:rsidRDefault="00AF1347">
            <w:pPr>
              <w:rPr>
                <w:rFonts w:asciiTheme="minorHAnsi" w:hAnsiTheme="minorHAnsi"/>
                <w:sz w:val="20"/>
                <w:szCs w:val="20"/>
              </w:rPr>
            </w:pPr>
            <w:r w:rsidRPr="00AF1347">
              <w:rPr>
                <w:rFonts w:asciiTheme="minorHAnsi" w:hAnsiTheme="minorHAnsi"/>
                <w:sz w:val="20"/>
                <w:szCs w:val="20"/>
              </w:rPr>
              <w:t>Production-aligned environment supporting VNet Injection, private connectivity and enterprise networking validation prior to business sign-off.</w:t>
            </w:r>
          </w:p>
        </w:tc>
      </w:tr>
      <w:tr w:rsidR="00505EBC" w14:paraId="08ADF5D4" w14:textId="77777777" w:rsidTr="00D33AB8">
        <w:tblPrEx>
          <w:tblW w:w="0" w:type="auto"/>
          <w:tblPrExChange w:id="924" w:author="Joycell Sundararaj - Chaucer" w:date="2026-09-30T13:18:00Z" w16du:dateUtc="2026-09-30T12:18:00Z">
            <w:tblPrEx>
              <w:tblW w:w="0" w:type="auto"/>
            </w:tblPrEx>
          </w:tblPrExChange>
        </w:tblPrEx>
        <w:trPr>
          <w:trHeight w:val="416"/>
          <w:trPrChange w:id="925" w:author="Joycell Sundararaj - Chaucer" w:date="2026-09-30T13:18:00Z" w16du:dateUtc="2026-09-30T12:18:00Z">
            <w:trPr>
              <w:trHeight w:val="416"/>
            </w:trPr>
          </w:trPrChange>
        </w:trPr>
        <w:tc>
          <w:tcPr>
            <w:tcW w:w="1728" w:type="dxa"/>
            <w:tcPrChange w:id="926" w:author="Joycell Sundararaj - Chaucer" w:date="2026-09-30T13:18:00Z" w16du:dateUtc="2026-09-30T12:18:00Z">
              <w:tcPr>
                <w:tcW w:w="1728" w:type="dxa"/>
              </w:tcPr>
            </w:tcPrChange>
          </w:tcPr>
          <w:p w14:paraId="3B08B7E5" w14:textId="120E3A5D" w:rsidR="00505EBC" w:rsidRPr="00505EBC" w:rsidRDefault="00505EBC">
            <w:pPr>
              <w:rPr>
                <w:rFonts w:asciiTheme="minorHAnsi" w:hAnsiTheme="minorHAnsi"/>
                <w:bCs/>
                <w:sz w:val="20"/>
                <w:szCs w:val="20"/>
              </w:rPr>
            </w:pPr>
            <w:r w:rsidRPr="00505EBC">
              <w:rPr>
                <w:rFonts w:asciiTheme="minorHAnsi" w:hAnsiTheme="minorHAnsi"/>
                <w:bCs/>
                <w:sz w:val="20"/>
                <w:szCs w:val="20"/>
              </w:rPr>
              <w:t>Production</w:t>
            </w:r>
            <w:r w:rsidRPr="00505EBC">
              <w:rPr>
                <w:rFonts w:asciiTheme="minorHAnsi" w:hAnsiTheme="minorHAnsi"/>
                <w:bCs/>
                <w:sz w:val="20"/>
                <w:szCs w:val="20"/>
              </w:rPr>
              <w:br/>
            </w:r>
          </w:p>
        </w:tc>
        <w:tc>
          <w:tcPr>
            <w:tcW w:w="1872" w:type="dxa"/>
            <w:tcPrChange w:id="927" w:author="Joycell Sundararaj - Chaucer" w:date="2026-09-30T13:18:00Z" w16du:dateUtc="2026-09-30T12:18:00Z">
              <w:tcPr>
                <w:tcW w:w="1872" w:type="dxa"/>
              </w:tcPr>
            </w:tcPrChange>
          </w:tcPr>
          <w:p w14:paraId="588393AC" w14:textId="77777777" w:rsidR="00505EBC" w:rsidRPr="00505EBC" w:rsidRDefault="00505EBC">
            <w:pPr>
              <w:rPr>
                <w:rFonts w:asciiTheme="minorHAnsi" w:hAnsiTheme="minorHAnsi"/>
                <w:sz w:val="20"/>
                <w:szCs w:val="20"/>
              </w:rPr>
            </w:pPr>
            <w:r w:rsidRPr="00505EBC">
              <w:rPr>
                <w:rFonts w:asciiTheme="minorHAnsi" w:hAnsiTheme="minorHAnsi"/>
                <w:sz w:val="20"/>
                <w:szCs w:val="20"/>
              </w:rPr>
              <w:t>Premium v2</w:t>
            </w:r>
          </w:p>
        </w:tc>
        <w:tc>
          <w:tcPr>
            <w:tcW w:w="1728" w:type="dxa"/>
            <w:tcPrChange w:id="928" w:author="Joycell Sundararaj - Chaucer" w:date="2026-09-30T13:18:00Z" w16du:dateUtc="2026-09-30T12:18:00Z">
              <w:tcPr>
                <w:tcW w:w="1728" w:type="dxa"/>
              </w:tcPr>
            </w:tcPrChange>
          </w:tcPr>
          <w:p w14:paraId="4AC51243" w14:textId="170EA271" w:rsidR="00505EBC" w:rsidRPr="00505EBC" w:rsidRDefault="001E3EA3">
            <w:pPr>
              <w:rPr>
                <w:rFonts w:asciiTheme="minorHAnsi" w:hAnsiTheme="minorHAnsi"/>
                <w:sz w:val="20"/>
                <w:szCs w:val="20"/>
              </w:rPr>
            </w:pPr>
            <w:r>
              <w:rPr>
                <w:rFonts w:asciiTheme="minorHAnsi" w:hAnsiTheme="minorHAnsi"/>
                <w:sz w:val="20"/>
                <w:szCs w:val="20"/>
              </w:rPr>
              <w:t>2</w:t>
            </w:r>
            <w:r w:rsidR="00505EBC" w:rsidRPr="00505EBC">
              <w:rPr>
                <w:rFonts w:asciiTheme="minorHAnsi" w:hAnsiTheme="minorHAnsi"/>
                <w:sz w:val="20"/>
                <w:szCs w:val="20"/>
              </w:rPr>
              <w:t xml:space="preserve"> Unit</w:t>
            </w:r>
            <w:r w:rsidR="00505EBC" w:rsidRPr="00505EBC">
              <w:rPr>
                <w:rFonts w:asciiTheme="minorHAnsi" w:hAnsiTheme="minorHAnsi"/>
                <w:sz w:val="20"/>
                <w:szCs w:val="20"/>
              </w:rPr>
              <w:br/>
            </w:r>
          </w:p>
        </w:tc>
        <w:tc>
          <w:tcPr>
            <w:tcW w:w="2160" w:type="dxa"/>
            <w:tcPrChange w:id="929" w:author="Joycell Sundararaj - Chaucer" w:date="2026-09-30T13:18:00Z" w16du:dateUtc="2026-09-30T12:18:00Z">
              <w:tcPr>
                <w:tcW w:w="2160" w:type="dxa"/>
              </w:tcPr>
            </w:tcPrChange>
          </w:tcPr>
          <w:p w14:paraId="055A79F2" w14:textId="77777777" w:rsidR="00505EBC" w:rsidRPr="00505EBC" w:rsidRDefault="00505EBC">
            <w:pPr>
              <w:rPr>
                <w:rFonts w:asciiTheme="minorHAnsi" w:hAnsiTheme="minorHAnsi"/>
                <w:sz w:val="20"/>
                <w:szCs w:val="20"/>
              </w:rPr>
            </w:pPr>
            <w:r w:rsidRPr="00505EBC">
              <w:rPr>
                <w:rFonts w:asciiTheme="minorHAnsi" w:hAnsiTheme="minorHAnsi"/>
                <w:sz w:val="20"/>
                <w:szCs w:val="20"/>
              </w:rPr>
              <w:t>~1,000 req/sec</w:t>
            </w:r>
            <w:r w:rsidRPr="00505EBC">
              <w:rPr>
                <w:rFonts w:asciiTheme="minorHAnsi" w:hAnsiTheme="minorHAnsi"/>
                <w:sz w:val="20"/>
                <w:szCs w:val="20"/>
              </w:rPr>
              <w:br/>
              <w:t>per unit</w:t>
            </w:r>
          </w:p>
        </w:tc>
        <w:tc>
          <w:tcPr>
            <w:tcW w:w="3312" w:type="dxa"/>
            <w:tcPrChange w:id="930" w:author="Joycell Sundararaj - Chaucer" w:date="2026-09-30T13:18:00Z" w16du:dateUtc="2026-09-30T12:18:00Z">
              <w:tcPr>
                <w:tcW w:w="3312" w:type="dxa"/>
              </w:tcPr>
            </w:tcPrChange>
          </w:tcPr>
          <w:p w14:paraId="7B04F813" w14:textId="4AC60858" w:rsidR="00505EBC" w:rsidRPr="00505EBC" w:rsidRDefault="00D33AB8">
            <w:pPr>
              <w:rPr>
                <w:rFonts w:asciiTheme="minorHAnsi" w:hAnsiTheme="minorHAnsi"/>
                <w:sz w:val="20"/>
                <w:szCs w:val="20"/>
              </w:rPr>
            </w:pPr>
            <w:r w:rsidRPr="00D33AB8">
              <w:rPr>
                <w:rFonts w:asciiTheme="minorHAnsi" w:hAnsiTheme="minorHAnsi"/>
                <w:sz w:val="20"/>
                <w:szCs w:val="20"/>
              </w:rPr>
              <w:t>Recommended Silver-tier production baseline. Deployed across Availability Zones for high availability and scaled based on observed demand, operational metrics and service-level objectives.</w:t>
            </w:r>
          </w:p>
        </w:tc>
      </w:tr>
    </w:tbl>
    <w:p w14:paraId="19EC6D24" w14:textId="77777777" w:rsidR="002D25EA" w:rsidRPr="004D5371" w:rsidRDefault="002D25EA" w:rsidP="002D25EA">
      <w:pPr>
        <w:spacing w:after="60"/>
        <w:rPr>
          <w:sz w:val="20"/>
          <w:szCs w:val="20"/>
        </w:rPr>
      </w:pPr>
    </w:p>
    <w:p w14:paraId="40D487BA" w14:textId="77777777" w:rsidR="003278C8" w:rsidRDefault="003278C8" w:rsidP="003278C8">
      <w:pPr>
        <w:pStyle w:val="Heading1"/>
      </w:pPr>
      <w:bookmarkStart w:id="931" w:name="_Toc241523881"/>
      <w:commentRangeStart w:id="932"/>
      <w:r>
        <w:t>Operating Model</w:t>
      </w:r>
      <w:bookmarkEnd w:id="931"/>
    </w:p>
    <w:p w14:paraId="5B71158F" w14:textId="60782C9B" w:rsidR="00DB05C6" w:rsidRDefault="00DB05C6">
      <w:pPr>
        <w:spacing w:after="140"/>
        <w:rPr>
          <w:sz w:val="20"/>
          <w:szCs w:val="20"/>
        </w:rPr>
      </w:pPr>
      <w:r>
        <w:rPr>
          <w:sz w:val="20"/>
          <w:szCs w:val="20"/>
        </w:rPr>
        <w:t>This section details live platform operations: incident response, release management, capacity planning, and cost governance. It builds directly on the ownership model (</w:t>
      </w:r>
      <w:hyperlink w:anchor="_Toc241399563" w:history="1">
        <w:r>
          <w:rPr>
            <w:color w:val="0000FF"/>
            <w:u w:val="single"/>
          </w:rPr>
          <w:t>Section 10.2</w:t>
        </w:r>
      </w:hyperlink>
      <w:r>
        <w:rPr>
          <w:sz w:val="20"/>
          <w:szCs w:val="20"/>
        </w:rPr>
        <w:t>), monitoring framework (</w:t>
      </w:r>
      <w:hyperlink w:anchor="_Toc241399565" w:history="1">
        <w:r>
          <w:rPr>
            <w:color w:val="0000FF"/>
            <w:u w:val="single"/>
          </w:rPr>
          <w:t>Section 12</w:t>
        </w:r>
      </w:hyperlink>
      <w:r>
        <w:rPr>
          <w:sz w:val="20"/>
          <w:szCs w:val="20"/>
        </w:rPr>
        <w:t>), and release pipelines (</w:t>
      </w:r>
      <w:hyperlink w:anchor="_Toc241399566" w:history="1">
        <w:r>
          <w:rPr>
            <w:color w:val="0000FF"/>
            <w:u w:val="single"/>
          </w:rPr>
          <w:t>Section 13</w:t>
        </w:r>
      </w:hyperlink>
      <w:r>
        <w:rPr>
          <w:sz w:val="20"/>
          <w:szCs w:val="20"/>
        </w:rPr>
        <w:t>)</w:t>
      </w:r>
    </w:p>
    <w:p w14:paraId="22AA4882" w14:textId="77777777" w:rsidR="00C43C82" w:rsidRDefault="00666465">
      <w:pPr>
        <w:pStyle w:val="Heading2"/>
        <w:rPr>
          <w:rFonts w:asciiTheme="minorHAnsi" w:hAnsiTheme="minorHAnsi"/>
          <w:b w:val="0"/>
          <w:bCs w:val="0"/>
          <w:color w:val="1E2761"/>
          <w:sz w:val="24"/>
          <w:szCs w:val="24"/>
          <w:lang w:eastAsia="en-US"/>
        </w:rPr>
      </w:pPr>
      <w:bookmarkStart w:id="933" w:name="_Toc9101"/>
      <w:bookmarkStart w:id="934" w:name="_Toc241523882"/>
      <w:r>
        <w:rPr>
          <w:rFonts w:asciiTheme="minorHAnsi" w:hAnsiTheme="minorHAnsi"/>
          <w:b w:val="0"/>
          <w:bCs w:val="0"/>
          <w:color w:val="1E2761"/>
          <w:sz w:val="24"/>
          <w:szCs w:val="24"/>
          <w:lang w:eastAsia="en-US"/>
        </w:rPr>
        <w:t>Operational ownership and support tiers</w:t>
      </w:r>
      <w:bookmarkEnd w:id="933"/>
      <w:bookmarkEnd w:id="934"/>
    </w:p>
    <w:p w14:paraId="0E041B33" w14:textId="77777777" w:rsidR="00D523EA" w:rsidRDefault="00C66200" w:rsidP="00C66200">
      <w:pPr>
        <w:spacing w:before="120" w:after="60"/>
        <w:rPr>
          <w:ins w:id="935" w:author="Joycell Sundararaj - Chaucer" w:date="2026-09-30T15:19:00Z" w16du:dateUtc="2026-09-30T14:19:00Z"/>
          <w:sz w:val="20"/>
          <w:szCs w:val="20"/>
        </w:rPr>
      </w:pPr>
      <w:r w:rsidRPr="00C66200">
        <w:rPr>
          <w:sz w:val="20"/>
          <w:szCs w:val="20"/>
        </w:rPr>
        <w:t>Ownership follows Chaucer's operating model. The Integration Team owns the APIM platform configuration, including APIs, products, subscriptions, policies and governance controls. The Platform Team owns the underlying infrastructure and networking, while DevSecOps owns deployment pipelines and automation. Network, Identity, Security and Compliance teams continue to own their respective controls and standards across the platform.</w:t>
      </w:r>
      <w:ins w:id="936" w:author="Joycell Sundararaj - Chaucer" w:date="2026-09-30T15:19:00Z" w16du:dateUtc="2026-09-30T14:19:00Z">
        <w:r w:rsidR="00D523EA">
          <w:rPr>
            <w:sz w:val="20"/>
            <w:szCs w:val="20"/>
          </w:rPr>
          <w:t xml:space="preserve"> </w:t>
        </w:r>
      </w:ins>
    </w:p>
    <w:p w14:paraId="7529796C" w14:textId="71741986" w:rsidR="00C43C82" w:rsidRDefault="00D523EA">
      <w:pPr>
        <w:spacing w:before="120" w:after="60"/>
        <w:pPrChange w:id="937" w:author="Joycell Sundararaj - Chaucer" w:date="2026-09-30T15:19:00Z" w16du:dateUtc="2026-09-30T14:19:00Z">
          <w:pPr>
            <w:spacing w:before="120" w:after="60"/>
            <w:jc w:val="center"/>
          </w:pPr>
        </w:pPrChange>
      </w:pPr>
      <w:r>
        <w:rPr>
          <w:sz w:val="20"/>
          <w:szCs w:val="20"/>
        </w:rPr>
        <w:t>The diagram below</w:t>
      </w:r>
      <w:r w:rsidR="00C66200" w:rsidRPr="00C66200">
        <w:rPr>
          <w:sz w:val="20"/>
          <w:szCs w:val="20"/>
        </w:rPr>
        <w:t xml:space="preserve"> illustrates the operational support and escalation model, including standard service support paths and direct escalation routes for security-related events.</w:t>
      </w:r>
      <w:r w:rsidR="00666465">
        <w:rPr>
          <w:noProof/>
        </w:rPr>
        <w:drawing>
          <wp:inline distT="0" distB="0" distL="0" distR="0" wp14:anchorId="571CB6EA" wp14:editId="03A21BF5">
            <wp:extent cx="5486400" cy="2779776"/>
            <wp:effectExtent l="0" t="0" r="0" b="0"/>
            <wp:docPr id="9902" name="Operating Model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Operating Model At A Glance"/>
                    <pic:cNvPicPr>
                      <a:picLocks noChangeAspect="1" noChangeArrowheads="1"/>
                    </pic:cNvPicPr>
                  </pic:nvPicPr>
                  <pic:blipFill>
                    <a:blip r:embed="rId64"/>
                    <a:srcRect/>
                    <a:stretch>
                      <a:fillRect/>
                    </a:stretch>
                  </pic:blipFill>
                  <pic:spPr bwMode="auto">
                    <a:xfrm>
                      <a:off x="0" y="0"/>
                      <a:ext cx="5486400" cy="2779776"/>
                    </a:xfrm>
                    <a:prstGeom prst="rect">
                      <a:avLst/>
                    </a:prstGeom>
                  </pic:spPr>
                </pic:pic>
              </a:graphicData>
            </a:graphic>
          </wp:inline>
        </w:drawing>
      </w:r>
    </w:p>
    <w:p w14:paraId="53241992" w14:textId="77777777" w:rsidR="00C43C82" w:rsidRDefault="00666465">
      <w:pPr>
        <w:spacing w:after="180"/>
        <w:jc w:val="center"/>
      </w:pPr>
      <w:bookmarkStart w:id="938" w:name="_Figure_33a"/>
      <w:r>
        <w:rPr>
          <w:i/>
          <w:iCs/>
          <w:color w:val="666666"/>
          <w:sz w:val="18"/>
          <w:szCs w:val="18"/>
        </w:rPr>
        <w:t>Figure 33a: Operating model at a glance, the support tiers and escalation path from an incident to closure</w:t>
      </w:r>
      <w:bookmarkEnd w:id="938"/>
    </w:p>
    <w:tbl>
      <w:tblPr>
        <w:tblStyle w:val="TableGrid"/>
        <w:tblW w:w="0" w:type="auto"/>
        <w:tblLook w:val="04A0" w:firstRow="1" w:lastRow="0" w:firstColumn="1" w:lastColumn="0" w:noHBand="0" w:noVBand="1"/>
      </w:tblPr>
      <w:tblGrid>
        <w:gridCol w:w="2212"/>
        <w:gridCol w:w="3824"/>
        <w:gridCol w:w="2980"/>
      </w:tblGrid>
      <w:tr w:rsidR="00DB05C6" w14:paraId="5CDF886A" w14:textId="77777777" w:rsidTr="00DB05C6">
        <w:tc>
          <w:tcPr>
            <w:tcW w:w="2592" w:type="dxa"/>
            <w:tcBorders>
              <w:bottom w:val="single" w:sz="12" w:space="0" w:color="1A2B56" w:themeColor="accent1"/>
            </w:tcBorders>
            <w:shd w:val="clear" w:color="auto" w:fill="C1CDEC" w:themeFill="accent1" w:themeFillTint="33"/>
          </w:tcPr>
          <w:p w14:paraId="5FAE53BE"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Support Tier</w:t>
            </w:r>
          </w:p>
        </w:tc>
        <w:tc>
          <w:tcPr>
            <w:tcW w:w="4608" w:type="dxa"/>
            <w:tcBorders>
              <w:bottom w:val="single" w:sz="12" w:space="0" w:color="1A2B56" w:themeColor="accent1"/>
            </w:tcBorders>
            <w:shd w:val="clear" w:color="auto" w:fill="C1CDEC" w:themeFill="accent1" w:themeFillTint="33"/>
          </w:tcPr>
          <w:p w14:paraId="3DCF88EC"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Scope of Ownership &amp; Operational Responsibility</w:t>
            </w:r>
          </w:p>
        </w:tc>
        <w:tc>
          <w:tcPr>
            <w:tcW w:w="3600" w:type="dxa"/>
            <w:tcBorders>
              <w:bottom w:val="single" w:sz="12" w:space="0" w:color="1A2B56" w:themeColor="accent1"/>
            </w:tcBorders>
            <w:shd w:val="clear" w:color="auto" w:fill="C1CDEC" w:themeFill="accent1" w:themeFillTint="33"/>
          </w:tcPr>
          <w:p w14:paraId="5DC4AAF6" w14:textId="77777777" w:rsidR="00DB05C6" w:rsidRPr="00DB05C6" w:rsidRDefault="00DB05C6">
            <w:pPr>
              <w:rPr>
                <w:rFonts w:asciiTheme="minorHAnsi" w:hAnsiTheme="minorHAnsi"/>
                <w:color w:val="000000" w:themeColor="text1"/>
                <w:sz w:val="20"/>
                <w:szCs w:val="20"/>
              </w:rPr>
            </w:pPr>
            <w:r w:rsidRPr="00DB05C6">
              <w:rPr>
                <w:rFonts w:asciiTheme="minorHAnsi" w:hAnsiTheme="minorHAnsi"/>
                <w:b/>
                <w:color w:val="000000" w:themeColor="text1"/>
                <w:sz w:val="20"/>
                <w:szCs w:val="20"/>
              </w:rPr>
              <w:t>Escalation Path &amp; Target</w:t>
            </w:r>
          </w:p>
        </w:tc>
      </w:tr>
      <w:tr w:rsidR="00DB05C6" w14:paraId="57355DDF" w14:textId="77777777" w:rsidTr="00DB05C6">
        <w:tc>
          <w:tcPr>
            <w:tcW w:w="2592" w:type="dxa"/>
            <w:tcBorders>
              <w:top w:val="single" w:sz="12" w:space="0" w:color="1A2B56" w:themeColor="accent1"/>
            </w:tcBorders>
          </w:tcPr>
          <w:p w14:paraId="06813DAD"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1</w:t>
            </w:r>
            <w:r w:rsidRPr="00E23870">
              <w:rPr>
                <w:rFonts w:asciiTheme="minorHAnsi" w:hAnsiTheme="minorHAnsi"/>
                <w:bCs/>
                <w:sz w:val="20"/>
                <w:szCs w:val="20"/>
              </w:rPr>
              <w:br/>
              <w:t>(Service Desk)</w:t>
            </w:r>
          </w:p>
        </w:tc>
        <w:tc>
          <w:tcPr>
            <w:tcW w:w="4608" w:type="dxa"/>
            <w:tcBorders>
              <w:top w:val="single" w:sz="12" w:space="0" w:color="1A2B56" w:themeColor="accent1"/>
            </w:tcBorders>
          </w:tcPr>
          <w:p w14:paraId="2727D04B" w14:textId="77777777" w:rsidR="00DB05C6" w:rsidRPr="00DB05C6" w:rsidRDefault="00DB05C6">
            <w:pPr>
              <w:rPr>
                <w:rFonts w:asciiTheme="minorHAnsi" w:hAnsiTheme="minorHAnsi"/>
                <w:sz w:val="20"/>
                <w:szCs w:val="20"/>
              </w:rPr>
            </w:pPr>
            <w:r>
              <w:rPr>
                <w:rFonts w:asciiTheme="minorHAnsi" w:hAnsiTheme="minorHAnsi"/>
                <w:sz w:val="20"/>
                <w:szCs w:val="20"/>
              </w:rPr>
              <w:t>First Response &amp; Triage. Ingests alerts, performs initial triage using the API Correlation ID (</w:t>
            </w:r>
            <w:hyperlink w:anchor="_Toc241399565" w:history="1">
              <w:r>
                <w:rPr>
                  <w:color w:val="0000FF"/>
                  <w:u w:val="single"/>
                </w:rPr>
                <w:t>Section 12</w:t>
              </w:r>
            </w:hyperlink>
            <w:r>
              <w:rPr>
                <w:rFonts w:asciiTheme="minorHAnsi" w:hAnsiTheme="minorHAnsi"/>
                <w:sz w:val="20"/>
                <w:szCs w:val="20"/>
              </w:rPr>
              <w:t>), and performs known-error matching.</w:t>
            </w:r>
          </w:p>
        </w:tc>
        <w:tc>
          <w:tcPr>
            <w:tcW w:w="3600" w:type="dxa"/>
            <w:tcBorders>
              <w:top w:val="single" w:sz="12" w:space="0" w:color="1A2B56" w:themeColor="accent1"/>
            </w:tcBorders>
          </w:tcPr>
          <w:p w14:paraId="3D6E9ACC" w14:textId="77777777" w:rsidR="00DB05C6" w:rsidRPr="00DB05C6" w:rsidRDefault="00DB05C6">
            <w:pPr>
              <w:rPr>
                <w:rFonts w:asciiTheme="minorHAnsi" w:hAnsiTheme="minorHAnsi"/>
                <w:sz w:val="20"/>
                <w:szCs w:val="20"/>
              </w:rPr>
            </w:pPr>
            <w:r w:rsidRPr="00DB05C6">
              <w:rPr>
                <w:rFonts w:asciiTheme="minorHAnsi" w:hAnsiTheme="minorHAnsi"/>
                <w:sz w:val="20"/>
                <w:szCs w:val="20"/>
              </w:rPr>
              <w:t>Escalates to Tier 2 (Platform Team) for unresolved issues or platform-level errors.</w:t>
            </w:r>
          </w:p>
        </w:tc>
      </w:tr>
      <w:tr w:rsidR="00DB05C6" w14:paraId="44F1EFB7" w14:textId="77777777" w:rsidTr="00DB05C6">
        <w:tc>
          <w:tcPr>
            <w:tcW w:w="2592" w:type="dxa"/>
          </w:tcPr>
          <w:p w14:paraId="355F2514"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lastRenderedPageBreak/>
              <w:t>Tier 2</w:t>
            </w:r>
            <w:r w:rsidRPr="00E23870">
              <w:rPr>
                <w:rFonts w:asciiTheme="minorHAnsi" w:hAnsiTheme="minorHAnsi"/>
                <w:bCs/>
                <w:sz w:val="20"/>
                <w:szCs w:val="20"/>
              </w:rPr>
              <w:br/>
              <w:t>(Platform Team)</w:t>
            </w:r>
          </w:p>
        </w:tc>
        <w:tc>
          <w:tcPr>
            <w:tcW w:w="4608" w:type="dxa"/>
          </w:tcPr>
          <w:p w14:paraId="1E1E4DC7" w14:textId="77777777" w:rsidR="00DB05C6" w:rsidRPr="00DB05C6" w:rsidRDefault="00DB05C6">
            <w:pPr>
              <w:rPr>
                <w:rFonts w:asciiTheme="minorHAnsi" w:hAnsiTheme="minorHAnsi"/>
                <w:sz w:val="20"/>
                <w:szCs w:val="20"/>
              </w:rPr>
            </w:pPr>
            <w:r w:rsidRPr="00DB05C6">
              <w:rPr>
                <w:rFonts w:asciiTheme="minorHAnsi" w:hAnsiTheme="minorHAnsi"/>
                <w:sz w:val="20"/>
                <w:szCs w:val="20"/>
              </w:rPr>
              <w:t>APIM Platform Infrastructure. Owns the core gateway, global policies, shared infrastructure, workspace provisioning, and network routing configurations.</w:t>
            </w:r>
          </w:p>
        </w:tc>
        <w:tc>
          <w:tcPr>
            <w:tcW w:w="3600" w:type="dxa"/>
          </w:tcPr>
          <w:p w14:paraId="0B9A9926" w14:textId="77777777" w:rsidR="00DB05C6" w:rsidRPr="00DB05C6" w:rsidRDefault="00DB05C6">
            <w:pPr>
              <w:rPr>
                <w:rFonts w:asciiTheme="minorHAnsi" w:hAnsiTheme="minorHAnsi"/>
                <w:sz w:val="20"/>
                <w:szCs w:val="20"/>
              </w:rPr>
            </w:pPr>
            <w:r w:rsidRPr="00DB05C6">
              <w:rPr>
                <w:rFonts w:asciiTheme="minorHAnsi" w:hAnsiTheme="minorHAnsi"/>
                <w:sz w:val="20"/>
                <w:szCs w:val="20"/>
              </w:rPr>
              <w:t>Escalates to Tier 3 (Domain Team) for application logic issues, or Microsoft Support for Azure platform outages.</w:t>
            </w:r>
          </w:p>
        </w:tc>
      </w:tr>
      <w:tr w:rsidR="00DB05C6" w14:paraId="4BFDFC73" w14:textId="77777777" w:rsidTr="00DB05C6">
        <w:tc>
          <w:tcPr>
            <w:tcW w:w="2592" w:type="dxa"/>
          </w:tcPr>
          <w:p w14:paraId="10862011"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(Domain Team)</w:t>
            </w:r>
          </w:p>
        </w:tc>
        <w:tc>
          <w:tcPr>
            <w:tcW w:w="4608" w:type="dxa"/>
          </w:tcPr>
          <w:p w14:paraId="0488E4D3" w14:textId="77777777" w:rsidR="00DB05C6" w:rsidRPr="00DB05C6" w:rsidRDefault="00DB05C6">
            <w:pPr>
              <w:rPr>
                <w:rFonts w:asciiTheme="minorHAnsi" w:hAnsiTheme="minorHAnsi"/>
                <w:sz w:val="20"/>
                <w:szCs w:val="20"/>
              </w:rPr>
            </w:pPr>
            <w:r w:rsidRPr="00DB05C6">
              <w:rPr>
                <w:rFonts w:asciiTheme="minorHAnsi" w:hAnsiTheme="minorHAnsi"/>
                <w:sz w:val="20"/>
                <w:szCs w:val="20"/>
              </w:rPr>
              <w:t>API Logic &amp; Backend Services. Owns backend microservices, domain-specific policies, API schemas, and data within their dedicated workspace.</w:t>
            </w:r>
          </w:p>
        </w:tc>
        <w:tc>
          <w:tcPr>
            <w:tcW w:w="3600" w:type="dxa"/>
          </w:tcPr>
          <w:p w14:paraId="12BF326B" w14:textId="77777777" w:rsidR="00DB05C6" w:rsidRPr="00DB05C6" w:rsidRDefault="00DB05C6">
            <w:pPr>
              <w:rPr>
                <w:rFonts w:asciiTheme="minorHAnsi" w:hAnsiTheme="minorHAnsi"/>
                <w:sz w:val="20"/>
                <w:szCs w:val="20"/>
              </w:rPr>
            </w:pPr>
            <w:r w:rsidRPr="00DB05C6">
              <w:rPr>
                <w:rFonts w:asciiTheme="minorHAnsi" w:hAnsiTheme="minorHAnsi"/>
                <w:sz w:val="20"/>
                <w:szCs w:val="20"/>
              </w:rPr>
              <w:t>Domain-owned internal resolution.</w:t>
            </w:r>
          </w:p>
        </w:tc>
      </w:tr>
      <w:tr w:rsidR="00DB05C6" w14:paraId="45435A36" w14:textId="77777777" w:rsidTr="00DB05C6">
        <w:tc>
          <w:tcPr>
            <w:tcW w:w="2592" w:type="dxa"/>
          </w:tcPr>
          <w:p w14:paraId="69CAAFDA"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Tier 3</w:t>
            </w:r>
            <w:r w:rsidRPr="00E23870">
              <w:rPr>
                <w:rFonts w:asciiTheme="minorHAnsi" w:hAnsiTheme="minorHAnsi"/>
                <w:bCs/>
                <w:sz w:val="20"/>
                <w:szCs w:val="20"/>
              </w:rPr>
              <w:br/>
              <w:t>(Microsoft Support)</w:t>
            </w:r>
          </w:p>
        </w:tc>
        <w:tc>
          <w:tcPr>
            <w:tcW w:w="4608" w:type="dxa"/>
          </w:tcPr>
          <w:p w14:paraId="1FC92380" w14:textId="77777777" w:rsidR="00DB05C6" w:rsidRPr="00DB05C6" w:rsidRDefault="00DB05C6">
            <w:pPr>
              <w:rPr>
                <w:rFonts w:asciiTheme="minorHAnsi" w:hAnsiTheme="minorHAnsi"/>
                <w:sz w:val="20"/>
                <w:szCs w:val="20"/>
              </w:rPr>
            </w:pPr>
            <w:r w:rsidRPr="00DB05C6">
              <w:rPr>
                <w:rFonts w:asciiTheme="minorHAnsi" w:hAnsiTheme="minorHAnsi"/>
                <w:sz w:val="20"/>
                <w:szCs w:val="20"/>
              </w:rPr>
              <w:t>Azure Platform &amp; Infrastructure. Handles platform-level outages, underlying hypervisor faults, or Microsoft-managed control plane failures.</w:t>
            </w:r>
          </w:p>
        </w:tc>
        <w:tc>
          <w:tcPr>
            <w:tcW w:w="3600" w:type="dxa"/>
          </w:tcPr>
          <w:p w14:paraId="0263AF29" w14:textId="77777777" w:rsidR="00DB05C6" w:rsidRPr="00DB05C6" w:rsidRDefault="00DB05C6">
            <w:pPr>
              <w:rPr>
                <w:rFonts w:asciiTheme="minorHAnsi" w:hAnsiTheme="minorHAnsi"/>
                <w:sz w:val="20"/>
                <w:szCs w:val="20"/>
              </w:rPr>
            </w:pPr>
            <w:r w:rsidRPr="00DB05C6">
              <w:rPr>
                <w:rFonts w:asciiTheme="minorHAnsi" w:hAnsiTheme="minorHAnsi"/>
                <w:sz w:val="20"/>
                <w:szCs w:val="20"/>
              </w:rPr>
              <w:t>Logged as a Premier / Unified Support ticket directly with Microsoft.</w:t>
            </w:r>
          </w:p>
        </w:tc>
      </w:tr>
      <w:tr w:rsidR="00DB05C6" w14:paraId="20828531" w14:textId="77777777" w:rsidTr="00DB05C6">
        <w:tc>
          <w:tcPr>
            <w:tcW w:w="2592" w:type="dxa"/>
          </w:tcPr>
          <w:p w14:paraId="43E8AACD" w14:textId="77777777" w:rsidR="00DB05C6" w:rsidRPr="00E23870" w:rsidRDefault="00DB05C6">
            <w:pPr>
              <w:rPr>
                <w:rFonts w:asciiTheme="minorHAnsi" w:hAnsiTheme="minorHAnsi"/>
                <w:bCs/>
                <w:sz w:val="20"/>
                <w:szCs w:val="20"/>
              </w:rPr>
            </w:pPr>
            <w:r w:rsidRPr="00E23870">
              <w:rPr>
                <w:rFonts w:asciiTheme="minorHAnsi" w:hAnsiTheme="minorHAnsi"/>
                <w:bCs/>
                <w:sz w:val="20"/>
                <w:szCs w:val="20"/>
              </w:rPr>
              <w:t>Security</w:t>
            </w:r>
            <w:r w:rsidRPr="00E23870">
              <w:rPr>
                <w:rFonts w:asciiTheme="minorHAnsi" w:hAnsiTheme="minorHAnsi"/>
                <w:bCs/>
                <w:sz w:val="20"/>
                <w:szCs w:val="20"/>
              </w:rPr>
              <w:br/>
              <w:t>(Direct Fast-Path)</w:t>
            </w:r>
          </w:p>
        </w:tc>
        <w:tc>
          <w:tcPr>
            <w:tcW w:w="4608" w:type="dxa"/>
          </w:tcPr>
          <w:p w14:paraId="4FED5B81" w14:textId="77777777" w:rsidR="00DB05C6" w:rsidRPr="00DB05C6" w:rsidRDefault="00DB05C6">
            <w:pPr>
              <w:rPr>
                <w:rFonts w:asciiTheme="minorHAnsi" w:hAnsiTheme="minorHAnsi"/>
                <w:sz w:val="20"/>
                <w:szCs w:val="20"/>
              </w:rPr>
            </w:pPr>
            <w:r w:rsidRPr="00DB05C6">
              <w:rPr>
                <w:rFonts w:asciiTheme="minorHAnsi" w:hAnsiTheme="minorHAnsi"/>
                <w:sz w:val="20"/>
                <w:szCs w:val="20"/>
              </w:rPr>
              <w:t>Threat &amp; Compliance Management. Direct escalation route for security-flagged events (e.g., active WAF attacks, credential leaks, or unauthorized access attempts), bypassing Tiers 1 and 2.</w:t>
            </w:r>
          </w:p>
        </w:tc>
        <w:tc>
          <w:tcPr>
            <w:tcW w:w="3600" w:type="dxa"/>
          </w:tcPr>
          <w:p w14:paraId="5FDC4651" w14:textId="77777777" w:rsidR="00DB05C6" w:rsidRPr="00DB05C6" w:rsidRDefault="00DB05C6">
            <w:pPr>
              <w:rPr>
                <w:rFonts w:asciiTheme="minorHAnsi" w:hAnsiTheme="minorHAnsi"/>
                <w:sz w:val="20"/>
                <w:szCs w:val="20"/>
              </w:rPr>
            </w:pPr>
            <w:r w:rsidRPr="00DB05C6">
              <w:rPr>
                <w:rFonts w:asciiTheme="minorHAnsi" w:hAnsiTheme="minorHAnsi"/>
                <w:sz w:val="20"/>
                <w:szCs w:val="20"/>
              </w:rPr>
              <w:t>Managed directly by the InfoSec / SOC Team.</w:t>
            </w:r>
          </w:p>
        </w:tc>
      </w:tr>
    </w:tbl>
    <w:p w14:paraId="00EF885F" w14:textId="77777777" w:rsidR="00C43C82" w:rsidRDefault="00C43C82">
      <w:pPr>
        <w:spacing w:after="140"/>
        <w:rPr>
          <w:sz w:val="20"/>
          <w:szCs w:val="20"/>
        </w:rPr>
      </w:pPr>
    </w:p>
    <w:p w14:paraId="004F639B" w14:textId="0D44FC84" w:rsidR="00C43C82" w:rsidRDefault="00666465">
      <w:pPr>
        <w:spacing w:after="140"/>
        <w:rPr>
          <w:sz w:val="20"/>
          <w:szCs w:val="20"/>
        </w:rPr>
      </w:pPr>
      <w:r>
        <w:rPr>
          <w:sz w:val="20"/>
          <w:szCs w:val="20"/>
        </w:rPr>
        <w:t xml:space="preserve">Named individuals for each tier are not yet </w:t>
      </w:r>
      <w:r w:rsidR="00E23870">
        <w:rPr>
          <w:sz w:val="20"/>
          <w:szCs w:val="20"/>
        </w:rPr>
        <w:t>assigned, this</w:t>
      </w:r>
      <w:r>
        <w:rPr>
          <w:sz w:val="20"/>
          <w:szCs w:val="20"/>
        </w:rPr>
        <w:t xml:space="preserve"> is the same open item as the RACI owners in A.13, and should be closed before go-live (see </w:t>
      </w:r>
      <w:hyperlink w:anchor="_Toc9105" w:history="1">
        <w:r w:rsidR="00C43C82">
          <w:rPr>
            <w:color w:val="0000FF"/>
            <w:u w:val="single"/>
          </w:rPr>
          <w:t>section 17.1</w:t>
        </w:r>
      </w:hyperlink>
      <w:r>
        <w:rPr>
          <w:sz w:val="20"/>
          <w:szCs w:val="20"/>
        </w:rPr>
        <w:t>).</w:t>
      </w:r>
    </w:p>
    <w:p w14:paraId="00ACE28B" w14:textId="77777777" w:rsidR="00C43C82" w:rsidRDefault="00666465">
      <w:pPr>
        <w:pStyle w:val="Heading2"/>
        <w:rPr>
          <w:rFonts w:asciiTheme="minorHAnsi" w:hAnsiTheme="minorHAnsi"/>
          <w:b w:val="0"/>
          <w:bCs w:val="0"/>
          <w:color w:val="1E2761"/>
          <w:sz w:val="24"/>
          <w:szCs w:val="24"/>
          <w:lang w:eastAsia="en-US"/>
        </w:rPr>
      </w:pPr>
      <w:bookmarkStart w:id="939" w:name="_Toc9102"/>
      <w:bookmarkStart w:id="940" w:name="_Toc241523883"/>
      <w:r>
        <w:rPr>
          <w:rFonts w:asciiTheme="minorHAnsi" w:hAnsiTheme="minorHAnsi"/>
          <w:b w:val="0"/>
          <w:bCs w:val="0"/>
          <w:color w:val="1E2761"/>
          <w:sz w:val="24"/>
          <w:szCs w:val="24"/>
          <w:lang w:eastAsia="en-US"/>
        </w:rPr>
        <w:t>Incident management</w:t>
      </w:r>
      <w:bookmarkEnd w:id="939"/>
      <w:bookmarkEnd w:id="940"/>
    </w:p>
    <w:p w14:paraId="037B9413" w14:textId="3607B46D" w:rsidR="00C43C82" w:rsidRDefault="00666465">
      <w:pPr>
        <w:spacing w:after="140"/>
        <w:rPr>
          <w:sz w:val="20"/>
          <w:szCs w:val="20"/>
        </w:rPr>
      </w:pPr>
      <w:r>
        <w:rPr>
          <w:sz w:val="20"/>
          <w:szCs w:val="20"/>
        </w:rPr>
        <w:t xml:space="preserve">Severity is set by impact and matched to the alert thresholds already defined in </w:t>
      </w:r>
      <w:hyperlink w:anchor="_Toc241399565" w:history="1">
        <w:r w:rsidR="00C43C82">
          <w:rPr>
            <w:color w:val="0000FF"/>
            <w:u w:val="single"/>
          </w:rPr>
          <w:t>section 12</w:t>
        </w:r>
      </w:hyperlink>
      <w:r w:rsidR="00E23870">
        <w:rPr>
          <w:sz w:val="20"/>
          <w:szCs w:val="20"/>
        </w:rPr>
        <w:t>. T</w:t>
      </w:r>
      <w:r>
        <w:rPr>
          <w:sz w:val="20"/>
          <w:szCs w:val="20"/>
        </w:rPr>
        <w:t>hese are proposed definitions to align with the Organization's ITSM standard, and final response and resolution targets are agreed with the Operations team, consistent with A.09.</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1700"/>
        <w:gridCol w:w="2800"/>
      </w:tblGrid>
      <w:tr w:rsidR="00C43C82" w14:paraId="4D762A4A"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EC5300" w14:textId="77777777" w:rsidR="00C43C82" w:rsidRDefault="00666465">
            <w:r>
              <w:rPr>
                <w:b/>
                <w:bCs/>
                <w:color w:val="000000" w:themeColor="text1"/>
                <w:sz w:val="20"/>
                <w:szCs w:val="20"/>
              </w:rPr>
              <w:t>Severity</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38EF64" w14:textId="77777777" w:rsidR="00C43C82" w:rsidRDefault="00666465">
            <w:r>
              <w:rPr>
                <w:b/>
                <w:bCs/>
                <w:color w:val="000000" w:themeColor="text1"/>
                <w:sz w:val="20"/>
                <w:szCs w:val="20"/>
              </w:rPr>
              <w:t>Example trigger</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44A3EC" w14:textId="77777777" w:rsidR="00C43C82" w:rsidRDefault="00666465">
            <w:r>
              <w:rPr>
                <w:b/>
                <w:bCs/>
                <w:color w:val="000000" w:themeColor="text1"/>
                <w:sz w:val="20"/>
                <w:szCs w:val="20"/>
              </w:rPr>
              <w:t>Target response</w:t>
            </w:r>
          </w:p>
        </w:tc>
        <w:tc>
          <w:tcPr>
            <w:tcW w:w="2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6517159" w14:textId="77777777" w:rsidR="00C43C82" w:rsidRDefault="00666465">
            <w:r>
              <w:rPr>
                <w:b/>
                <w:bCs/>
                <w:color w:val="000000" w:themeColor="text1"/>
                <w:sz w:val="20"/>
                <w:szCs w:val="20"/>
              </w:rPr>
              <w:t>Target resolution or mitigation</w:t>
            </w:r>
          </w:p>
        </w:tc>
      </w:tr>
      <w:tr w:rsidR="00C43C82" w14:paraId="63FD0A64" w14:textId="77777777">
        <w:tc>
          <w:tcPr>
            <w:tcW w:w="1600" w:type="dxa"/>
            <w:tcMar>
              <w:top w:w="70" w:type="dxa"/>
              <w:left w:w="100" w:type="dxa"/>
              <w:bottom w:w="70" w:type="dxa"/>
              <w:right w:w="100" w:type="dxa"/>
            </w:tcMar>
          </w:tcPr>
          <w:p w14:paraId="4941333F" w14:textId="77777777" w:rsidR="00C43C82" w:rsidRDefault="00666465">
            <w:r>
              <w:rPr>
                <w:sz w:val="20"/>
                <w:szCs w:val="20"/>
              </w:rPr>
              <w:t>Sev 1, Critical</w:t>
            </w:r>
          </w:p>
        </w:tc>
        <w:tc>
          <w:tcPr>
            <w:tcW w:w="3200" w:type="dxa"/>
            <w:tcMar>
              <w:top w:w="70" w:type="dxa"/>
              <w:left w:w="100" w:type="dxa"/>
              <w:bottom w:w="70" w:type="dxa"/>
              <w:right w:w="100" w:type="dxa"/>
            </w:tcMar>
          </w:tcPr>
          <w:p w14:paraId="6557D3F9" w14:textId="77777777" w:rsidR="00C43C82" w:rsidRDefault="00666465">
            <w:r>
              <w:rPr>
                <w:sz w:val="20"/>
                <w:szCs w:val="20"/>
              </w:rPr>
              <w:t>Regional outage, or 5xx errors above 1% platform-wide</w:t>
            </w:r>
          </w:p>
        </w:tc>
        <w:tc>
          <w:tcPr>
            <w:tcW w:w="1700" w:type="dxa"/>
            <w:tcMar>
              <w:top w:w="70" w:type="dxa"/>
              <w:left w:w="100" w:type="dxa"/>
              <w:bottom w:w="70" w:type="dxa"/>
              <w:right w:w="100" w:type="dxa"/>
            </w:tcMar>
          </w:tcPr>
          <w:p w14:paraId="756BDA5C" w14:textId="77777777" w:rsidR="00C43C82" w:rsidRDefault="00666465">
            <w:r>
              <w:rPr>
                <w:sz w:val="20"/>
                <w:szCs w:val="20"/>
              </w:rPr>
              <w:t>15 minutes</w:t>
            </w:r>
          </w:p>
        </w:tc>
        <w:tc>
          <w:tcPr>
            <w:tcW w:w="2800" w:type="dxa"/>
            <w:tcMar>
              <w:top w:w="70" w:type="dxa"/>
              <w:left w:w="100" w:type="dxa"/>
              <w:bottom w:w="70" w:type="dxa"/>
              <w:right w:w="100" w:type="dxa"/>
            </w:tcMar>
          </w:tcPr>
          <w:p w14:paraId="45A4F2A2" w14:textId="77777777" w:rsidR="00C43C82" w:rsidRDefault="00666465">
            <w:r>
              <w:rPr>
                <w:sz w:val="20"/>
                <w:szCs w:val="20"/>
              </w:rPr>
              <w:t>Automatic regional failover (</w:t>
            </w:r>
            <w:hyperlink w:anchor="_Toc241399567" w:history="1">
              <w:r w:rsidR="00C43C82">
                <w:rPr>
                  <w:color w:val="0000FF"/>
                  <w:u w:val="single"/>
                </w:rPr>
                <w:t>section 14</w:t>
              </w:r>
            </w:hyperlink>
            <w:r>
              <w:rPr>
                <w:sz w:val="20"/>
                <w:szCs w:val="20"/>
              </w:rPr>
              <w:t>, RTO under 30 minutes); manual escalation if it does not clear</w:t>
            </w:r>
          </w:p>
        </w:tc>
      </w:tr>
      <w:tr w:rsidR="00C43C82" w14:paraId="44743522" w14:textId="77777777">
        <w:tc>
          <w:tcPr>
            <w:tcW w:w="1600" w:type="dxa"/>
            <w:tcMar>
              <w:top w:w="70" w:type="dxa"/>
              <w:left w:w="100" w:type="dxa"/>
              <w:bottom w:w="70" w:type="dxa"/>
              <w:right w:w="100" w:type="dxa"/>
            </w:tcMar>
          </w:tcPr>
          <w:p w14:paraId="7D847A7D" w14:textId="77777777" w:rsidR="00C43C82" w:rsidRDefault="00666465">
            <w:r>
              <w:rPr>
                <w:sz w:val="20"/>
                <w:szCs w:val="20"/>
              </w:rPr>
              <w:t>Sev 2, High</w:t>
            </w:r>
          </w:p>
        </w:tc>
        <w:tc>
          <w:tcPr>
            <w:tcW w:w="3200" w:type="dxa"/>
            <w:tcMar>
              <w:top w:w="70" w:type="dxa"/>
              <w:left w:w="100" w:type="dxa"/>
              <w:bottom w:w="70" w:type="dxa"/>
              <w:right w:w="100" w:type="dxa"/>
            </w:tcMar>
          </w:tcPr>
          <w:p w14:paraId="5E5BF748" w14:textId="77777777" w:rsidR="00C43C82" w:rsidRDefault="00666465">
            <w:r>
              <w:rPr>
                <w:sz w:val="20"/>
                <w:szCs w:val="20"/>
              </w:rPr>
              <w:t>A single product degraded, or p95 latency sustained above 500ms</w:t>
            </w:r>
          </w:p>
        </w:tc>
        <w:tc>
          <w:tcPr>
            <w:tcW w:w="1700" w:type="dxa"/>
            <w:tcMar>
              <w:top w:w="70" w:type="dxa"/>
              <w:left w:w="100" w:type="dxa"/>
              <w:bottom w:w="70" w:type="dxa"/>
              <w:right w:w="100" w:type="dxa"/>
            </w:tcMar>
          </w:tcPr>
          <w:p w14:paraId="092A7853" w14:textId="77777777" w:rsidR="00C43C82" w:rsidRDefault="00666465">
            <w:r>
              <w:rPr>
                <w:sz w:val="20"/>
                <w:szCs w:val="20"/>
              </w:rPr>
              <w:t>1 hour</w:t>
            </w:r>
          </w:p>
        </w:tc>
        <w:tc>
          <w:tcPr>
            <w:tcW w:w="2800" w:type="dxa"/>
            <w:tcMar>
              <w:top w:w="70" w:type="dxa"/>
              <w:left w:w="100" w:type="dxa"/>
              <w:bottom w:w="70" w:type="dxa"/>
              <w:right w:w="100" w:type="dxa"/>
            </w:tcMar>
          </w:tcPr>
          <w:p w14:paraId="3D56C299" w14:textId="77777777" w:rsidR="00C43C82" w:rsidRDefault="00666465">
            <w:r>
              <w:rPr>
                <w:sz w:val="20"/>
                <w:szCs w:val="20"/>
              </w:rPr>
              <w:t>Same business day, through a standard or emergency change</w:t>
            </w:r>
          </w:p>
        </w:tc>
      </w:tr>
      <w:tr w:rsidR="00C43C82" w14:paraId="1EECF956" w14:textId="77777777">
        <w:tc>
          <w:tcPr>
            <w:tcW w:w="1600" w:type="dxa"/>
            <w:tcMar>
              <w:top w:w="70" w:type="dxa"/>
              <w:left w:w="100" w:type="dxa"/>
              <w:bottom w:w="70" w:type="dxa"/>
              <w:right w:w="100" w:type="dxa"/>
            </w:tcMar>
          </w:tcPr>
          <w:p w14:paraId="3927331E" w14:textId="77777777" w:rsidR="00C43C82" w:rsidRDefault="00666465">
            <w:r>
              <w:rPr>
                <w:sz w:val="20"/>
                <w:szCs w:val="20"/>
              </w:rPr>
              <w:t>Sev 3, Low</w:t>
            </w:r>
          </w:p>
        </w:tc>
        <w:tc>
          <w:tcPr>
            <w:tcW w:w="3200" w:type="dxa"/>
            <w:tcMar>
              <w:top w:w="70" w:type="dxa"/>
              <w:left w:w="100" w:type="dxa"/>
              <w:bottom w:w="70" w:type="dxa"/>
              <w:right w:w="100" w:type="dxa"/>
            </w:tcMar>
          </w:tcPr>
          <w:p w14:paraId="2FE0D09A" w14:textId="77777777" w:rsidR="00C43C82" w:rsidRDefault="00666465">
            <w:r>
              <w:rPr>
                <w:sz w:val="20"/>
                <w:szCs w:val="20"/>
              </w:rPr>
              <w:t>An isolated consumer issue, or a certificate nearing expiry</w:t>
            </w:r>
          </w:p>
        </w:tc>
        <w:tc>
          <w:tcPr>
            <w:tcW w:w="1700" w:type="dxa"/>
            <w:tcMar>
              <w:top w:w="70" w:type="dxa"/>
              <w:left w:w="100" w:type="dxa"/>
              <w:bottom w:w="70" w:type="dxa"/>
              <w:right w:w="100" w:type="dxa"/>
            </w:tcMar>
          </w:tcPr>
          <w:p w14:paraId="5EAF8174" w14:textId="77777777" w:rsidR="00C43C82" w:rsidRDefault="00666465">
            <w:r>
              <w:rPr>
                <w:sz w:val="20"/>
                <w:szCs w:val="20"/>
              </w:rPr>
              <w:t>Next business day</w:t>
            </w:r>
          </w:p>
        </w:tc>
        <w:tc>
          <w:tcPr>
            <w:tcW w:w="2800" w:type="dxa"/>
            <w:tcMar>
              <w:top w:w="70" w:type="dxa"/>
              <w:left w:w="100" w:type="dxa"/>
              <w:bottom w:w="70" w:type="dxa"/>
              <w:right w:w="100" w:type="dxa"/>
            </w:tcMar>
          </w:tcPr>
          <w:p w14:paraId="0E06335C" w14:textId="77777777" w:rsidR="00C43C82" w:rsidRDefault="00666465">
            <w:r>
              <w:rPr>
                <w:sz w:val="20"/>
                <w:szCs w:val="20"/>
              </w:rPr>
              <w:t>Resolved through the standard change and release cadence</w:t>
            </w:r>
          </w:p>
        </w:tc>
      </w:tr>
    </w:tbl>
    <w:p w14:paraId="04261277" w14:textId="77777777" w:rsidR="00C43C82" w:rsidRDefault="00C43C82">
      <w:pPr>
        <w:spacing w:after="140"/>
        <w:rPr>
          <w:sz w:val="20"/>
          <w:szCs w:val="20"/>
        </w:rPr>
      </w:pPr>
    </w:p>
    <w:p w14:paraId="439F17E0" w14:textId="77777777" w:rsidR="00C43C82" w:rsidRDefault="00666465">
      <w:pPr>
        <w:spacing w:after="140"/>
        <w:rPr>
          <w:sz w:val="20"/>
          <w:szCs w:val="20"/>
        </w:rPr>
      </w:pPr>
      <w:r>
        <w:rPr>
          <w:sz w:val="20"/>
          <w:szCs w:val="20"/>
        </w:rPr>
        <w:t xml:space="preserve">Every incident is linked to its correlation ID so the root cause can be traced end to end, and a recurring issue is fed into the risk register in </w:t>
      </w:r>
      <w:hyperlink w:anchor="_Toc241399582" w:history="1">
        <w:r w:rsidR="00C43C82">
          <w:rPr>
            <w:color w:val="0000FF"/>
            <w:u w:val="single"/>
          </w:rPr>
          <w:t>section 18</w:t>
        </w:r>
      </w:hyperlink>
      <w:r>
        <w:rPr>
          <w:sz w:val="20"/>
          <w:szCs w:val="20"/>
        </w:rPr>
        <w:t xml:space="preserve"> rather than fixed quietly and forgotten.</w:t>
      </w:r>
    </w:p>
    <w:p w14:paraId="4963D281" w14:textId="77777777" w:rsidR="00C43C82" w:rsidRDefault="00666465">
      <w:pPr>
        <w:pStyle w:val="Heading2"/>
        <w:rPr>
          <w:rFonts w:asciiTheme="minorHAnsi" w:hAnsiTheme="minorHAnsi"/>
          <w:b w:val="0"/>
          <w:bCs w:val="0"/>
          <w:color w:val="1E2761"/>
          <w:sz w:val="24"/>
          <w:szCs w:val="24"/>
          <w:lang w:eastAsia="en-US"/>
        </w:rPr>
      </w:pPr>
      <w:bookmarkStart w:id="941" w:name="_Toc9103"/>
      <w:bookmarkStart w:id="942" w:name="_Toc241523884"/>
      <w:r>
        <w:rPr>
          <w:rFonts w:asciiTheme="minorHAnsi" w:hAnsiTheme="minorHAnsi"/>
          <w:b w:val="0"/>
          <w:bCs w:val="0"/>
          <w:color w:val="1E2761"/>
          <w:sz w:val="24"/>
          <w:szCs w:val="24"/>
          <w:lang w:eastAsia="en-US"/>
        </w:rPr>
        <w:t>Change and release management</w:t>
      </w:r>
      <w:bookmarkEnd w:id="941"/>
      <w:bookmarkEnd w:id="942"/>
    </w:p>
    <w:p w14:paraId="7777340E" w14:textId="0E5AB2BC" w:rsidR="00E23870" w:rsidRPr="00E23870" w:rsidRDefault="00E23870" w:rsidP="00E23870">
      <w:pPr>
        <w:spacing w:after="70"/>
        <w:rPr>
          <w:sz w:val="20"/>
          <w:szCs w:val="20"/>
        </w:rPr>
      </w:pPr>
      <w:r>
        <w:rPr>
          <w:sz w:val="20"/>
          <w:szCs w:val="20"/>
        </w:rPr>
        <w:t>Change control is embedded directly within the APIOps automated pipeline (</w:t>
      </w:r>
      <w:hyperlink w:anchor="_Toc241399566" w:history="1">
        <w:r>
          <w:rPr>
            <w:color w:val="0000FF"/>
            <w:u w:val="single"/>
          </w:rPr>
          <w:t>Section 13</w:t>
        </w:r>
      </w:hyperlink>
      <w:r>
        <w:rPr>
          <w:sz w:val="20"/>
          <w:szCs w:val="20"/>
        </w:rPr>
        <w:t xml:space="preserve">) rather than operating as a separate manual CAB process. Every modification </w:t>
      </w:r>
      <w:r w:rsidRPr="00E23870">
        <w:rPr>
          <w:sz w:val="20"/>
          <w:szCs w:val="20"/>
        </w:rPr>
        <w:t>whether to an API policy, OpenAI spec, or gateway configuration</w:t>
      </w:r>
      <w:r>
        <w:rPr>
          <w:sz w:val="20"/>
          <w:szCs w:val="20"/>
        </w:rPr>
        <w:t xml:space="preserve"> </w:t>
      </w:r>
      <w:r w:rsidRPr="00E23870">
        <w:rPr>
          <w:sz w:val="20"/>
          <w:szCs w:val="20"/>
        </w:rPr>
        <w:t>passes through pull-request (PR) peer reviews, automated static security analysis, and environment promotion gates before reaching Production.</w:t>
      </w:r>
    </w:p>
    <w:p w14:paraId="39A69F20" w14:textId="1E3509BA" w:rsidR="00C43C82" w:rsidRDefault="00666465">
      <w:pPr>
        <w:pStyle w:val="ListParagraph"/>
        <w:numPr>
          <w:ilvl w:val="0"/>
          <w:numId w:val="1"/>
        </w:numPr>
        <w:spacing w:after="70"/>
        <w:rPr>
          <w:sz w:val="20"/>
          <w:szCs w:val="20"/>
        </w:rPr>
      </w:pPr>
      <w:r>
        <w:rPr>
          <w:b/>
          <w:bCs/>
          <w:sz w:val="20"/>
          <w:szCs w:val="20"/>
        </w:rPr>
        <w:t>Standard change:</w:t>
      </w:r>
      <w:r>
        <w:rPr>
          <w:sz w:val="20"/>
          <w:szCs w:val="20"/>
        </w:rPr>
        <w:t xml:space="preserve"> </w:t>
      </w:r>
      <w:r w:rsidR="00E23870" w:rsidRPr="00E23870">
        <w:rPr>
          <w:sz w:val="20"/>
          <w:szCs w:val="20"/>
        </w:rPr>
        <w:t>Any routine API definition, policy update, or workspace configuration change. Follows the standard multi-stage pipeline, requiring peer review, automated validation, and gated promotion through Dev, Test, UAT, and Production</w:t>
      </w:r>
      <w:r>
        <w:rPr>
          <w:sz w:val="20"/>
          <w:szCs w:val="20"/>
        </w:rPr>
        <w:t>.</w:t>
      </w:r>
    </w:p>
    <w:p w14:paraId="7CACBE90" w14:textId="77777777" w:rsidR="00E23870" w:rsidRDefault="00666465" w:rsidP="00E23870">
      <w:pPr>
        <w:pStyle w:val="ListParagraph"/>
        <w:numPr>
          <w:ilvl w:val="0"/>
          <w:numId w:val="1"/>
        </w:numPr>
        <w:spacing w:after="70"/>
        <w:rPr>
          <w:sz w:val="20"/>
          <w:szCs w:val="20"/>
        </w:rPr>
      </w:pPr>
      <w:r w:rsidRPr="00E23870">
        <w:rPr>
          <w:b/>
          <w:bCs/>
          <w:sz w:val="20"/>
          <w:szCs w:val="20"/>
        </w:rPr>
        <w:t>Emergency change:</w:t>
      </w:r>
      <w:r w:rsidRPr="00E23870">
        <w:rPr>
          <w:sz w:val="20"/>
          <w:szCs w:val="20"/>
        </w:rPr>
        <w:t xml:space="preserve"> </w:t>
      </w:r>
      <w:r w:rsidR="00E23870" w:rsidRPr="00E23870">
        <w:rPr>
          <w:sz w:val="20"/>
          <w:szCs w:val="20"/>
        </w:rPr>
        <w:t>A hotfix required to resolve an active Severity 1 or Severity 2 incident outside the normal release cadence. Emergency changes must still execute through the APIOps pipeline and Git history, utilizing an expedited PR approval path (e.g., single platform lead sign-off). A mandatory Post-Implementation Review (PIR) is logged against the incident ticket upon deployment.</w:t>
      </w:r>
    </w:p>
    <w:p w14:paraId="78F33B1D" w14:textId="5440BD05" w:rsidR="00C43C82" w:rsidRPr="00E23870" w:rsidRDefault="00E23870" w:rsidP="00E23870">
      <w:pPr>
        <w:pStyle w:val="ListParagraph"/>
        <w:numPr>
          <w:ilvl w:val="0"/>
          <w:numId w:val="1"/>
        </w:numPr>
        <w:spacing w:after="70"/>
        <w:rPr>
          <w:sz w:val="20"/>
          <w:szCs w:val="20"/>
        </w:rPr>
      </w:pPr>
      <w:r w:rsidRPr="00E23870">
        <w:rPr>
          <w:b/>
          <w:bCs/>
          <w:sz w:val="20"/>
          <w:szCs w:val="20"/>
        </w:rPr>
        <w:lastRenderedPageBreak/>
        <w:t>Emergency Administrative Access:</w:t>
      </w:r>
      <w:r w:rsidRPr="00E23870">
        <w:rPr>
          <w:sz w:val="20"/>
          <w:szCs w:val="20"/>
        </w:rPr>
        <w:t xml:space="preserve"> </w:t>
      </w:r>
      <w:r>
        <w:rPr>
          <w:sz w:val="20"/>
          <w:szCs w:val="20"/>
        </w:rPr>
        <w:t xml:space="preserve">The emergency platform-team access path (defined in </w:t>
      </w:r>
      <w:hyperlink w:anchor="_Toc241399563" w:history="1">
        <w:r>
          <w:rPr>
            <w:color w:val="0000FF"/>
            <w:u w:val="single"/>
          </w:rPr>
          <w:t>Section 10.2</w:t>
        </w:r>
      </w:hyperlink>
      <w:r>
        <w:rPr>
          <w:sz w:val="20"/>
          <w:szCs w:val="20"/>
        </w:rPr>
        <w:t xml:space="preserve">), invoked only when the APIOps pipeline control plane is entirely unavailable (e.g., CI/CD </w:t>
      </w:r>
      <w:r w:rsidRPr="00E23870">
        <w:rPr>
          <w:sz w:val="20"/>
          <w:szCs w:val="20"/>
        </w:rPr>
        <w:t>provider outage). Access requires time-bound Azure Privileged Identity Management (PIM) elevation, triggers immediate security alerts, and undergoes mandatory post-incident auditing. It is strictly prohibited for routine operational changes.</w:t>
      </w:r>
    </w:p>
    <w:p w14:paraId="262FB695" w14:textId="77777777" w:rsidR="00C43C82" w:rsidRDefault="00666465">
      <w:pPr>
        <w:pStyle w:val="Heading2"/>
        <w:rPr>
          <w:rFonts w:asciiTheme="minorHAnsi" w:hAnsiTheme="minorHAnsi"/>
          <w:b w:val="0"/>
          <w:bCs w:val="0"/>
          <w:color w:val="1E2761"/>
          <w:sz w:val="24"/>
          <w:szCs w:val="24"/>
          <w:lang w:eastAsia="en-US"/>
        </w:rPr>
      </w:pPr>
      <w:bookmarkStart w:id="943" w:name="_Toc9104"/>
      <w:bookmarkStart w:id="944" w:name="_Toc241523885"/>
      <w:r>
        <w:rPr>
          <w:rFonts w:asciiTheme="minorHAnsi" w:hAnsiTheme="minorHAnsi"/>
          <w:b w:val="0"/>
          <w:bCs w:val="0"/>
          <w:color w:val="1E2761"/>
          <w:sz w:val="24"/>
          <w:szCs w:val="24"/>
          <w:lang w:eastAsia="en-US"/>
        </w:rPr>
        <w:t>Capacity, cost and service reporting</w:t>
      </w:r>
      <w:bookmarkEnd w:id="943"/>
      <w:bookmarkEnd w:id="944"/>
    </w:p>
    <w:p w14:paraId="0F7C2D1A" w14:textId="77777777" w:rsidR="00C43C82" w:rsidRDefault="00666465">
      <w:pPr>
        <w:spacing w:after="140"/>
        <w:rPr>
          <w:sz w:val="20"/>
          <w:szCs w:val="20"/>
        </w:rPr>
      </w:pPr>
      <w:r>
        <w:rPr>
          <w:sz w:val="20"/>
          <w:szCs w:val="20"/>
        </w:rPr>
        <w:t xml:space="preserve">Capacity and cost are reviewed on a recurring cycle, not just at design time: actual traffic is compared against the planning assumptions in </w:t>
      </w:r>
      <w:hyperlink w:anchor="_Toc241399571" w:history="1">
        <w:r w:rsidR="00C43C82">
          <w:rPr>
            <w:color w:val="0000FF"/>
            <w:u w:val="single"/>
          </w:rPr>
          <w:t>section 15</w:t>
        </w:r>
      </w:hyperlink>
      <w:r>
        <w:rPr>
          <w:sz w:val="20"/>
          <w:szCs w:val="20"/>
        </w:rPr>
        <w:t xml:space="preserve"> and A.10/A.12, and the tier, unit count, and multi-region posture are revisited as real volumes replace estimates.</w:t>
      </w:r>
    </w:p>
    <w:p w14:paraId="29DAF00D" w14:textId="77777777" w:rsidR="00C43C82" w:rsidRDefault="00666465">
      <w:pPr>
        <w:spacing w:after="140"/>
        <w:rPr>
          <w:sz w:val="20"/>
          <w:szCs w:val="20"/>
        </w:rPr>
      </w:pPr>
      <w:r>
        <w:rPr>
          <w:sz w:val="20"/>
          <w:szCs w:val="20"/>
        </w:rPr>
        <w:t xml:space="preserve">Service reporting reuses the dashboards already defined in </w:t>
      </w:r>
      <w:hyperlink w:anchor="_Toc241399565" w:history="1">
        <w:r w:rsidR="00C43C82">
          <w:rPr>
            <w:color w:val="0000FF"/>
            <w:u w:val="single"/>
          </w:rPr>
          <w:t>section 12</w:t>
        </w:r>
      </w:hyperlink>
      <w:r>
        <w:rPr>
          <w:sz w:val="20"/>
          <w:szCs w:val="20"/>
        </w:rPr>
        <w:t xml:space="preserve"> (</w:t>
      </w:r>
      <w:hyperlink w:anchor="_Figure_25" w:history="1">
        <w:r w:rsidR="00C43C82">
          <w:rPr>
            <w:color w:val="0000FF"/>
            <w:u w:val="single"/>
          </w:rPr>
          <w:t>Figure 25</w:t>
        </w:r>
      </w:hyperlink>
      <w:r>
        <w:rPr>
          <w:sz w:val="20"/>
          <w:szCs w:val="20"/>
        </w:rPr>
        <w:t xml:space="preserve">, </w:t>
      </w:r>
      <w:hyperlink w:anchor="_Figure_26" w:history="1">
        <w:r w:rsidR="00C43C82">
          <w:rPr>
            <w:color w:val="0000FF"/>
            <w:u w:val="single"/>
          </w:rPr>
          <w:t>Figure 26</w:t>
        </w:r>
      </w:hyperlink>
      <w:r>
        <w:rPr>
          <w:sz w:val="20"/>
          <w:szCs w:val="20"/>
        </w:rPr>
        <w:t>): an operational view for the Platform and Domain teams, and an executive view rolling up availability against the SLA. A regular service review, cadence to be agreed with the Organization's Operations team, is the forum where this reporting, open risks, and upcoming changes are reviewed together.</w:t>
      </w:r>
      <w:commentRangeEnd w:id="932"/>
      <w:r w:rsidR="00CB6734">
        <w:rPr>
          <w:rStyle w:val="CommentReference"/>
          <w:sz w:val="20"/>
          <w:szCs w:val="20"/>
        </w:rPr>
        <w:commentReference w:id="932"/>
      </w:r>
    </w:p>
    <w:p w14:paraId="02C00A91" w14:textId="1AA3C161" w:rsidR="003278C8" w:rsidRDefault="003278C8" w:rsidP="003278C8">
      <w:pPr>
        <w:pStyle w:val="Heading1"/>
      </w:pPr>
      <w:bookmarkStart w:id="945" w:name="_Toc241523886"/>
      <w:r>
        <w:t xml:space="preserve">Service </w:t>
      </w:r>
      <w:ins w:id="946" w:author="Joycell Sundararaj - Chaucer" w:date="2026-09-30T15:32:00Z" w16du:dateUtc="2026-09-30T14:32:00Z">
        <w:r w:rsidR="00271A9B" w:rsidRPr="00271A9B">
          <w:t>Transition Considerations</w:t>
        </w:r>
      </w:ins>
      <w:del w:id="947" w:author="Joycell Sundararaj - Chaucer" w:date="2026-09-30T15:32:00Z" w16du:dateUtc="2026-09-30T14:32:00Z">
        <w:r w:rsidDel="00271A9B">
          <w:delText>Handover</w:delText>
        </w:r>
      </w:del>
      <w:bookmarkEnd w:id="945"/>
    </w:p>
    <w:p w14:paraId="42F39511" w14:textId="77777777" w:rsidR="00D62F46" w:rsidRPr="00D62F46" w:rsidRDefault="00D62F46" w:rsidP="00D62F46">
      <w:pPr>
        <w:spacing w:after="140"/>
        <w:rPr>
          <w:ins w:id="948" w:author="Joycell Sundararaj - Chaucer" w:date="2026-09-30T15:33:00Z"/>
          <w:sz w:val="20"/>
          <w:szCs w:val="20"/>
        </w:rPr>
      </w:pPr>
      <w:ins w:id="949" w:author="Joycell Sundararaj - Chaucer" w:date="2026-09-30T15:33:00Z">
        <w:r w:rsidRPr="00D62F46">
          <w:rPr>
            <w:sz w:val="20"/>
            <w:szCs w:val="20"/>
          </w:rPr>
          <w:t>The following capabilities must be in place prior to production onboarding:</w:t>
        </w:r>
      </w:ins>
    </w:p>
    <w:p w14:paraId="15AA922F" w14:textId="77777777" w:rsidR="00D62F46" w:rsidRPr="00D62F46" w:rsidRDefault="00D62F46" w:rsidP="00D62F46">
      <w:pPr>
        <w:numPr>
          <w:ilvl w:val="0"/>
          <w:numId w:val="36"/>
        </w:numPr>
        <w:spacing w:after="140"/>
        <w:rPr>
          <w:ins w:id="950" w:author="Joycell Sundararaj - Chaucer" w:date="2026-09-30T15:33:00Z"/>
          <w:sz w:val="20"/>
          <w:szCs w:val="20"/>
        </w:rPr>
      </w:pPr>
      <w:ins w:id="951" w:author="Joycell Sundararaj - Chaucer" w:date="2026-09-30T15:33:00Z">
        <w:r w:rsidRPr="00D62F46">
          <w:rPr>
            <w:sz w:val="20"/>
            <w:szCs w:val="20"/>
          </w:rPr>
          <w:t>Operational ownership assigned.</w:t>
        </w:r>
      </w:ins>
    </w:p>
    <w:p w14:paraId="4BB6C2DB" w14:textId="77777777" w:rsidR="00D62F46" w:rsidRPr="00D62F46" w:rsidRDefault="00D62F46" w:rsidP="00D62F46">
      <w:pPr>
        <w:numPr>
          <w:ilvl w:val="0"/>
          <w:numId w:val="36"/>
        </w:numPr>
        <w:spacing w:after="140"/>
        <w:rPr>
          <w:ins w:id="952" w:author="Joycell Sundararaj - Chaucer" w:date="2026-09-30T15:33:00Z"/>
          <w:sz w:val="20"/>
          <w:szCs w:val="20"/>
        </w:rPr>
      </w:pPr>
      <w:ins w:id="953" w:author="Joycell Sundararaj - Chaucer" w:date="2026-09-30T15:33:00Z">
        <w:r w:rsidRPr="00D62F46">
          <w:rPr>
            <w:sz w:val="20"/>
            <w:szCs w:val="20"/>
          </w:rPr>
          <w:t>Monitoring and alerting configured.</w:t>
        </w:r>
      </w:ins>
    </w:p>
    <w:p w14:paraId="3D5E24B9" w14:textId="77777777" w:rsidR="00D62F46" w:rsidRPr="00D62F46" w:rsidRDefault="00D62F46" w:rsidP="00D62F46">
      <w:pPr>
        <w:numPr>
          <w:ilvl w:val="0"/>
          <w:numId w:val="36"/>
        </w:numPr>
        <w:spacing w:after="140"/>
        <w:rPr>
          <w:ins w:id="954" w:author="Joycell Sundararaj - Chaucer" w:date="2026-09-30T15:33:00Z"/>
          <w:sz w:val="20"/>
          <w:szCs w:val="20"/>
        </w:rPr>
      </w:pPr>
      <w:ins w:id="955" w:author="Joycell Sundararaj - Chaucer" w:date="2026-09-30T15:33:00Z">
        <w:r w:rsidRPr="00D62F46">
          <w:rPr>
            <w:sz w:val="20"/>
            <w:szCs w:val="20"/>
          </w:rPr>
          <w:t>APIOps pipeline operational.</w:t>
        </w:r>
      </w:ins>
    </w:p>
    <w:p w14:paraId="5FB3ACE4" w14:textId="77777777" w:rsidR="00D62F46" w:rsidRPr="00D62F46" w:rsidRDefault="00D62F46" w:rsidP="00D62F46">
      <w:pPr>
        <w:numPr>
          <w:ilvl w:val="0"/>
          <w:numId w:val="36"/>
        </w:numPr>
        <w:spacing w:after="140"/>
        <w:rPr>
          <w:ins w:id="956" w:author="Joycell Sundararaj - Chaucer" w:date="2026-09-30T15:33:00Z"/>
          <w:sz w:val="20"/>
          <w:szCs w:val="20"/>
        </w:rPr>
      </w:pPr>
      <w:ins w:id="957" w:author="Joycell Sundararaj - Chaucer" w:date="2026-09-30T15:33:00Z">
        <w:r w:rsidRPr="00D62F46">
          <w:rPr>
            <w:sz w:val="20"/>
            <w:szCs w:val="20"/>
          </w:rPr>
          <w:t>Backup and recovery procedures documented.</w:t>
        </w:r>
      </w:ins>
    </w:p>
    <w:p w14:paraId="0AFC7EF3" w14:textId="77777777" w:rsidR="00D62F46" w:rsidRPr="00D62F46" w:rsidRDefault="00D62F46" w:rsidP="00D62F46">
      <w:pPr>
        <w:numPr>
          <w:ilvl w:val="0"/>
          <w:numId w:val="36"/>
        </w:numPr>
        <w:spacing w:after="140"/>
        <w:rPr>
          <w:ins w:id="958" w:author="Joycell Sundararaj - Chaucer" w:date="2026-09-30T15:33:00Z"/>
          <w:sz w:val="20"/>
          <w:szCs w:val="20"/>
        </w:rPr>
      </w:pPr>
      <w:ins w:id="959" w:author="Joycell Sundararaj - Chaucer" w:date="2026-09-30T15:33:00Z">
        <w:r w:rsidRPr="00D62F46">
          <w:rPr>
            <w:sz w:val="20"/>
            <w:szCs w:val="20"/>
          </w:rPr>
          <w:t>Security logging integrated with organisational monitoring platforms.</w:t>
        </w:r>
      </w:ins>
    </w:p>
    <w:p w14:paraId="139ED4C5" w14:textId="77777777" w:rsidR="00D62F46" w:rsidRPr="00D62F46" w:rsidRDefault="00D62F46" w:rsidP="00D62F46">
      <w:pPr>
        <w:numPr>
          <w:ilvl w:val="0"/>
          <w:numId w:val="36"/>
        </w:numPr>
        <w:spacing w:after="140"/>
        <w:rPr>
          <w:ins w:id="960" w:author="Joycell Sundararaj - Chaucer" w:date="2026-09-30T15:33:00Z"/>
          <w:sz w:val="20"/>
          <w:szCs w:val="20"/>
        </w:rPr>
      </w:pPr>
      <w:ins w:id="961" w:author="Joycell Sundararaj - Chaucer" w:date="2026-09-30T15:33:00Z">
        <w:r w:rsidRPr="00D62F46">
          <w:rPr>
            <w:sz w:val="20"/>
            <w:szCs w:val="20"/>
          </w:rPr>
          <w:t>Runbooks and support documentation completed.</w:t>
        </w:r>
      </w:ins>
    </w:p>
    <w:p w14:paraId="4F554EA6" w14:textId="77777777" w:rsidR="00D62F46" w:rsidRPr="00D62F46" w:rsidRDefault="00D62F46" w:rsidP="00D62F46">
      <w:pPr>
        <w:spacing w:after="140"/>
        <w:rPr>
          <w:ins w:id="962" w:author="Joycell Sundararaj - Chaucer" w:date="2026-09-30T15:33:00Z"/>
          <w:sz w:val="20"/>
          <w:szCs w:val="20"/>
        </w:rPr>
      </w:pPr>
      <w:ins w:id="963" w:author="Joycell Sundararaj - Chaucer" w:date="2026-09-30T15:33:00Z">
        <w:r w:rsidRPr="00D62F46">
          <w:rPr>
            <w:sz w:val="20"/>
            <w:szCs w:val="20"/>
          </w:rPr>
          <w:t>Detailed service acceptance, hypercare and operational handover activities are managed through the Organisation's existing service transition and operational governance processes.</w:t>
        </w:r>
      </w:ins>
    </w:p>
    <w:p w14:paraId="4F37DFA4" w14:textId="607A42A8" w:rsidR="00C43C82" w:rsidRDefault="00666465">
      <w:pPr>
        <w:spacing w:after="140"/>
        <w:rPr>
          <w:sz w:val="20"/>
          <w:szCs w:val="20"/>
        </w:rPr>
      </w:pPr>
      <w:commentRangeStart w:id="964"/>
      <w:r>
        <w:rPr>
          <w:sz w:val="20"/>
          <w:szCs w:val="20"/>
        </w:rPr>
        <w:t xml:space="preserve">This section sets out what must be true before the platform moves from build into business-as-usual operation, and how that transition is managed. It is the operational counterpart to the Technical Design Authority approval in </w:t>
      </w:r>
      <w:hyperlink w:anchor="_Toc241399529" w:history="1">
        <w:r w:rsidR="00C43C82">
          <w:rPr>
            <w:color w:val="0000FF"/>
            <w:u w:val="single"/>
          </w:rPr>
          <w:t>section 1</w:t>
        </w:r>
      </w:hyperlink>
      <w:r>
        <w:rPr>
          <w:sz w:val="20"/>
          <w:szCs w:val="20"/>
        </w:rPr>
        <w:t xml:space="preserve">: TDA approval signs off the </w:t>
      </w:r>
      <w:r w:rsidR="00A62101">
        <w:rPr>
          <w:sz w:val="20"/>
          <w:szCs w:val="20"/>
        </w:rPr>
        <w:t>design. T</w:t>
      </w:r>
      <w:r>
        <w:rPr>
          <w:sz w:val="20"/>
          <w:szCs w:val="20"/>
        </w:rPr>
        <w:t>he criteria below sign off that the live service is ready to run.</w:t>
      </w:r>
    </w:p>
    <w:p w14:paraId="2D8B63E8" w14:textId="77777777" w:rsidR="00C43C82" w:rsidRDefault="00666465">
      <w:pPr>
        <w:pStyle w:val="Heading2"/>
        <w:rPr>
          <w:rFonts w:asciiTheme="minorHAnsi" w:hAnsiTheme="minorHAnsi"/>
          <w:b w:val="0"/>
          <w:bCs w:val="0"/>
          <w:color w:val="1E2761"/>
          <w:sz w:val="24"/>
          <w:szCs w:val="24"/>
          <w:lang w:eastAsia="en-US"/>
        </w:rPr>
      </w:pPr>
      <w:bookmarkStart w:id="965" w:name="_Toc9105"/>
      <w:bookmarkStart w:id="966" w:name="_Toc241523887"/>
      <w:r>
        <w:rPr>
          <w:rFonts w:asciiTheme="minorHAnsi" w:hAnsiTheme="minorHAnsi"/>
          <w:b w:val="0"/>
          <w:bCs w:val="0"/>
          <w:color w:val="1E2761"/>
          <w:sz w:val="24"/>
          <w:szCs w:val="24"/>
          <w:lang w:eastAsia="en-US"/>
        </w:rPr>
        <w:t>Handover readiness checklist</w:t>
      </w:r>
      <w:bookmarkEnd w:id="965"/>
      <w:bookmarkEnd w:id="966"/>
    </w:p>
    <w:p w14:paraId="57848024" w14:textId="77777777" w:rsidR="00C43C82" w:rsidRDefault="00666465">
      <w:pPr>
        <w:spacing w:after="140"/>
        <w:rPr>
          <w:sz w:val="20"/>
          <w:szCs w:val="20"/>
        </w:rPr>
      </w:pPr>
      <w:r>
        <w:rPr>
          <w:sz w:val="20"/>
          <w:szCs w:val="20"/>
        </w:rPr>
        <w:t>Handover is not a single event but a checklist: the items below should be true, or have a named owner and a date to become true, before the service is accepted into live support.</w:t>
      </w:r>
    </w:p>
    <w:tbl>
      <w:tblPr>
        <w:tblStyle w:val="TableGrid"/>
        <w:tblW w:w="0" w:type="auto"/>
        <w:tblLook w:val="04A0" w:firstRow="1" w:lastRow="0" w:firstColumn="1" w:lastColumn="0" w:noHBand="0" w:noVBand="1"/>
      </w:tblPr>
      <w:tblGrid>
        <w:gridCol w:w="2292"/>
        <w:gridCol w:w="4340"/>
        <w:gridCol w:w="2384"/>
      </w:tblGrid>
      <w:tr w:rsidR="002918DF" w14:paraId="35B9E86F" w14:textId="77777777" w:rsidTr="002918DF">
        <w:tc>
          <w:tcPr>
            <w:tcW w:w="2592" w:type="dxa"/>
            <w:tcBorders>
              <w:bottom w:val="single" w:sz="12" w:space="0" w:color="1A2B56" w:themeColor="accent1"/>
            </w:tcBorders>
            <w:shd w:val="clear" w:color="auto" w:fill="C1CDEC" w:themeFill="accent1" w:themeFillTint="33"/>
          </w:tcPr>
          <w:p w14:paraId="4B278052"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Governance &amp; Operational Area</w:t>
            </w:r>
          </w:p>
        </w:tc>
        <w:tc>
          <w:tcPr>
            <w:tcW w:w="5328" w:type="dxa"/>
            <w:tcBorders>
              <w:bottom w:val="single" w:sz="12" w:space="0" w:color="1A2B56" w:themeColor="accent1"/>
            </w:tcBorders>
            <w:shd w:val="clear" w:color="auto" w:fill="C1CDEC" w:themeFill="accent1" w:themeFillTint="33"/>
          </w:tcPr>
          <w:p w14:paraId="457293F8"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Service Readiness Criterion</w:t>
            </w:r>
          </w:p>
        </w:tc>
        <w:tc>
          <w:tcPr>
            <w:tcW w:w="2880" w:type="dxa"/>
            <w:tcBorders>
              <w:bottom w:val="single" w:sz="12" w:space="0" w:color="1A2B56" w:themeColor="accent1"/>
            </w:tcBorders>
            <w:shd w:val="clear" w:color="auto" w:fill="C1CDEC" w:themeFill="accent1" w:themeFillTint="33"/>
          </w:tcPr>
          <w:p w14:paraId="57A37B31" w14:textId="77777777" w:rsidR="002918DF" w:rsidRPr="006C481D" w:rsidRDefault="002918DF">
            <w:pPr>
              <w:rPr>
                <w:rFonts w:asciiTheme="minorHAnsi" w:hAnsiTheme="minorHAnsi"/>
                <w:color w:val="000000" w:themeColor="text1"/>
                <w:sz w:val="20"/>
                <w:szCs w:val="20"/>
              </w:rPr>
            </w:pPr>
            <w:r w:rsidRPr="006C481D">
              <w:rPr>
                <w:rFonts w:asciiTheme="minorHAnsi" w:hAnsiTheme="minorHAnsi"/>
                <w:b/>
                <w:color w:val="000000" w:themeColor="text1"/>
                <w:sz w:val="20"/>
                <w:szCs w:val="20"/>
              </w:rPr>
              <w:t>Design &amp; Reference</w:t>
            </w:r>
          </w:p>
        </w:tc>
      </w:tr>
      <w:tr w:rsidR="002918DF" w14:paraId="3E4E2EF7" w14:textId="77777777" w:rsidTr="002918DF">
        <w:tc>
          <w:tcPr>
            <w:tcW w:w="2592" w:type="dxa"/>
            <w:tcBorders>
              <w:top w:val="single" w:sz="12" w:space="0" w:color="1A2B56" w:themeColor="accent1"/>
            </w:tcBorders>
          </w:tcPr>
          <w:p w14:paraId="3816B7CD"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Ownership</w:t>
            </w:r>
          </w:p>
        </w:tc>
        <w:tc>
          <w:tcPr>
            <w:tcW w:w="5328" w:type="dxa"/>
            <w:tcBorders>
              <w:top w:val="single" w:sz="12" w:space="0" w:color="1A2B56" w:themeColor="accent1"/>
            </w:tcBorders>
          </w:tcPr>
          <w:p w14:paraId="5A960644" w14:textId="77777777" w:rsidR="002918DF" w:rsidRPr="00A62101" w:rsidRDefault="002918DF">
            <w:pPr>
              <w:rPr>
                <w:kern w:val="0"/>
                <w:sz w:val="20"/>
                <w:szCs w:val="20"/>
                <w:lang w:val="en-IN"/>
                <w14:ligatures w14:val="none"/>
              </w:rPr>
            </w:pPr>
            <w:r>
              <w:rPr>
                <w:kern w:val="0"/>
                <w:sz w:val="20"/>
                <w:szCs w:val="20"/>
                <w:lang w:val="en-IN"/>
                <w14:ligatures w14:val="none"/>
              </w:rPr>
              <w:t xml:space="preserve">Accountable primary and secondary owners assigned for every RACI role defined in </w:t>
            </w:r>
            <w:hyperlink w:anchor="_Toc241399563" w:history="1">
              <w:r>
                <w:rPr>
                  <w:color w:val="0000FF"/>
                  <w:u w:val="single"/>
                </w:rPr>
                <w:t>Section 10.2</w:t>
              </w:r>
            </w:hyperlink>
            <w:r>
              <w:rPr>
                <w:kern w:val="0"/>
                <w:sz w:val="20"/>
                <w:szCs w:val="20"/>
                <w:lang w:val="en-IN"/>
                <w14:ligatures w14:val="none"/>
              </w:rPr>
              <w:t>.</w:t>
            </w:r>
          </w:p>
        </w:tc>
        <w:tc>
          <w:tcPr>
            <w:tcW w:w="2880" w:type="dxa"/>
            <w:tcBorders>
              <w:top w:val="single" w:sz="12" w:space="0" w:color="1A2B56" w:themeColor="accent1"/>
            </w:tcBorders>
          </w:tcPr>
          <w:p w14:paraId="487B53E4"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(Closes Risk A.13)</w:t>
            </w:r>
          </w:p>
        </w:tc>
      </w:tr>
      <w:tr w:rsidR="002918DF" w14:paraId="683CC689" w14:textId="77777777" w:rsidTr="002918DF">
        <w:tc>
          <w:tcPr>
            <w:tcW w:w="2592" w:type="dxa"/>
          </w:tcPr>
          <w:p w14:paraId="586C8B1A"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Readiness</w:t>
            </w:r>
          </w:p>
        </w:tc>
        <w:tc>
          <w:tcPr>
            <w:tcW w:w="5328" w:type="dxa"/>
          </w:tcPr>
          <w:p w14:paraId="57214853" w14:textId="77777777" w:rsidR="002918DF" w:rsidRPr="00A62101" w:rsidRDefault="002918DF">
            <w:pPr>
              <w:rPr>
                <w:kern w:val="0"/>
                <w:sz w:val="20"/>
                <w:szCs w:val="20"/>
                <w:lang w:val="en-IN"/>
                <w14:ligatures w14:val="none"/>
              </w:rPr>
            </w:pPr>
            <w:r w:rsidRPr="00A62101">
              <w:rPr>
                <w:kern w:val="0"/>
                <w:sz w:val="20"/>
                <w:szCs w:val="20"/>
                <w:lang w:val="en-IN"/>
                <w14:ligatures w14:val="none"/>
              </w:rPr>
              <w:t>Support Tiers 1 through 3 staffed, briefed on operational escalation paths, and on-call rosters established.</w:t>
            </w:r>
          </w:p>
        </w:tc>
        <w:tc>
          <w:tcPr>
            <w:tcW w:w="2880" w:type="dxa"/>
          </w:tcPr>
          <w:p w14:paraId="32E076DD"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r w:rsidR="002918DF" w14:paraId="2579E1F2" w14:textId="77777777" w:rsidTr="002918DF">
        <w:tc>
          <w:tcPr>
            <w:tcW w:w="2592" w:type="dxa"/>
          </w:tcPr>
          <w:p w14:paraId="7E997631" w14:textId="77777777" w:rsidR="002918DF" w:rsidRPr="00A62101" w:rsidRDefault="002918DF">
            <w:pPr>
              <w:rPr>
                <w:kern w:val="0"/>
                <w:sz w:val="20"/>
                <w:szCs w:val="20"/>
                <w:lang w:val="en-IN"/>
                <w14:ligatures w14:val="none"/>
              </w:rPr>
            </w:pPr>
            <w:r w:rsidRPr="00A62101">
              <w:rPr>
                <w:kern w:val="0"/>
                <w:sz w:val="20"/>
                <w:szCs w:val="20"/>
                <w:lang w:val="en-IN"/>
                <w14:ligatures w14:val="none"/>
              </w:rPr>
              <w:t>Observability &amp; Alerting</w:t>
            </w:r>
          </w:p>
        </w:tc>
        <w:tc>
          <w:tcPr>
            <w:tcW w:w="5328" w:type="dxa"/>
          </w:tcPr>
          <w:p w14:paraId="605842BD" w14:textId="77777777" w:rsidR="002918DF" w:rsidRPr="00A62101" w:rsidRDefault="002918DF">
            <w:pPr>
              <w:rPr>
                <w:kern w:val="0"/>
                <w:sz w:val="20"/>
                <w:szCs w:val="20"/>
                <w:lang w:val="en-IN"/>
                <w14:ligatures w14:val="none"/>
              </w:rPr>
            </w:pPr>
            <w:r w:rsidRPr="00A62101">
              <w:rPr>
                <w:kern w:val="0"/>
                <w:sz w:val="20"/>
                <w:szCs w:val="20"/>
                <w:lang w:val="en-IN"/>
                <w14:ligatures w14:val="none"/>
              </w:rPr>
              <w:t>Azure Monitor dashboards live, Log Analytics ingestion verified, and alert routing/thresholds tested end-to-end with Operations.</w:t>
            </w:r>
          </w:p>
        </w:tc>
        <w:tc>
          <w:tcPr>
            <w:tcW w:w="2880" w:type="dxa"/>
          </w:tcPr>
          <w:p w14:paraId="35054020" w14:textId="77777777" w:rsidR="002918DF" w:rsidRPr="00A62101" w:rsidRDefault="002918DF">
            <w:pPr>
              <w:rPr>
                <w:kern w:val="0"/>
                <w:sz w:val="20"/>
                <w:szCs w:val="20"/>
                <w:lang w:val="en-IN"/>
                <w14:ligatures w14:val="none"/>
              </w:rPr>
            </w:pPr>
            <w:hyperlink w:anchor="_Toc241399565" w:history="1">
              <w:r>
                <w:rPr>
                  <w:color w:val="0000FF"/>
                  <w:u w:val="single"/>
                </w:rPr>
                <w:t>Section 12</w:t>
              </w:r>
            </w:hyperlink>
            <w:r>
              <w:rPr>
                <w:kern w:val="0"/>
                <w:sz w:val="20"/>
                <w:szCs w:val="20"/>
                <w:lang w:val="en-IN"/>
                <w14:ligatures w14:val="none"/>
              </w:rPr>
              <w:t xml:space="preserve"> (Closes Risk A.09)</w:t>
            </w:r>
          </w:p>
        </w:tc>
      </w:tr>
      <w:tr w:rsidR="002918DF" w14:paraId="1F03FB82" w14:textId="77777777" w:rsidTr="002918DF">
        <w:tc>
          <w:tcPr>
            <w:tcW w:w="2592" w:type="dxa"/>
          </w:tcPr>
          <w:p w14:paraId="4FDDBDFB" w14:textId="77777777" w:rsidR="002918DF" w:rsidRPr="00A62101" w:rsidRDefault="002918DF">
            <w:pPr>
              <w:rPr>
                <w:kern w:val="0"/>
                <w:sz w:val="20"/>
                <w:szCs w:val="20"/>
                <w:lang w:val="en-IN"/>
                <w14:ligatures w14:val="none"/>
              </w:rPr>
            </w:pPr>
            <w:r w:rsidRPr="00A62101">
              <w:rPr>
                <w:kern w:val="0"/>
                <w:sz w:val="20"/>
                <w:szCs w:val="20"/>
                <w:lang w:val="en-IN"/>
                <w14:ligatures w14:val="none"/>
              </w:rPr>
              <w:t>Platform Resilience</w:t>
            </w:r>
          </w:p>
        </w:tc>
        <w:tc>
          <w:tcPr>
            <w:tcW w:w="5328" w:type="dxa"/>
          </w:tcPr>
          <w:p w14:paraId="08CE2173" w14:textId="77777777" w:rsidR="002918DF" w:rsidRPr="00A62101" w:rsidRDefault="002918DF">
            <w:pPr>
              <w:rPr>
                <w:kern w:val="0"/>
                <w:sz w:val="20"/>
                <w:szCs w:val="20"/>
                <w:lang w:val="en-IN"/>
                <w14:ligatures w14:val="none"/>
              </w:rPr>
            </w:pPr>
            <w:r w:rsidRPr="00A62101">
              <w:rPr>
                <w:kern w:val="0"/>
                <w:sz w:val="20"/>
                <w:szCs w:val="20"/>
                <w:lang w:val="en-IN"/>
                <w14:ligatures w14:val="none"/>
              </w:rPr>
              <w:t>Front Door health probes and multi-region failover (or single-region AZ availability) tested and documented prior to go-live.</w:t>
            </w:r>
          </w:p>
        </w:tc>
        <w:tc>
          <w:tcPr>
            <w:tcW w:w="2880" w:type="dxa"/>
          </w:tcPr>
          <w:p w14:paraId="66E5F564" w14:textId="77777777" w:rsidR="002918DF" w:rsidRPr="00A62101" w:rsidRDefault="002918DF">
            <w:pPr>
              <w:rPr>
                <w:kern w:val="0"/>
                <w:sz w:val="20"/>
                <w:szCs w:val="20"/>
                <w:lang w:val="en-IN"/>
                <w14:ligatures w14:val="none"/>
              </w:rPr>
            </w:pPr>
            <w:hyperlink w:anchor="_Toc241399567" w:history="1">
              <w:r>
                <w:rPr>
                  <w:color w:val="0000FF"/>
                  <w:u w:val="single"/>
                </w:rPr>
                <w:t>Section 14</w:t>
              </w:r>
            </w:hyperlink>
          </w:p>
        </w:tc>
      </w:tr>
      <w:tr w:rsidR="002918DF" w14:paraId="0FA70B83" w14:textId="77777777" w:rsidTr="002918DF">
        <w:tc>
          <w:tcPr>
            <w:tcW w:w="2592" w:type="dxa"/>
          </w:tcPr>
          <w:p w14:paraId="76D47F91" w14:textId="77777777" w:rsidR="002918DF" w:rsidRPr="00A62101" w:rsidRDefault="002918DF">
            <w:pPr>
              <w:rPr>
                <w:kern w:val="0"/>
                <w:sz w:val="20"/>
                <w:szCs w:val="20"/>
                <w:lang w:val="en-IN"/>
                <w14:ligatures w14:val="none"/>
              </w:rPr>
            </w:pPr>
            <w:r w:rsidRPr="00A62101">
              <w:rPr>
                <w:kern w:val="0"/>
                <w:sz w:val="20"/>
                <w:szCs w:val="20"/>
                <w:lang w:val="en-IN"/>
                <w14:ligatures w14:val="none"/>
              </w:rPr>
              <w:t>Policy Exceptions</w:t>
            </w:r>
          </w:p>
        </w:tc>
        <w:tc>
          <w:tcPr>
            <w:tcW w:w="5328" w:type="dxa"/>
          </w:tcPr>
          <w:p w14:paraId="512ED99B"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process, ownership, and SLA established for evaluating and approving non-OAuth or legacy policy exception requests.</w:t>
            </w:r>
          </w:p>
        </w:tc>
        <w:tc>
          <w:tcPr>
            <w:tcW w:w="2880" w:type="dxa"/>
          </w:tcPr>
          <w:p w14:paraId="0D5EF9EF" w14:textId="77777777" w:rsidR="002918DF" w:rsidRPr="00A62101" w:rsidRDefault="002918DF">
            <w:pPr>
              <w:rPr>
                <w:kern w:val="0"/>
                <w:sz w:val="20"/>
                <w:szCs w:val="20"/>
                <w:lang w:val="en-IN"/>
                <w14:ligatures w14:val="none"/>
              </w:rPr>
            </w:pPr>
            <w:r w:rsidRPr="00A62101">
              <w:rPr>
                <w:kern w:val="0"/>
                <w:sz w:val="20"/>
                <w:szCs w:val="20"/>
                <w:lang w:val="en-IN"/>
                <w14:ligatures w14:val="none"/>
              </w:rPr>
              <w:t>Closes Risk A.16</w:t>
            </w:r>
          </w:p>
        </w:tc>
      </w:tr>
      <w:tr w:rsidR="002918DF" w14:paraId="68C0403A" w14:textId="77777777" w:rsidTr="002918DF">
        <w:tc>
          <w:tcPr>
            <w:tcW w:w="2592" w:type="dxa"/>
          </w:tcPr>
          <w:p w14:paraId="16715139" w14:textId="77777777" w:rsidR="002918DF" w:rsidRPr="00A62101" w:rsidRDefault="002918DF">
            <w:pPr>
              <w:rPr>
                <w:kern w:val="0"/>
                <w:sz w:val="20"/>
                <w:szCs w:val="20"/>
                <w:lang w:val="en-IN"/>
                <w14:ligatures w14:val="none"/>
              </w:rPr>
            </w:pPr>
            <w:r w:rsidRPr="00A62101">
              <w:rPr>
                <w:kern w:val="0"/>
                <w:sz w:val="20"/>
                <w:szCs w:val="20"/>
                <w:lang w:val="en-IN"/>
                <w14:ligatures w14:val="none"/>
              </w:rPr>
              <w:lastRenderedPageBreak/>
              <w:t>Operational Documentation</w:t>
            </w:r>
          </w:p>
        </w:tc>
        <w:tc>
          <w:tcPr>
            <w:tcW w:w="5328" w:type="dxa"/>
          </w:tcPr>
          <w:p w14:paraId="1445A6C4" w14:textId="77777777" w:rsidR="002918DF" w:rsidRPr="00A62101" w:rsidRDefault="002918DF">
            <w:pPr>
              <w:rPr>
                <w:kern w:val="0"/>
                <w:sz w:val="20"/>
                <w:szCs w:val="20"/>
                <w:lang w:val="en-IN"/>
                <w14:ligatures w14:val="none"/>
              </w:rPr>
            </w:pPr>
            <w:r w:rsidRPr="00A62101">
              <w:rPr>
                <w:kern w:val="0"/>
                <w:sz w:val="20"/>
                <w:szCs w:val="20"/>
                <w:lang w:val="en-IN"/>
                <w14:ligatures w14:val="none"/>
              </w:rPr>
              <w:t>Operational runbooks, final HLD architecture, and the assumptions/risk register delivered to support teams.</w:t>
            </w:r>
          </w:p>
        </w:tc>
        <w:tc>
          <w:tcPr>
            <w:tcW w:w="2880" w:type="dxa"/>
          </w:tcPr>
          <w:p w14:paraId="4F1B6360" w14:textId="77777777" w:rsidR="002918DF" w:rsidRPr="00A62101" w:rsidRDefault="002918DF">
            <w:pPr>
              <w:rPr>
                <w:kern w:val="0"/>
                <w:sz w:val="20"/>
                <w:szCs w:val="20"/>
                <w:lang w:val="en-IN"/>
                <w14:ligatures w14:val="none"/>
              </w:rPr>
            </w:pPr>
            <w:hyperlink w:anchor="_Toc9107" w:history="1">
              <w:r>
                <w:rPr>
                  <w:color w:val="0000FF"/>
                  <w:u w:val="single"/>
                </w:rPr>
                <w:t>Section 17.3</w:t>
              </w:r>
            </w:hyperlink>
          </w:p>
        </w:tc>
      </w:tr>
      <w:tr w:rsidR="002918DF" w14:paraId="4759A6B9" w14:textId="77777777" w:rsidTr="002918DF">
        <w:tc>
          <w:tcPr>
            <w:tcW w:w="2592" w:type="dxa"/>
          </w:tcPr>
          <w:p w14:paraId="326CCF8E" w14:textId="77777777" w:rsidR="002918DF" w:rsidRPr="00A62101" w:rsidRDefault="002918DF">
            <w:pPr>
              <w:rPr>
                <w:kern w:val="0"/>
                <w:sz w:val="20"/>
                <w:szCs w:val="20"/>
                <w:lang w:val="en-IN"/>
                <w14:ligatures w14:val="none"/>
              </w:rPr>
            </w:pPr>
            <w:r w:rsidRPr="00A62101">
              <w:rPr>
                <w:kern w:val="0"/>
                <w:sz w:val="20"/>
                <w:szCs w:val="20"/>
                <w:lang w:val="en-IN"/>
                <w14:ligatures w14:val="none"/>
              </w:rPr>
              <w:t>Identity &amp; Access Control</w:t>
            </w:r>
          </w:p>
        </w:tc>
        <w:tc>
          <w:tcPr>
            <w:tcW w:w="5328" w:type="dxa"/>
          </w:tcPr>
          <w:p w14:paraId="1363564D" w14:textId="77777777" w:rsidR="002918DF" w:rsidRPr="00A62101" w:rsidRDefault="002918DF">
            <w:pPr>
              <w:rPr>
                <w:kern w:val="0"/>
                <w:sz w:val="20"/>
                <w:szCs w:val="20"/>
                <w:lang w:val="en-IN"/>
                <w14:ligatures w14:val="none"/>
              </w:rPr>
            </w:pPr>
            <w:r w:rsidRPr="00A62101">
              <w:rPr>
                <w:kern w:val="0"/>
                <w:sz w:val="20"/>
                <w:szCs w:val="20"/>
                <w:lang w:val="en-IN"/>
                <w14:ligatures w14:val="none"/>
              </w:rPr>
              <w:t>CI/CD APIOps pipeline permissions, Git repositories, Key Vault access, and Emergency Administrative Access (PIM) transferred to operational owners.</w:t>
            </w:r>
          </w:p>
        </w:tc>
        <w:tc>
          <w:tcPr>
            <w:tcW w:w="2880" w:type="dxa"/>
          </w:tcPr>
          <w:p w14:paraId="64F28809" w14:textId="77777777" w:rsidR="002918DF" w:rsidRPr="00A62101" w:rsidRDefault="002918DF">
            <w:pPr>
              <w:rPr>
                <w:kern w:val="0"/>
                <w:sz w:val="20"/>
                <w:szCs w:val="20"/>
                <w:lang w:val="en-IN"/>
                <w14:ligatures w14:val="none"/>
              </w:rPr>
            </w:pPr>
            <w:hyperlink w:anchor="_Toc241399563" w:history="1">
              <w:r>
                <w:rPr>
                  <w:color w:val="0000FF"/>
                  <w:u w:val="single"/>
                </w:rPr>
                <w:t>Section 10.2</w:t>
              </w:r>
            </w:hyperlink>
            <w:r>
              <w:rPr>
                <w:kern w:val="0"/>
                <w:sz w:val="20"/>
                <w:szCs w:val="20"/>
                <w:lang w:val="en-IN"/>
                <w14:ligatures w14:val="none"/>
              </w:rPr>
              <w:t xml:space="preserve"> &amp; </w:t>
            </w:r>
            <w:hyperlink w:anchor="_Toc241399566" w:history="1">
              <w:r>
                <w:rPr>
                  <w:color w:val="0000FF"/>
                  <w:u w:val="single"/>
                </w:rPr>
                <w:t>Section 13</w:t>
              </w:r>
            </w:hyperlink>
          </w:p>
        </w:tc>
      </w:tr>
      <w:tr w:rsidR="002918DF" w14:paraId="02C69AC1" w14:textId="77777777" w:rsidTr="002918DF">
        <w:tc>
          <w:tcPr>
            <w:tcW w:w="2592" w:type="dxa"/>
          </w:tcPr>
          <w:p w14:paraId="555DDECC" w14:textId="77777777" w:rsidR="002918DF" w:rsidRPr="00A62101" w:rsidRDefault="002918DF">
            <w:pPr>
              <w:rPr>
                <w:kern w:val="0"/>
                <w:sz w:val="20"/>
                <w:szCs w:val="20"/>
                <w:lang w:val="en-IN"/>
                <w14:ligatures w14:val="none"/>
              </w:rPr>
            </w:pPr>
            <w:r w:rsidRPr="00A62101">
              <w:rPr>
                <w:kern w:val="0"/>
                <w:sz w:val="20"/>
                <w:szCs w:val="20"/>
                <w:lang w:val="en-IN"/>
                <w14:ligatures w14:val="none"/>
              </w:rPr>
              <w:t>Vendor &amp; Commercial</w:t>
            </w:r>
          </w:p>
        </w:tc>
        <w:tc>
          <w:tcPr>
            <w:tcW w:w="5328" w:type="dxa"/>
          </w:tcPr>
          <w:p w14:paraId="0D391EEA" w14:textId="77777777" w:rsidR="002918DF" w:rsidRPr="00A62101" w:rsidRDefault="002918DF">
            <w:pPr>
              <w:rPr>
                <w:kern w:val="0"/>
                <w:sz w:val="20"/>
                <w:szCs w:val="20"/>
                <w:lang w:val="en-IN"/>
                <w14:ligatures w14:val="none"/>
              </w:rPr>
            </w:pPr>
            <w:r w:rsidRPr="00A62101">
              <w:rPr>
                <w:kern w:val="0"/>
                <w:sz w:val="20"/>
                <w:szCs w:val="20"/>
                <w:lang w:val="en-IN"/>
                <w14:ligatures w14:val="none"/>
              </w:rPr>
              <w:t>Active Microsoft Enterprise Support agreement (Premier/Unified) confirmed, with support ticket logging paths validated.</w:t>
            </w:r>
          </w:p>
        </w:tc>
        <w:tc>
          <w:tcPr>
            <w:tcW w:w="2880" w:type="dxa"/>
          </w:tcPr>
          <w:p w14:paraId="6363B293" w14:textId="77777777" w:rsidR="002918DF" w:rsidRPr="00A62101" w:rsidRDefault="002918DF">
            <w:pPr>
              <w:rPr>
                <w:kern w:val="0"/>
                <w:sz w:val="20"/>
                <w:szCs w:val="20"/>
                <w:lang w:val="en-IN"/>
                <w14:ligatures w14:val="none"/>
              </w:rPr>
            </w:pPr>
            <w:hyperlink w:anchor="_Toc9101" w:history="1">
              <w:r>
                <w:rPr>
                  <w:color w:val="0000FF"/>
                  <w:u w:val="single"/>
                </w:rPr>
                <w:t>Section 16.1</w:t>
              </w:r>
            </w:hyperlink>
          </w:p>
        </w:tc>
      </w:tr>
    </w:tbl>
    <w:p w14:paraId="07DA107C" w14:textId="77777777" w:rsidR="00C43C82" w:rsidRDefault="00C43C82">
      <w:pPr>
        <w:spacing w:after="140"/>
        <w:rPr>
          <w:sz w:val="20"/>
          <w:szCs w:val="20"/>
        </w:rPr>
      </w:pPr>
    </w:p>
    <w:p w14:paraId="0E56233D" w14:textId="77777777" w:rsidR="006C481D" w:rsidRDefault="006C481D">
      <w:pPr>
        <w:spacing w:after="140"/>
        <w:rPr>
          <w:sz w:val="20"/>
          <w:szCs w:val="20"/>
        </w:rPr>
      </w:pPr>
    </w:p>
    <w:p w14:paraId="26995356" w14:textId="77777777" w:rsidR="006C481D" w:rsidRDefault="006C481D">
      <w:pPr>
        <w:spacing w:after="140"/>
        <w:rPr>
          <w:sz w:val="20"/>
          <w:szCs w:val="20"/>
        </w:rPr>
      </w:pPr>
    </w:p>
    <w:p w14:paraId="39D0E4CF" w14:textId="77777777" w:rsidR="006C481D" w:rsidRDefault="006C481D">
      <w:pPr>
        <w:spacing w:after="140"/>
        <w:rPr>
          <w:sz w:val="20"/>
          <w:szCs w:val="20"/>
        </w:rPr>
      </w:pPr>
    </w:p>
    <w:p w14:paraId="53B7293B" w14:textId="3D6B0FAD" w:rsidR="00C43C82" w:rsidRDefault="00666465">
      <w:pPr>
        <w:pStyle w:val="Heading2"/>
        <w:rPr>
          <w:rFonts w:asciiTheme="minorHAnsi" w:hAnsiTheme="minorHAnsi"/>
          <w:b w:val="0"/>
          <w:bCs w:val="0"/>
          <w:color w:val="1E2761"/>
          <w:sz w:val="24"/>
          <w:szCs w:val="24"/>
          <w:lang w:eastAsia="en-US"/>
        </w:rPr>
      </w:pPr>
      <w:bookmarkStart w:id="967" w:name="_Toc9106"/>
      <w:bookmarkStart w:id="968" w:name="_Toc241523888"/>
      <w:r>
        <w:rPr>
          <w:rFonts w:asciiTheme="minorHAnsi" w:hAnsiTheme="minorHAnsi"/>
          <w:b w:val="0"/>
          <w:bCs w:val="0"/>
          <w:color w:val="1E2761"/>
          <w:sz w:val="24"/>
          <w:szCs w:val="24"/>
          <w:lang w:eastAsia="en-US"/>
        </w:rPr>
        <w:t>Early-life support</w:t>
      </w:r>
      <w:bookmarkEnd w:id="967"/>
      <w:bookmarkEnd w:id="968"/>
    </w:p>
    <w:p w14:paraId="04E1BCA6" w14:textId="77777777" w:rsidR="006C481D" w:rsidRPr="006C481D" w:rsidRDefault="006C481D" w:rsidP="006C481D">
      <w:pPr>
        <w:spacing w:after="140"/>
        <w:rPr>
          <w:sz w:val="20"/>
          <w:szCs w:val="20"/>
          <w:lang w:val="en-IN"/>
        </w:rPr>
      </w:pPr>
      <w:r w:rsidRPr="006C481D">
        <w:rPr>
          <w:sz w:val="20"/>
          <w:szCs w:val="20"/>
          <w:lang w:val="en-IN"/>
        </w:rPr>
        <w:t>Industry practice for a core platform of this nature requires a defined Hypercare period immediately following Production go-live, typically spanning two to four weeks.</w:t>
      </w:r>
    </w:p>
    <w:p w14:paraId="630EE8D8" w14:textId="77777777" w:rsidR="006C481D" w:rsidRPr="006C481D" w:rsidRDefault="006C481D" w:rsidP="006C481D">
      <w:pPr>
        <w:spacing w:after="140"/>
        <w:rPr>
          <w:sz w:val="20"/>
          <w:szCs w:val="20"/>
          <w:lang w:val="en-IN"/>
        </w:rPr>
      </w:pPr>
      <w:r w:rsidRPr="006C481D">
        <w:rPr>
          <w:b/>
          <w:bCs/>
          <w:sz w:val="20"/>
          <w:szCs w:val="20"/>
          <w:lang w:val="en-IN"/>
        </w:rPr>
        <w:t>During Hypercare</w:t>
      </w:r>
      <w:r w:rsidRPr="006C481D">
        <w:rPr>
          <w:sz w:val="20"/>
          <w:szCs w:val="20"/>
          <w:lang w:val="en-IN"/>
        </w:rPr>
        <w:t>:</w:t>
      </w:r>
    </w:p>
    <w:p w14:paraId="4E079DAE" w14:textId="0B45995A" w:rsidR="006C481D" w:rsidRPr="006C481D" w:rsidRDefault="006C481D" w:rsidP="006C481D">
      <w:pPr>
        <w:numPr>
          <w:ilvl w:val="0"/>
          <w:numId w:val="13"/>
        </w:numPr>
        <w:spacing w:after="140"/>
        <w:rPr>
          <w:sz w:val="20"/>
          <w:szCs w:val="20"/>
          <w:lang w:val="en-IN"/>
        </w:rPr>
      </w:pPr>
      <w:r w:rsidRPr="006C481D">
        <w:rPr>
          <w:b/>
          <w:bCs/>
          <w:sz w:val="20"/>
          <w:szCs w:val="20"/>
          <w:lang w:val="en-IN"/>
        </w:rPr>
        <w:t>Joint Operational Standing</w:t>
      </w:r>
      <w:r w:rsidRPr="006C481D">
        <w:rPr>
          <w:sz w:val="20"/>
          <w:szCs w:val="20"/>
          <w:lang w:val="en-IN"/>
        </w:rPr>
        <w:t>: The engineering and build team remain actively engaged alongside Tiers 1 and 2 support to ensure rapid incident triage and direct knowledge transfer.</w:t>
      </w:r>
    </w:p>
    <w:p w14:paraId="1538F5AE"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Aggressive Escalation</w:t>
      </w:r>
      <w:r w:rsidRPr="006C481D">
        <w:rPr>
          <w:sz w:val="20"/>
          <w:szCs w:val="20"/>
          <w:lang w:val="en-IN"/>
        </w:rPr>
        <w:t>: Escalation thresholds are intentionally lowered compared to steady-state operations to resolve early adoption friction rapidly.</w:t>
      </w:r>
    </w:p>
    <w:p w14:paraId="4535C30B" w14:textId="77777777" w:rsidR="006C481D" w:rsidRPr="006C481D" w:rsidRDefault="006C481D" w:rsidP="006C481D">
      <w:pPr>
        <w:numPr>
          <w:ilvl w:val="0"/>
          <w:numId w:val="13"/>
        </w:numPr>
        <w:spacing w:after="140"/>
        <w:rPr>
          <w:sz w:val="20"/>
          <w:szCs w:val="20"/>
          <w:lang w:val="en-IN"/>
        </w:rPr>
      </w:pPr>
      <w:r w:rsidRPr="006C481D">
        <w:rPr>
          <w:b/>
          <w:bCs/>
          <w:sz w:val="20"/>
          <w:szCs w:val="20"/>
          <w:lang w:val="en-IN"/>
        </w:rPr>
        <w:t>Daily Incident Review</w:t>
      </w:r>
      <w:r w:rsidRPr="006C481D">
        <w:rPr>
          <w:sz w:val="20"/>
          <w:szCs w:val="20"/>
          <w:lang w:val="en-IN"/>
        </w:rPr>
        <w:t>: A daily operational cadence reviews open tickets, pipeline health, telemetry logs, and emerging usage patterns.</w:t>
      </w:r>
    </w:p>
    <w:p w14:paraId="3A8844A1" w14:textId="1C50A8EE" w:rsidR="006C481D" w:rsidRPr="006C481D" w:rsidRDefault="006C481D" w:rsidP="006C481D">
      <w:pPr>
        <w:spacing w:after="140"/>
        <w:rPr>
          <w:sz w:val="20"/>
          <w:szCs w:val="20"/>
          <w:lang w:val="en-IN"/>
        </w:rPr>
      </w:pPr>
      <w:r w:rsidRPr="006C481D">
        <w:rPr>
          <w:b/>
          <w:bCs/>
          <w:sz w:val="20"/>
          <w:szCs w:val="20"/>
          <w:lang w:val="en-IN"/>
        </w:rPr>
        <w:t>Transition Gate</w:t>
      </w:r>
      <w:r w:rsidRPr="006C481D">
        <w:rPr>
          <w:sz w:val="20"/>
          <w:szCs w:val="20"/>
          <w:lang w:val="en-IN"/>
        </w:rPr>
        <w:t>: Hypercare concludes</w:t>
      </w:r>
      <w:r>
        <w:rPr>
          <w:sz w:val="20"/>
          <w:szCs w:val="20"/>
          <w:lang w:val="en-IN"/>
        </w:rPr>
        <w:t xml:space="preserve"> and the standard operational support tiers (</w:t>
      </w:r>
      <w:hyperlink w:anchor="_Toc9101" w:history="1">
        <w:r>
          <w:rPr>
            <w:color w:val="0000FF"/>
            <w:u w:val="single"/>
          </w:rPr>
          <w:t>Section 16.1</w:t>
        </w:r>
      </w:hyperlink>
      <w:r>
        <w:rPr>
          <w:sz w:val="20"/>
          <w:szCs w:val="20"/>
          <w:lang w:val="en-IN"/>
        </w:rPr>
        <w:t xml:space="preserve">) take over full steady-state ownership </w:t>
      </w:r>
      <w:r w:rsidRPr="006C481D">
        <w:rPr>
          <w:sz w:val="20"/>
          <w:szCs w:val="20"/>
          <w:lang w:val="en-IN"/>
        </w:rPr>
        <w:t>only when formal Hypercare Exit Criteria are satisfied, including:</w:t>
      </w:r>
    </w:p>
    <w:p w14:paraId="18BDA0D8"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Sev-1 or Sev-2 incidents for a minimum of 5 consecutive business days.</w:t>
      </w:r>
    </w:p>
    <w:p w14:paraId="3DD03577" w14:textId="77777777" w:rsidR="006C481D" w:rsidRPr="006C481D" w:rsidRDefault="006C481D" w:rsidP="006C481D">
      <w:pPr>
        <w:numPr>
          <w:ilvl w:val="0"/>
          <w:numId w:val="14"/>
        </w:numPr>
        <w:spacing w:after="140"/>
        <w:rPr>
          <w:sz w:val="20"/>
          <w:szCs w:val="20"/>
          <w:lang w:val="en-IN"/>
        </w:rPr>
      </w:pPr>
      <w:r w:rsidRPr="006C481D">
        <w:rPr>
          <w:sz w:val="20"/>
          <w:szCs w:val="20"/>
          <w:lang w:val="en-IN"/>
        </w:rPr>
        <w:t>Zero unresolved high-priority bugs in the APIOps deployment pipeline.</w:t>
      </w:r>
    </w:p>
    <w:p w14:paraId="51BE2FB7" w14:textId="1586EAB9" w:rsidR="006C481D" w:rsidRPr="006C481D" w:rsidRDefault="006C481D" w:rsidP="006C481D">
      <w:pPr>
        <w:numPr>
          <w:ilvl w:val="0"/>
          <w:numId w:val="14"/>
        </w:numPr>
        <w:spacing w:after="140"/>
        <w:rPr>
          <w:sz w:val="20"/>
          <w:szCs w:val="20"/>
          <w:lang w:val="en-IN"/>
        </w:rPr>
      </w:pPr>
      <w:r w:rsidRPr="006C481D">
        <w:rPr>
          <w:sz w:val="20"/>
          <w:szCs w:val="20"/>
          <w:lang w:val="en-IN"/>
        </w:rPr>
        <w:t>Formal sign-off on operational runbooks and all completed items in the Handover Readiness Checklist</w:t>
      </w:r>
    </w:p>
    <w:p w14:paraId="3701F9B4" w14:textId="77777777" w:rsidR="00C43C82" w:rsidRDefault="00666465">
      <w:pPr>
        <w:pStyle w:val="Heading2"/>
        <w:rPr>
          <w:rFonts w:asciiTheme="minorHAnsi" w:hAnsiTheme="minorHAnsi"/>
          <w:b w:val="0"/>
          <w:bCs w:val="0"/>
          <w:color w:val="1E2761"/>
          <w:sz w:val="24"/>
          <w:szCs w:val="24"/>
          <w:lang w:eastAsia="en-US"/>
        </w:rPr>
      </w:pPr>
      <w:bookmarkStart w:id="969" w:name="_Toc9107"/>
      <w:bookmarkStart w:id="970" w:name="_Toc241523889"/>
      <w:r>
        <w:rPr>
          <w:rFonts w:asciiTheme="minorHAnsi" w:hAnsiTheme="minorHAnsi"/>
          <w:b w:val="0"/>
          <w:bCs w:val="0"/>
          <w:color w:val="1E2761"/>
          <w:sz w:val="24"/>
          <w:szCs w:val="24"/>
          <w:lang w:eastAsia="en-US"/>
        </w:rPr>
        <w:t>Documentation and knowledge transfer</w:t>
      </w:r>
      <w:bookmarkEnd w:id="969"/>
      <w:bookmarkEnd w:id="970"/>
    </w:p>
    <w:p w14:paraId="448AD117" w14:textId="77777777" w:rsidR="00BA448A" w:rsidRPr="00A62101" w:rsidRDefault="00BA448A" w:rsidP="00BA448A">
      <w:pPr>
        <w:pStyle w:val="NormalWeb"/>
        <w:rPr>
          <w:rFonts w:ascii="Noe Text" w:eastAsia="Noe Text" w:hAnsi="Noe Text" w:cs="Noe Text"/>
          <w:color w:val="333333"/>
          <w:sz w:val="20"/>
          <w:szCs w:val="20"/>
          <w:lang w:val="en-GB" w:eastAsia="en-GB"/>
        </w:rPr>
      </w:pPr>
      <w:bookmarkStart w:id="971" w:name="_Toc9108"/>
      <w:r w:rsidRPr="00A62101">
        <w:rPr>
          <w:rFonts w:ascii="Noe Text" w:eastAsia="Noe Text" w:hAnsi="Noe Text" w:cs="Noe Text"/>
          <w:color w:val="333333"/>
          <w:sz w:val="20"/>
          <w:szCs w:val="20"/>
          <w:lang w:val="en-GB" w:eastAsia="en-GB"/>
        </w:rPr>
        <w:t>To ensure seamless operational continuity, the delivery team will formally transfer the following key assets to operational owners prior to Hypercare exit, rather than retaining them within project delivery:</w:t>
      </w:r>
    </w:p>
    <w:p w14:paraId="1C8432E7"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APIM High-Level Design (HLD):</w:t>
      </w:r>
      <w:r w:rsidRPr="00A62101">
        <w:rPr>
          <w:rFonts w:ascii="Noe Text" w:eastAsia="Noe Text" w:hAnsi="Noe Text" w:cs="Noe Text"/>
          <w:color w:val="333333"/>
          <w:sz w:val="20"/>
          <w:szCs w:val="20"/>
          <w:lang w:val="en-GB" w:eastAsia="en-GB"/>
        </w:rPr>
        <w:t xml:space="preserve"> Maintained as a living architectural baseline and updated via version control as the platform evolves, consistent with the broader Systems Integration Framework governance model.</w:t>
      </w:r>
    </w:p>
    <w:p w14:paraId="16A18FB4"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Operational RACI &amp; Contact Directory</w:t>
      </w:r>
      <w:r w:rsidRPr="00A62101">
        <w:rPr>
          <w:rFonts w:ascii="Noe Text" w:eastAsia="Noe Text" w:hAnsi="Noe Text" w:cs="Noe Text"/>
          <w:color w:val="333333"/>
          <w:sz w:val="20"/>
          <w:szCs w:val="20"/>
          <w:lang w:val="en-GB" w:eastAsia="en-GB"/>
        </w:rPr>
        <w:t>: Sections 10.2 and 16.1 updated with named primary/secondary contacts, on-call schedules, and escalation paths substituted for generic roles.</w:t>
      </w:r>
    </w:p>
    <w:p w14:paraId="4F12A051" w14:textId="5178628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 xml:space="preserve">Operational &amp; </w:t>
      </w:r>
      <w:r w:rsidR="00C47CA9">
        <w:rPr>
          <w:rFonts w:ascii="Noe Text" w:eastAsia="Noe Text" w:hAnsi="Noe Text" w:cs="Noe Text"/>
          <w:b/>
          <w:bCs/>
          <w:color w:val="333333"/>
          <w:sz w:val="20"/>
          <w:szCs w:val="20"/>
          <w:lang w:val="en-GB" w:eastAsia="en-GB"/>
        </w:rPr>
        <w:t>Resilience</w:t>
      </w:r>
      <w:r w:rsidRPr="00A62101">
        <w:rPr>
          <w:rFonts w:ascii="Noe Text" w:eastAsia="Noe Text" w:hAnsi="Noe Text" w:cs="Noe Text"/>
          <w:b/>
          <w:bCs/>
          <w:color w:val="333333"/>
          <w:sz w:val="20"/>
          <w:szCs w:val="20"/>
          <w:lang w:val="en-GB" w:eastAsia="en-GB"/>
        </w:rPr>
        <w:t xml:space="preserve"> Runbooks</w:t>
      </w:r>
      <w:r w:rsidRPr="00A62101">
        <w:rPr>
          <w:rFonts w:ascii="Noe Text" w:eastAsia="Noe Text" w:hAnsi="Noe Text" w:cs="Noe Text"/>
          <w:color w:val="333333"/>
          <w:sz w:val="20"/>
          <w:szCs w:val="20"/>
          <w:lang w:val="en-GB" w:eastAsia="en-GB"/>
        </w:rPr>
        <w:t xml:space="preserve">: Operational runbooks </w:t>
      </w:r>
      <w:r>
        <w:rPr>
          <w:rFonts w:ascii="Noe Text" w:eastAsia="Noe Text" w:hAnsi="Noe Text" w:cs="Noe Text"/>
          <w:color w:val="333333"/>
          <w:sz w:val="20"/>
          <w:szCs w:val="20"/>
          <w:lang w:val="en-GB" w:eastAsia="en-GB"/>
        </w:rPr>
        <w:t>specifically including the Emergency Administrative Access procedure (</w:t>
      </w:r>
      <w:hyperlink w:anchor="_Toc241399563" w:history="1">
        <w:r>
          <w:rPr>
            <w:color w:val="0000FF"/>
            <w:u w:val="single"/>
          </w:rPr>
          <w:t>Section 10.2</w:t>
        </w:r>
      </w:hyperlink>
      <w:r>
        <w:rPr>
          <w:rFonts w:ascii="Noe Text" w:eastAsia="Noe Text" w:hAnsi="Noe Text" w:cs="Noe Text"/>
          <w:color w:val="333333"/>
          <w:sz w:val="20"/>
          <w:szCs w:val="20"/>
          <w:lang w:val="en-GB" w:eastAsia="en-GB"/>
        </w:rPr>
        <w:t xml:space="preserve">) and the Front Door / Regional </w:t>
      </w:r>
      <w:r w:rsidR="00026A09">
        <w:rPr>
          <w:rFonts w:ascii="Noe Text" w:eastAsia="Noe Text" w:hAnsi="Noe Text" w:cs="Noe Text"/>
          <w:color w:val="333333"/>
          <w:sz w:val="20"/>
          <w:szCs w:val="20"/>
          <w:lang w:val="en-GB" w:eastAsia="en-GB"/>
        </w:rPr>
        <w:t>resili</w:t>
      </w:r>
      <w:r w:rsidR="00C47CA9">
        <w:rPr>
          <w:rFonts w:ascii="Noe Text" w:eastAsia="Noe Text" w:hAnsi="Noe Text" w:cs="Noe Text"/>
          <w:color w:val="333333"/>
          <w:sz w:val="20"/>
          <w:szCs w:val="20"/>
          <w:lang w:val="en-GB" w:eastAsia="en-GB"/>
        </w:rPr>
        <w:t xml:space="preserve">ence </w:t>
      </w:r>
      <w:r>
        <w:rPr>
          <w:rFonts w:ascii="Noe Text" w:eastAsia="Noe Text" w:hAnsi="Noe Text" w:cs="Noe Text"/>
          <w:color w:val="333333"/>
          <w:sz w:val="20"/>
          <w:szCs w:val="20"/>
          <w:lang w:val="en-GB" w:eastAsia="en-GB"/>
        </w:rPr>
        <w:t>playbook (</w:t>
      </w:r>
      <w:hyperlink w:anchor="_Toc241399567" w:history="1">
        <w:r>
          <w:rPr>
            <w:color w:val="0000FF"/>
            <w:u w:val="single"/>
          </w:rPr>
          <w:t>Section 14</w:t>
        </w:r>
      </w:hyperlink>
      <w:r>
        <w:rPr>
          <w:rFonts w:ascii="Noe Text" w:eastAsia="Noe Text" w:hAnsi="Noe Text" w:cs="Noe Text"/>
          <w:color w:val="333333"/>
          <w:sz w:val="20"/>
          <w:szCs w:val="20"/>
          <w:lang w:val="en-GB" w:eastAsia="en-GB"/>
        </w:rPr>
        <w:t>)</w:t>
      </w:r>
      <w:r w:rsidRPr="00A62101">
        <w:rPr>
          <w:rFonts w:ascii="Noe Text" w:eastAsia="Noe Text" w:hAnsi="Noe Text" w:cs="Noe Text"/>
          <w:color w:val="333333"/>
          <w:sz w:val="20"/>
          <w:szCs w:val="20"/>
          <w:lang w:val="en-GB" w:eastAsia="en-GB"/>
        </w:rPr>
        <w:t xml:space="preserve"> stored as Markdown directly alongside infrastructure-as-code (IaC) repositories.</w:t>
      </w:r>
    </w:p>
    <w:p w14:paraId="189D188C"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Risk, Assumption, Issue &amp; Dependency (RAID) Register</w:t>
      </w:r>
      <w:r>
        <w:rPr>
          <w:rFonts w:ascii="Noe Text" w:eastAsia="Noe Text" w:hAnsi="Noe Text" w:cs="Noe Text"/>
          <w:color w:val="333333"/>
          <w:sz w:val="20"/>
          <w:szCs w:val="20"/>
          <w:lang w:val="en-GB" w:eastAsia="en-GB"/>
        </w:rPr>
        <w:t xml:space="preserve">: </w:t>
      </w:r>
      <w:hyperlink w:anchor="_Toc241399582" w:history="1">
        <w:r>
          <w:rPr>
            <w:color w:val="0000FF"/>
            <w:u w:val="single"/>
          </w:rPr>
          <w:t>Section 18</w:t>
        </w:r>
      </w:hyperlink>
      <w:r>
        <w:rPr>
          <w:rFonts w:ascii="Noe Text" w:eastAsia="Noe Text" w:hAnsi="Noe Text" w:cs="Noe Text"/>
          <w:color w:val="333333"/>
          <w:sz w:val="20"/>
          <w:szCs w:val="20"/>
          <w:lang w:val="en-GB" w:eastAsia="en-GB"/>
        </w:rPr>
        <w:t xml:space="preserve"> carried forward into steady-state operations and reviewed on a scheduled cadence during periodic platform service reviews (</w:t>
      </w:r>
      <w:hyperlink w:anchor="_Toc9104" w:history="1">
        <w:r>
          <w:rPr>
            <w:color w:val="0000FF"/>
            <w:u w:val="single"/>
          </w:rPr>
          <w:t>Section 16.4</w:t>
        </w:r>
      </w:hyperlink>
      <w:r>
        <w:rPr>
          <w:rFonts w:ascii="Noe Text" w:eastAsia="Noe Text" w:hAnsi="Noe Text" w:cs="Noe Text"/>
          <w:color w:val="333333"/>
          <w:sz w:val="20"/>
          <w:szCs w:val="20"/>
          <w:lang w:val="en-GB" w:eastAsia="en-GB"/>
        </w:rPr>
        <w:t>).</w:t>
      </w:r>
    </w:p>
    <w:p w14:paraId="5DC37385" w14:textId="77777777" w:rsidR="00BA448A" w:rsidRPr="00A62101" w:rsidRDefault="00BA448A" w:rsidP="00BA448A">
      <w:pPr>
        <w:pStyle w:val="NormalWeb"/>
        <w:numPr>
          <w:ilvl w:val="0"/>
          <w:numId w:val="15"/>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lastRenderedPageBreak/>
        <w:t>APIOps &amp; Security Access Control</w:t>
      </w:r>
      <w:r w:rsidRPr="00A62101">
        <w:rPr>
          <w:rFonts w:ascii="Noe Text" w:eastAsia="Noe Text" w:hAnsi="Noe Text" w:cs="Noe Text"/>
          <w:color w:val="333333"/>
          <w:sz w:val="20"/>
          <w:szCs w:val="20"/>
          <w:lang w:val="en-GB" w:eastAsia="en-GB"/>
        </w:rPr>
        <w:t>: Full administrative ownership of the APIOps CI/CD pipelines, Git control repositories, Key Vault access policies, and Azure Privileged Identity Management (PIM) roles transferred to designated operational platform owners.</w:t>
      </w:r>
    </w:p>
    <w:p w14:paraId="49CDFC1F" w14:textId="77777777" w:rsidR="00C43C82" w:rsidRDefault="00666465">
      <w:pPr>
        <w:pStyle w:val="Heading2"/>
        <w:rPr>
          <w:rFonts w:asciiTheme="minorHAnsi" w:hAnsiTheme="minorHAnsi"/>
          <w:b w:val="0"/>
          <w:bCs w:val="0"/>
          <w:color w:val="1E2761"/>
          <w:sz w:val="24"/>
          <w:szCs w:val="24"/>
          <w:lang w:eastAsia="en-US"/>
        </w:rPr>
      </w:pPr>
      <w:bookmarkStart w:id="972" w:name="_Toc241523890"/>
      <w:r>
        <w:rPr>
          <w:rFonts w:asciiTheme="minorHAnsi" w:hAnsiTheme="minorHAnsi"/>
          <w:b w:val="0"/>
          <w:bCs w:val="0"/>
          <w:color w:val="1E2761"/>
          <w:sz w:val="24"/>
          <w:szCs w:val="24"/>
          <w:lang w:eastAsia="en-US"/>
        </w:rPr>
        <w:t>Service acceptance sign-off</w:t>
      </w:r>
      <w:bookmarkEnd w:id="971"/>
      <w:bookmarkEnd w:id="972"/>
    </w:p>
    <w:p w14:paraId="7A8A5CA4" w14:textId="77777777" w:rsidR="00D05B10" w:rsidRPr="00A62101" w:rsidRDefault="00D05B10" w:rsidP="00D05B10">
      <w:pPr>
        <w:pStyle w:val="NormalWeb"/>
        <w:rPr>
          <w:rFonts w:ascii="Noe Text" w:eastAsia="Noe Text" w:hAnsi="Noe Text" w:cs="Noe Text"/>
          <w:color w:val="333333"/>
          <w:sz w:val="20"/>
          <w:szCs w:val="20"/>
          <w:lang w:val="en-GB" w:eastAsia="en-GB"/>
        </w:rPr>
      </w:pPr>
      <w:r>
        <w:rPr>
          <w:rFonts w:ascii="Noe Text" w:eastAsia="Noe Text" w:hAnsi="Noe Text" w:cs="Noe Text"/>
          <w:color w:val="333333"/>
          <w:sz w:val="20"/>
          <w:szCs w:val="20"/>
          <w:lang w:val="en-GB" w:eastAsia="en-GB"/>
        </w:rPr>
        <w:t xml:space="preserve">Formal acceptance into live production operation is a distinct governance gate, separate from the initial Technical Design Authority (TDA) approval in </w:t>
      </w:r>
      <w:hyperlink w:anchor="_Toc241399529" w:history="1">
        <w:r>
          <w:rPr>
            <w:color w:val="0000FF"/>
            <w:u w:val="single"/>
          </w:rPr>
          <w:t>Section 1</w:t>
        </w:r>
      </w:hyperlink>
      <w:r>
        <w:rPr>
          <w:rFonts w:ascii="Noe Text" w:eastAsia="Noe Text" w:hAnsi="Noe Text" w:cs="Noe Text"/>
          <w:color w:val="333333"/>
          <w:sz w:val="20"/>
          <w:szCs w:val="20"/>
          <w:lang w:val="en-GB" w:eastAsia="en-GB"/>
        </w:rPr>
        <w:t>:</w:t>
      </w:r>
    </w:p>
    <w:p w14:paraId="29110387"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Pr>
          <w:rFonts w:ascii="Noe Text" w:eastAsia="Noe Text" w:hAnsi="Noe Text" w:cs="Noe Text"/>
          <w:b/>
          <w:bCs/>
          <w:color w:val="333333"/>
          <w:sz w:val="20"/>
          <w:szCs w:val="20"/>
          <w:lang w:val="en-GB" w:eastAsia="en-GB"/>
        </w:rPr>
        <w:t>TDA Approval (</w:t>
      </w:r>
      <w:hyperlink w:anchor="_Toc241399529" w:history="1">
        <w:r>
          <w:rPr>
            <w:color w:val="0000FF"/>
            <w:u w:val="single"/>
          </w:rPr>
          <w:t>Section 1</w:t>
        </w:r>
      </w:hyperlink>
      <w:r>
        <w:rPr>
          <w:rFonts w:ascii="Noe Text" w:eastAsia="Noe Text" w:hAnsi="Noe Text" w:cs="Noe Text"/>
          <w:b/>
          <w:bCs/>
          <w:color w:val="333333"/>
          <w:sz w:val="20"/>
          <w:szCs w:val="20"/>
          <w:lang w:val="en-GB" w:eastAsia="en-GB"/>
        </w:rPr>
        <w:t>):</w:t>
      </w:r>
      <w:r w:rsidRPr="00A62101">
        <w:rPr>
          <w:rFonts w:ascii="Noe Text" w:eastAsia="Noe Text" w:hAnsi="Noe Text" w:cs="Noe Text"/>
          <w:color w:val="333333"/>
          <w:sz w:val="20"/>
          <w:szCs w:val="20"/>
          <w:lang w:val="en-GB" w:eastAsia="en-GB"/>
        </w:rPr>
        <w:t xml:space="preserve"> Signs off on the technical architecture, security baseline, and sizing strategy prior to build execution.</w:t>
      </w:r>
    </w:p>
    <w:p w14:paraId="0CC126F1" w14:textId="77777777" w:rsidR="00D05B10" w:rsidRPr="00A62101" w:rsidRDefault="00D05B10" w:rsidP="00D05B10">
      <w:pPr>
        <w:pStyle w:val="NormalWeb"/>
        <w:numPr>
          <w:ilvl w:val="0"/>
          <w:numId w:val="16"/>
        </w:numPr>
        <w:rPr>
          <w:rFonts w:ascii="Noe Text" w:eastAsia="Noe Text" w:hAnsi="Noe Text" w:cs="Noe Text"/>
          <w:color w:val="333333"/>
          <w:sz w:val="20"/>
          <w:szCs w:val="20"/>
          <w:lang w:val="en-GB" w:eastAsia="en-GB"/>
        </w:rPr>
      </w:pPr>
      <w:r w:rsidRPr="00A62101">
        <w:rPr>
          <w:rFonts w:ascii="Noe Text" w:eastAsia="Noe Text" w:hAnsi="Noe Text" w:cs="Noe Text"/>
          <w:b/>
          <w:bCs/>
          <w:color w:val="333333"/>
          <w:sz w:val="20"/>
          <w:szCs w:val="20"/>
          <w:lang w:val="en-GB" w:eastAsia="en-GB"/>
        </w:rPr>
        <w:t>Service Acceptance Sign-Off</w:t>
      </w:r>
      <w:r>
        <w:rPr>
          <w:rFonts w:ascii="Noe Text" w:eastAsia="Noe Text" w:hAnsi="Noe Text" w:cs="Noe Text"/>
          <w:color w:val="333333"/>
          <w:sz w:val="20"/>
          <w:szCs w:val="20"/>
          <w:lang w:val="en-GB" w:eastAsia="en-GB"/>
        </w:rPr>
        <w:t>: Formally validates that every criterion in the Handover Readiness Checklist (</w:t>
      </w:r>
      <w:hyperlink w:anchor="_Toc9105" w:history="1">
        <w:r>
          <w:rPr>
            <w:color w:val="0000FF"/>
            <w:u w:val="single"/>
          </w:rPr>
          <w:t>Section 17.1</w:t>
        </w:r>
      </w:hyperlink>
      <w:r>
        <w:rPr>
          <w:rFonts w:ascii="Noe Text" w:eastAsia="Noe Text" w:hAnsi="Noe Text" w:cs="Noe Text"/>
          <w:color w:val="333333"/>
          <w:sz w:val="20"/>
          <w:szCs w:val="20"/>
          <w:lang w:val="en-GB" w:eastAsia="en-GB"/>
        </w:rPr>
        <w:t>) is fully met, verified during Hypercare, and ready for steady-state operation</w:t>
      </w:r>
      <w:commentRangeEnd w:id="964"/>
      <w:r w:rsidR="0061125F" w:rsidRPr="00A62101">
        <w:rPr>
          <w:rStyle w:val="CommentReference"/>
          <w:rFonts w:ascii="Noe Text" w:eastAsia="Noe Text" w:hAnsi="Noe Text" w:cs="Noe Text"/>
          <w:color w:val="333333"/>
          <w:sz w:val="20"/>
          <w:szCs w:val="20"/>
          <w:lang w:val="en-GB" w:eastAsia="en-GB"/>
        </w:rPr>
        <w:commentReference w:id="964"/>
      </w:r>
    </w:p>
    <w:p w14:paraId="1E23B680"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973" w:name="_Toc241523891"/>
      <w:r w:rsidRPr="007F1FDD">
        <w:rPr>
          <w:rFonts w:asciiTheme="minorHAnsi" w:hAnsiTheme="minorHAnsi"/>
          <w:b w:val="0"/>
          <w:bCs w:val="0"/>
          <w:lang w:eastAsia="en-US"/>
        </w:rPr>
        <w:lastRenderedPageBreak/>
        <w:t>Risks, Assumptions and Decisions</w:t>
      </w:r>
      <w:bookmarkEnd w:id="973"/>
    </w:p>
    <w:p w14:paraId="5B1D1DB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974" w:name="_Toc241523892"/>
      <w:r w:rsidRPr="007F1FDD">
        <w:rPr>
          <w:rFonts w:asciiTheme="minorHAnsi" w:hAnsiTheme="minorHAnsi"/>
          <w:b w:val="0"/>
          <w:bCs w:val="0"/>
          <w:color w:val="1E2761"/>
          <w:sz w:val="24"/>
          <w:szCs w:val="24"/>
          <w:lang w:eastAsia="en-US"/>
        </w:rPr>
        <w:t>High Level Impact Assessment</w:t>
      </w:r>
      <w:bookmarkEnd w:id="974"/>
    </w:p>
    <w:p w14:paraId="070A1827" w14:textId="340B67EB" w:rsidR="002D25EA" w:rsidRPr="004D5371" w:rsidRDefault="000B6C39" w:rsidP="002D25EA">
      <w:pPr>
        <w:spacing w:after="140"/>
        <w:rPr>
          <w:sz w:val="20"/>
          <w:szCs w:val="20"/>
        </w:rPr>
      </w:pPr>
      <w:r w:rsidRPr="000B6C39">
        <w:rPr>
          <w:sz w:val="20"/>
          <w:szCs w:val="20"/>
        </w:rPr>
        <w:t>Introducing APIM adds a centrally governed API platform in front of the existing integration estate. Existing integration services continue to operate unchanged, with APIM providing a standardised entry point for API exposure, governance and policy enforcement. Primary dependencies include networking, identity and APIOps capabilities</w:t>
      </w:r>
    </w:p>
    <w:p w14:paraId="0817E3F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975" w:name="_Toc241523893"/>
      <w:r w:rsidRPr="007F1FDD">
        <w:rPr>
          <w:rFonts w:asciiTheme="minorHAnsi" w:hAnsiTheme="minorHAnsi"/>
          <w:b w:val="0"/>
          <w:bCs w:val="0"/>
          <w:color w:val="1E2761"/>
          <w:sz w:val="24"/>
          <w:szCs w:val="24"/>
          <w:lang w:eastAsia="en-US"/>
        </w:rPr>
        <w:t>Assumptions</w:t>
      </w:r>
      <w:bookmarkEnd w:id="975"/>
    </w:p>
    <w:p w14:paraId="7BE0FB29" w14:textId="114E52F9" w:rsidR="0046006F" w:rsidRDefault="001D3F62">
      <w:pPr>
        <w:spacing w:after="140"/>
      </w:pPr>
      <w:r w:rsidRPr="001D3F62">
        <w:rPr>
          <w:sz w:val="20"/>
          <w:szCs w:val="20"/>
        </w:rPr>
        <w:t>This register identifies assumptions and outstanding decisions requiring validation and approval prior to implementation.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976" w:author="Joycell Sundararaj - Chaucer" w:date="2026-09-30T15:50:00Z" w16du:dateUtc="2026-09-30T14:50:00Z">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846"/>
        <w:gridCol w:w="3544"/>
        <w:gridCol w:w="2619"/>
        <w:gridCol w:w="2291"/>
        <w:tblGridChange w:id="977">
          <w:tblGrid>
            <w:gridCol w:w="846"/>
            <w:gridCol w:w="3544"/>
            <w:gridCol w:w="2619"/>
            <w:gridCol w:w="2291"/>
          </w:tblGrid>
        </w:tblGridChange>
      </w:tblGrid>
      <w:tr w:rsidR="002D25EA" w14:paraId="5B105705" w14:textId="77777777" w:rsidTr="00D67AA9">
        <w:trPr>
          <w:tblHeader/>
          <w:trPrChange w:id="978" w:author="Joycell Sundararaj - Chaucer" w:date="2026-09-30T15:50:00Z" w16du:dateUtc="2026-09-30T14:50:00Z">
            <w:trPr>
              <w:tblHeader/>
            </w:trPr>
          </w:trPrChange>
        </w:trPr>
        <w:tc>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979" w:author="Joycell Sundararaj - Chaucer" w:date="2026-09-30T15:50:00Z" w16du:dateUtc="2026-09-30T14:50:00Z">
              <w:tcPr>
                <w:tcW w:w="846"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66AFBB2D" w14:textId="77777777" w:rsidR="002D25EA" w:rsidRDefault="002D25EA" w:rsidP="000156B8">
            <w:r>
              <w:rPr>
                <w:b/>
                <w:bCs/>
                <w:color w:val="000000" w:themeColor="text1"/>
                <w:sz w:val="20"/>
                <w:szCs w:val="20"/>
              </w:rPr>
              <w:t>Ref</w:t>
            </w:r>
          </w:p>
        </w:tc>
        <w:tc>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980" w:author="Joycell Sundararaj - Chaucer" w:date="2026-09-30T15:50:00Z" w16du:dateUtc="2026-09-30T14:50:00Z">
              <w:tcPr>
                <w:tcW w:w="3544"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7EACAD79" w14:textId="77777777" w:rsidR="002D25EA" w:rsidRDefault="002D25EA" w:rsidP="000156B8">
            <w:r>
              <w:rPr>
                <w:b/>
                <w:bCs/>
                <w:color w:val="000000" w:themeColor="text1"/>
                <w:sz w:val="20"/>
                <w:szCs w:val="20"/>
              </w:rPr>
              <w:t>Assumption or open item</w:t>
            </w:r>
          </w:p>
        </w:tc>
        <w:tc>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981" w:author="Joycell Sundararaj - Chaucer" w:date="2026-09-30T15:50:00Z" w16du:dateUtc="2026-09-30T14:50:00Z">
              <w:tcPr>
                <w:tcW w:w="2619"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4187EC06" w14:textId="370F16D3" w:rsidR="002D25EA" w:rsidRDefault="002D25EA" w:rsidP="000156B8">
            <w:r>
              <w:rPr>
                <w:b/>
                <w:bCs/>
                <w:color w:val="000000" w:themeColor="text1"/>
                <w:sz w:val="20"/>
                <w:szCs w:val="20"/>
              </w:rPr>
              <w:t xml:space="preserve">Impact if </w:t>
            </w:r>
            <w:r w:rsidR="008B6801">
              <w:rPr>
                <w:b/>
                <w:bCs/>
                <w:color w:val="000000" w:themeColor="text1"/>
                <w:sz w:val="20"/>
                <w:szCs w:val="20"/>
              </w:rPr>
              <w:t>Incorrect</w:t>
            </w:r>
          </w:p>
        </w:tc>
        <w:tc>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982" w:author="Joycell Sundararaj - Chaucer" w:date="2026-09-30T15:50:00Z" w16du:dateUtc="2026-09-30T14:50:00Z">
              <w:tcPr>
                <w:tcW w:w="2291"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16767FC5" w14:textId="77777777" w:rsidR="002D25EA" w:rsidRDefault="002D25EA" w:rsidP="000156B8">
            <w:r>
              <w:rPr>
                <w:b/>
                <w:bCs/>
                <w:color w:val="000000" w:themeColor="text1"/>
                <w:sz w:val="20"/>
                <w:szCs w:val="20"/>
              </w:rPr>
              <w:t>Owner to confirm</w:t>
            </w:r>
          </w:p>
        </w:tc>
      </w:tr>
      <w:tr w:rsidR="002D25EA" w14:paraId="79E3F117" w14:textId="77777777" w:rsidTr="00D67AA9">
        <w:tc>
          <w:tcPr>
            <w:tcW w:w="846" w:type="dxa"/>
            <w:tcMar>
              <w:top w:w="70" w:type="dxa"/>
              <w:left w:w="100" w:type="dxa"/>
              <w:bottom w:w="70" w:type="dxa"/>
              <w:right w:w="100" w:type="dxa"/>
            </w:tcMar>
            <w:vAlign w:val="center"/>
            <w:tcPrChange w:id="983" w:author="Joycell Sundararaj - Chaucer" w:date="2026-09-30T15:50:00Z" w16du:dateUtc="2026-09-30T14:50:00Z">
              <w:tcPr>
                <w:tcW w:w="846" w:type="dxa"/>
                <w:tcMar>
                  <w:top w:w="70" w:type="dxa"/>
                  <w:left w:w="100" w:type="dxa"/>
                  <w:bottom w:w="70" w:type="dxa"/>
                  <w:right w:w="100" w:type="dxa"/>
                </w:tcMar>
                <w:vAlign w:val="center"/>
              </w:tcPr>
            </w:tcPrChange>
          </w:tcPr>
          <w:p w14:paraId="28C414DD" w14:textId="22302CEE" w:rsidR="002D25EA" w:rsidRDefault="002D25EA" w:rsidP="000156B8">
            <w:r>
              <w:rPr>
                <w:sz w:val="20"/>
                <w:szCs w:val="20"/>
              </w:rPr>
              <w:t>A.0</w:t>
            </w:r>
            <w:r w:rsidR="001B310E">
              <w:rPr>
                <w:sz w:val="20"/>
                <w:szCs w:val="20"/>
              </w:rPr>
              <w:t>1</w:t>
            </w:r>
          </w:p>
        </w:tc>
        <w:tc>
          <w:tcPr>
            <w:tcW w:w="3544" w:type="dxa"/>
            <w:tcMar>
              <w:top w:w="70" w:type="dxa"/>
              <w:left w:w="100" w:type="dxa"/>
              <w:bottom w:w="70" w:type="dxa"/>
              <w:right w:w="100" w:type="dxa"/>
            </w:tcMar>
            <w:vAlign w:val="center"/>
            <w:tcPrChange w:id="984" w:author="Joycell Sundararaj - Chaucer" w:date="2026-09-30T15:50:00Z" w16du:dateUtc="2026-09-30T14:50:00Z">
              <w:tcPr>
                <w:tcW w:w="3544" w:type="dxa"/>
                <w:tcMar>
                  <w:top w:w="70" w:type="dxa"/>
                  <w:left w:w="100" w:type="dxa"/>
                  <w:bottom w:w="70" w:type="dxa"/>
                  <w:right w:w="100" w:type="dxa"/>
                </w:tcMar>
                <w:vAlign w:val="center"/>
              </w:tcPr>
            </w:tcPrChange>
          </w:tcPr>
          <w:p w14:paraId="11F1393A" w14:textId="77777777" w:rsidR="00CA3703" w:rsidRPr="00CA3703" w:rsidRDefault="00CA3703" w:rsidP="00CA3703">
            <w:pPr>
              <w:rPr>
                <w:sz w:val="20"/>
                <w:szCs w:val="20"/>
              </w:rPr>
            </w:pPr>
            <w:r w:rsidRPr="00CA3703">
              <w:rPr>
                <w:sz w:val="20"/>
                <w:szCs w:val="20"/>
              </w:rPr>
              <w:t>Backend services are reachable through approved private connectivity.</w:t>
            </w:r>
          </w:p>
          <w:p w14:paraId="05612DAB" w14:textId="40577E8C" w:rsidR="002D25EA" w:rsidRDefault="002D25EA" w:rsidP="000156B8"/>
        </w:tc>
        <w:tc>
          <w:tcPr>
            <w:tcW w:w="2619" w:type="dxa"/>
            <w:tcMar>
              <w:top w:w="70" w:type="dxa"/>
              <w:left w:w="100" w:type="dxa"/>
              <w:bottom w:w="70" w:type="dxa"/>
              <w:right w:w="100" w:type="dxa"/>
            </w:tcMar>
            <w:vAlign w:val="center"/>
            <w:tcPrChange w:id="985" w:author="Joycell Sundararaj - Chaucer" w:date="2026-09-30T15:50:00Z" w16du:dateUtc="2026-09-30T14:50:00Z">
              <w:tcPr>
                <w:tcW w:w="2619" w:type="dxa"/>
                <w:tcMar>
                  <w:top w:w="70" w:type="dxa"/>
                  <w:left w:w="100" w:type="dxa"/>
                  <w:bottom w:w="70" w:type="dxa"/>
                  <w:right w:w="100" w:type="dxa"/>
                </w:tcMar>
                <w:vAlign w:val="center"/>
              </w:tcPr>
            </w:tcPrChange>
          </w:tcPr>
          <w:p w14:paraId="45535A2E" w14:textId="77777777" w:rsidR="001452C6" w:rsidRPr="001452C6" w:rsidRDefault="001452C6" w:rsidP="001452C6">
            <w:pPr>
              <w:rPr>
                <w:sz w:val="20"/>
                <w:szCs w:val="20"/>
              </w:rPr>
            </w:pPr>
            <w:r w:rsidRPr="001452C6">
              <w:rPr>
                <w:sz w:val="20"/>
                <w:szCs w:val="20"/>
              </w:rPr>
              <w:t>Backend connectivity design may require rework.</w:t>
            </w:r>
          </w:p>
          <w:p w14:paraId="7C21A241" w14:textId="63A57179" w:rsidR="002D25EA" w:rsidRDefault="002D25EA" w:rsidP="000156B8"/>
        </w:tc>
        <w:tc>
          <w:tcPr>
            <w:tcW w:w="2291" w:type="dxa"/>
            <w:tcMar>
              <w:top w:w="70" w:type="dxa"/>
              <w:left w:w="100" w:type="dxa"/>
              <w:bottom w:w="70" w:type="dxa"/>
              <w:right w:w="100" w:type="dxa"/>
            </w:tcMar>
            <w:vAlign w:val="center"/>
            <w:tcPrChange w:id="986" w:author="Joycell Sundararaj - Chaucer" w:date="2026-09-30T15:50:00Z" w16du:dateUtc="2026-09-30T14:50:00Z">
              <w:tcPr>
                <w:tcW w:w="2291" w:type="dxa"/>
                <w:tcMar>
                  <w:top w:w="70" w:type="dxa"/>
                  <w:left w:w="100" w:type="dxa"/>
                  <w:bottom w:w="70" w:type="dxa"/>
                  <w:right w:w="100" w:type="dxa"/>
                </w:tcMar>
                <w:vAlign w:val="center"/>
              </w:tcPr>
            </w:tcPrChange>
          </w:tcPr>
          <w:p w14:paraId="315A8D1A" w14:textId="438D7768" w:rsidR="002D25EA" w:rsidRDefault="002D25EA" w:rsidP="000156B8">
            <w:r>
              <w:rPr>
                <w:sz w:val="20"/>
                <w:szCs w:val="20"/>
              </w:rPr>
              <w:t>Network team</w:t>
            </w:r>
          </w:p>
        </w:tc>
      </w:tr>
      <w:tr w:rsidR="002D25EA" w14:paraId="4A9BF5F9" w14:textId="77777777" w:rsidTr="00D67AA9">
        <w:tc>
          <w:tcPr>
            <w:tcW w:w="846" w:type="dxa"/>
            <w:tcMar>
              <w:top w:w="70" w:type="dxa"/>
              <w:left w:w="100" w:type="dxa"/>
              <w:bottom w:w="70" w:type="dxa"/>
              <w:right w:w="100" w:type="dxa"/>
            </w:tcMar>
            <w:vAlign w:val="center"/>
            <w:tcPrChange w:id="987" w:author="Joycell Sundararaj - Chaucer" w:date="2026-09-30T15:50:00Z" w16du:dateUtc="2026-09-30T14:50:00Z">
              <w:tcPr>
                <w:tcW w:w="846" w:type="dxa"/>
                <w:tcMar>
                  <w:top w:w="70" w:type="dxa"/>
                  <w:left w:w="100" w:type="dxa"/>
                  <w:bottom w:w="70" w:type="dxa"/>
                  <w:right w:w="100" w:type="dxa"/>
                </w:tcMar>
                <w:vAlign w:val="center"/>
              </w:tcPr>
            </w:tcPrChange>
          </w:tcPr>
          <w:p w14:paraId="38A4E69C" w14:textId="67C4E800" w:rsidR="002D25EA" w:rsidRDefault="002D25EA" w:rsidP="000156B8">
            <w:r>
              <w:rPr>
                <w:sz w:val="20"/>
                <w:szCs w:val="20"/>
              </w:rPr>
              <w:t>A.0</w:t>
            </w:r>
            <w:r w:rsidR="001B310E">
              <w:rPr>
                <w:sz w:val="20"/>
                <w:szCs w:val="20"/>
              </w:rPr>
              <w:t>2</w:t>
            </w:r>
          </w:p>
        </w:tc>
        <w:tc>
          <w:tcPr>
            <w:tcW w:w="3544" w:type="dxa"/>
            <w:tcMar>
              <w:top w:w="70" w:type="dxa"/>
              <w:left w:w="100" w:type="dxa"/>
              <w:bottom w:w="70" w:type="dxa"/>
              <w:right w:w="100" w:type="dxa"/>
            </w:tcMar>
            <w:vAlign w:val="center"/>
            <w:tcPrChange w:id="988" w:author="Joycell Sundararaj - Chaucer" w:date="2026-09-30T15:50:00Z" w16du:dateUtc="2026-09-30T14:50:00Z">
              <w:tcPr>
                <w:tcW w:w="3544" w:type="dxa"/>
                <w:tcMar>
                  <w:top w:w="70" w:type="dxa"/>
                  <w:left w:w="100" w:type="dxa"/>
                  <w:bottom w:w="70" w:type="dxa"/>
                  <w:right w:w="100" w:type="dxa"/>
                </w:tcMar>
                <w:vAlign w:val="center"/>
              </w:tcPr>
            </w:tcPrChange>
          </w:tcPr>
          <w:p w14:paraId="292FADD7" w14:textId="492BABC9" w:rsidR="002D25EA" w:rsidRDefault="001B310E" w:rsidP="000156B8">
            <w:r>
              <w:rPr>
                <w:sz w:val="20"/>
                <w:szCs w:val="20"/>
              </w:rPr>
              <w:t>T</w:t>
            </w:r>
            <w:r w:rsidR="002D25EA">
              <w:rPr>
                <w:sz w:val="20"/>
                <w:szCs w:val="20"/>
              </w:rPr>
              <w:t>he Organization’s landing zone follows a standard hub-spoke with private DNS zones available</w:t>
            </w:r>
          </w:p>
        </w:tc>
        <w:tc>
          <w:tcPr>
            <w:tcW w:w="2619" w:type="dxa"/>
            <w:tcMar>
              <w:top w:w="70" w:type="dxa"/>
              <w:left w:w="100" w:type="dxa"/>
              <w:bottom w:w="70" w:type="dxa"/>
              <w:right w:w="100" w:type="dxa"/>
            </w:tcMar>
            <w:vAlign w:val="center"/>
            <w:tcPrChange w:id="989" w:author="Joycell Sundararaj - Chaucer" w:date="2026-09-30T15:50:00Z" w16du:dateUtc="2026-09-30T14:50:00Z">
              <w:tcPr>
                <w:tcW w:w="2619" w:type="dxa"/>
                <w:tcMar>
                  <w:top w:w="70" w:type="dxa"/>
                  <w:left w:w="100" w:type="dxa"/>
                  <w:bottom w:w="70" w:type="dxa"/>
                  <w:right w:w="100" w:type="dxa"/>
                </w:tcMar>
                <w:vAlign w:val="center"/>
              </w:tcPr>
            </w:tcPrChange>
          </w:tcPr>
          <w:p w14:paraId="252CC94E" w14:textId="77777777" w:rsidR="002D25EA" w:rsidRDefault="002D25EA" w:rsidP="000156B8">
            <w:r>
              <w:rPr>
                <w:sz w:val="20"/>
                <w:szCs w:val="20"/>
              </w:rPr>
              <w:t>Affects DNS, egress, and how APIM reaches each backend</w:t>
            </w:r>
          </w:p>
        </w:tc>
        <w:tc>
          <w:tcPr>
            <w:tcW w:w="2291" w:type="dxa"/>
            <w:tcMar>
              <w:top w:w="70" w:type="dxa"/>
              <w:left w:w="100" w:type="dxa"/>
              <w:bottom w:w="70" w:type="dxa"/>
              <w:right w:w="100" w:type="dxa"/>
            </w:tcMar>
            <w:vAlign w:val="center"/>
            <w:tcPrChange w:id="990" w:author="Joycell Sundararaj - Chaucer" w:date="2026-09-30T15:50:00Z" w16du:dateUtc="2026-09-30T14:50:00Z">
              <w:tcPr>
                <w:tcW w:w="2291" w:type="dxa"/>
                <w:tcMar>
                  <w:top w:w="70" w:type="dxa"/>
                  <w:left w:w="100" w:type="dxa"/>
                  <w:bottom w:w="70" w:type="dxa"/>
                  <w:right w:w="100" w:type="dxa"/>
                </w:tcMar>
                <w:vAlign w:val="center"/>
              </w:tcPr>
            </w:tcPrChange>
          </w:tcPr>
          <w:p w14:paraId="423371A7" w14:textId="252A96C4" w:rsidR="002D25EA" w:rsidRDefault="00A977F3" w:rsidP="000156B8">
            <w:r>
              <w:rPr>
                <w:sz w:val="20"/>
                <w:szCs w:val="20"/>
              </w:rPr>
              <w:t>Platform Team</w:t>
            </w:r>
          </w:p>
        </w:tc>
      </w:tr>
      <w:tr w:rsidR="002D25EA" w14:paraId="57A4B6BA" w14:textId="77777777" w:rsidTr="00D67AA9">
        <w:tc>
          <w:tcPr>
            <w:tcW w:w="846" w:type="dxa"/>
            <w:tcMar>
              <w:top w:w="70" w:type="dxa"/>
              <w:left w:w="100" w:type="dxa"/>
              <w:bottom w:w="70" w:type="dxa"/>
              <w:right w:w="100" w:type="dxa"/>
            </w:tcMar>
            <w:vAlign w:val="center"/>
            <w:tcPrChange w:id="991" w:author="Joycell Sundararaj - Chaucer" w:date="2026-09-30T15:50:00Z" w16du:dateUtc="2026-09-30T14:50:00Z">
              <w:tcPr>
                <w:tcW w:w="846" w:type="dxa"/>
                <w:tcMar>
                  <w:top w:w="70" w:type="dxa"/>
                  <w:left w:w="100" w:type="dxa"/>
                  <w:bottom w:w="70" w:type="dxa"/>
                  <w:right w:w="100" w:type="dxa"/>
                </w:tcMar>
                <w:vAlign w:val="center"/>
              </w:tcPr>
            </w:tcPrChange>
          </w:tcPr>
          <w:p w14:paraId="5C383748" w14:textId="4CBB6F8E" w:rsidR="002D25EA" w:rsidRDefault="002D25EA" w:rsidP="000156B8">
            <w:r>
              <w:rPr>
                <w:sz w:val="20"/>
                <w:szCs w:val="20"/>
              </w:rPr>
              <w:t>A.0</w:t>
            </w:r>
            <w:r w:rsidR="001B310E">
              <w:rPr>
                <w:sz w:val="20"/>
                <w:szCs w:val="20"/>
              </w:rPr>
              <w:t>3</w:t>
            </w:r>
          </w:p>
        </w:tc>
        <w:tc>
          <w:tcPr>
            <w:tcW w:w="3544" w:type="dxa"/>
            <w:tcMar>
              <w:top w:w="70" w:type="dxa"/>
              <w:left w:w="100" w:type="dxa"/>
              <w:bottom w:w="70" w:type="dxa"/>
              <w:right w:w="100" w:type="dxa"/>
            </w:tcMar>
            <w:vAlign w:val="center"/>
            <w:tcPrChange w:id="992" w:author="Joycell Sundararaj - Chaucer" w:date="2026-09-30T15:50:00Z" w16du:dateUtc="2026-09-30T14:50:00Z">
              <w:tcPr>
                <w:tcW w:w="3544" w:type="dxa"/>
                <w:tcMar>
                  <w:top w:w="70" w:type="dxa"/>
                  <w:left w:w="100" w:type="dxa"/>
                  <w:bottom w:w="70" w:type="dxa"/>
                  <w:right w:w="100" w:type="dxa"/>
                </w:tcMar>
                <w:vAlign w:val="center"/>
              </w:tcPr>
            </w:tcPrChange>
          </w:tcPr>
          <w:p w14:paraId="73ADBF96" w14:textId="77777777" w:rsidR="002D25EA" w:rsidRDefault="002D25EA" w:rsidP="000156B8">
            <w:r>
              <w:rPr>
                <w:sz w:val="20"/>
                <w:szCs w:val="20"/>
              </w:rPr>
              <w:t>Entra ID is the Organization’s identity provider and can extend to API consumers</w:t>
            </w:r>
          </w:p>
        </w:tc>
        <w:tc>
          <w:tcPr>
            <w:tcW w:w="2619" w:type="dxa"/>
            <w:tcMar>
              <w:top w:w="70" w:type="dxa"/>
              <w:left w:w="100" w:type="dxa"/>
              <w:bottom w:w="70" w:type="dxa"/>
              <w:right w:w="100" w:type="dxa"/>
            </w:tcMar>
            <w:vAlign w:val="center"/>
            <w:tcPrChange w:id="993" w:author="Joycell Sundararaj - Chaucer" w:date="2026-09-30T15:50:00Z" w16du:dateUtc="2026-09-30T14:50:00Z">
              <w:tcPr>
                <w:tcW w:w="2619" w:type="dxa"/>
                <w:tcMar>
                  <w:top w:w="70" w:type="dxa"/>
                  <w:left w:w="100" w:type="dxa"/>
                  <w:bottom w:w="70" w:type="dxa"/>
                  <w:right w:w="100" w:type="dxa"/>
                </w:tcMar>
                <w:vAlign w:val="center"/>
              </w:tcPr>
            </w:tcPrChange>
          </w:tcPr>
          <w:p w14:paraId="3ED21A99" w14:textId="77777777" w:rsidR="0039610B" w:rsidRPr="0039610B" w:rsidRDefault="0039610B" w:rsidP="0039610B">
            <w:pPr>
              <w:rPr>
                <w:sz w:val="20"/>
                <w:szCs w:val="20"/>
              </w:rPr>
            </w:pPr>
            <w:r w:rsidRPr="0039610B">
              <w:rPr>
                <w:sz w:val="20"/>
                <w:szCs w:val="20"/>
              </w:rPr>
              <w:t>Authentication and authorization model may require redesign.</w:t>
            </w:r>
          </w:p>
          <w:p w14:paraId="6B9BD60D" w14:textId="6DE6A9B4" w:rsidR="002D25EA" w:rsidRDefault="002D25EA" w:rsidP="000156B8"/>
        </w:tc>
        <w:tc>
          <w:tcPr>
            <w:tcW w:w="2291" w:type="dxa"/>
            <w:tcMar>
              <w:top w:w="70" w:type="dxa"/>
              <w:left w:w="100" w:type="dxa"/>
              <w:bottom w:w="70" w:type="dxa"/>
              <w:right w:w="100" w:type="dxa"/>
            </w:tcMar>
            <w:vAlign w:val="center"/>
            <w:tcPrChange w:id="994" w:author="Joycell Sundararaj - Chaucer" w:date="2026-09-30T15:50:00Z" w16du:dateUtc="2026-09-30T14:50:00Z">
              <w:tcPr>
                <w:tcW w:w="2291" w:type="dxa"/>
                <w:tcMar>
                  <w:top w:w="70" w:type="dxa"/>
                  <w:left w:w="100" w:type="dxa"/>
                  <w:bottom w:w="70" w:type="dxa"/>
                  <w:right w:w="100" w:type="dxa"/>
                </w:tcMar>
                <w:vAlign w:val="center"/>
              </w:tcPr>
            </w:tcPrChange>
          </w:tcPr>
          <w:p w14:paraId="5F84E607" w14:textId="77777777" w:rsidR="0039610B" w:rsidRPr="0039610B" w:rsidRDefault="0039610B" w:rsidP="0039610B">
            <w:pPr>
              <w:rPr>
                <w:sz w:val="20"/>
                <w:szCs w:val="20"/>
              </w:rPr>
            </w:pPr>
            <w:r w:rsidRPr="0039610B">
              <w:rPr>
                <w:sz w:val="20"/>
                <w:szCs w:val="20"/>
              </w:rPr>
              <w:t>Identity Team</w:t>
            </w:r>
          </w:p>
          <w:p w14:paraId="546F949A" w14:textId="450949B0" w:rsidR="002D25EA" w:rsidRDefault="002D25EA" w:rsidP="000156B8"/>
        </w:tc>
      </w:tr>
      <w:tr w:rsidR="002D25EA" w14:paraId="0322AD76" w14:textId="77777777" w:rsidTr="00D67AA9">
        <w:tc>
          <w:tcPr>
            <w:tcW w:w="846" w:type="dxa"/>
            <w:tcMar>
              <w:top w:w="70" w:type="dxa"/>
              <w:left w:w="100" w:type="dxa"/>
              <w:bottom w:w="70" w:type="dxa"/>
              <w:right w:w="100" w:type="dxa"/>
            </w:tcMar>
            <w:vAlign w:val="center"/>
            <w:tcPrChange w:id="995" w:author="Joycell Sundararaj - Chaucer" w:date="2026-09-30T15:50:00Z" w16du:dateUtc="2026-09-30T14:50:00Z">
              <w:tcPr>
                <w:tcW w:w="846" w:type="dxa"/>
                <w:tcMar>
                  <w:top w:w="70" w:type="dxa"/>
                  <w:left w:w="100" w:type="dxa"/>
                  <w:bottom w:w="70" w:type="dxa"/>
                  <w:right w:w="100" w:type="dxa"/>
                </w:tcMar>
                <w:vAlign w:val="center"/>
              </w:tcPr>
            </w:tcPrChange>
          </w:tcPr>
          <w:p w14:paraId="2C4E2E99" w14:textId="53B9B107" w:rsidR="002D25EA" w:rsidRDefault="002D25EA" w:rsidP="000156B8">
            <w:r>
              <w:rPr>
                <w:sz w:val="20"/>
                <w:szCs w:val="20"/>
              </w:rPr>
              <w:t>A.0</w:t>
            </w:r>
            <w:r w:rsidR="00D67AA9">
              <w:rPr>
                <w:sz w:val="20"/>
                <w:szCs w:val="20"/>
              </w:rPr>
              <w:t>4</w:t>
            </w:r>
          </w:p>
        </w:tc>
        <w:tc>
          <w:tcPr>
            <w:tcW w:w="3544" w:type="dxa"/>
            <w:tcMar>
              <w:top w:w="70" w:type="dxa"/>
              <w:left w:w="100" w:type="dxa"/>
              <w:bottom w:w="70" w:type="dxa"/>
              <w:right w:w="100" w:type="dxa"/>
            </w:tcMar>
            <w:vAlign w:val="center"/>
            <w:tcPrChange w:id="996" w:author="Joycell Sundararaj - Chaucer" w:date="2026-09-30T15:50:00Z" w16du:dateUtc="2026-09-30T14:50:00Z">
              <w:tcPr>
                <w:tcW w:w="3544" w:type="dxa"/>
                <w:tcMar>
                  <w:top w:w="70" w:type="dxa"/>
                  <w:left w:w="100" w:type="dxa"/>
                  <w:bottom w:w="70" w:type="dxa"/>
                  <w:right w:w="100" w:type="dxa"/>
                </w:tcMar>
                <w:vAlign w:val="center"/>
              </w:tcPr>
            </w:tcPrChange>
          </w:tcPr>
          <w:p w14:paraId="4E5E7122" w14:textId="77777777" w:rsidR="002D25EA" w:rsidRDefault="002D25EA" w:rsidP="000156B8">
            <w:r>
              <w:rPr>
                <w:sz w:val="20"/>
                <w:szCs w:val="20"/>
              </w:rPr>
              <w:t>Proposed RTO/RPO, retention periods, and alert thresholds are acceptable</w:t>
            </w:r>
          </w:p>
        </w:tc>
        <w:tc>
          <w:tcPr>
            <w:tcW w:w="2619" w:type="dxa"/>
            <w:tcMar>
              <w:top w:w="70" w:type="dxa"/>
              <w:left w:w="100" w:type="dxa"/>
              <w:bottom w:w="70" w:type="dxa"/>
              <w:right w:w="100" w:type="dxa"/>
            </w:tcMar>
            <w:vAlign w:val="center"/>
            <w:tcPrChange w:id="997" w:author="Joycell Sundararaj - Chaucer" w:date="2026-09-30T15:50:00Z" w16du:dateUtc="2026-09-30T14:50:00Z">
              <w:tcPr>
                <w:tcW w:w="2619" w:type="dxa"/>
                <w:tcMar>
                  <w:top w:w="70" w:type="dxa"/>
                  <w:left w:w="100" w:type="dxa"/>
                  <w:bottom w:w="70" w:type="dxa"/>
                  <w:right w:w="100" w:type="dxa"/>
                </w:tcMar>
                <w:vAlign w:val="center"/>
              </w:tcPr>
            </w:tcPrChange>
          </w:tcPr>
          <w:p w14:paraId="1826FF1E" w14:textId="77777777" w:rsidR="002D25EA" w:rsidRDefault="002D25EA" w:rsidP="000156B8">
            <w:r>
              <w:rPr>
                <w:sz w:val="20"/>
                <w:szCs w:val="20"/>
              </w:rPr>
              <w:t>Operational targets and cost may change</w:t>
            </w:r>
          </w:p>
        </w:tc>
        <w:tc>
          <w:tcPr>
            <w:tcW w:w="2291" w:type="dxa"/>
            <w:tcMar>
              <w:top w:w="70" w:type="dxa"/>
              <w:left w:w="100" w:type="dxa"/>
              <w:bottom w:w="70" w:type="dxa"/>
              <w:right w:w="100" w:type="dxa"/>
            </w:tcMar>
            <w:vAlign w:val="center"/>
            <w:tcPrChange w:id="998" w:author="Joycell Sundararaj - Chaucer" w:date="2026-09-30T15:50:00Z" w16du:dateUtc="2026-09-30T14:50:00Z">
              <w:tcPr>
                <w:tcW w:w="2291" w:type="dxa"/>
                <w:tcMar>
                  <w:top w:w="70" w:type="dxa"/>
                  <w:left w:w="100" w:type="dxa"/>
                  <w:bottom w:w="70" w:type="dxa"/>
                  <w:right w:w="100" w:type="dxa"/>
                </w:tcMar>
                <w:vAlign w:val="center"/>
              </w:tcPr>
            </w:tcPrChange>
          </w:tcPr>
          <w:p w14:paraId="47F51F96" w14:textId="77777777" w:rsidR="00805DA5" w:rsidRPr="00805DA5" w:rsidRDefault="00805DA5" w:rsidP="00805DA5">
            <w:pPr>
              <w:rPr>
                <w:sz w:val="20"/>
                <w:szCs w:val="20"/>
              </w:rPr>
            </w:pPr>
            <w:r w:rsidRPr="00805DA5">
              <w:rPr>
                <w:sz w:val="20"/>
                <w:szCs w:val="20"/>
              </w:rPr>
              <w:t>Operations Team</w:t>
            </w:r>
          </w:p>
          <w:p w14:paraId="2B15EC9B" w14:textId="18067F5D" w:rsidR="002D25EA" w:rsidRDefault="002D25EA" w:rsidP="000156B8"/>
        </w:tc>
      </w:tr>
      <w:tr w:rsidR="002D25EA" w14:paraId="42C48B03" w14:textId="77777777" w:rsidTr="00D67AA9">
        <w:tc>
          <w:tcPr>
            <w:tcW w:w="846" w:type="dxa"/>
            <w:tcMar>
              <w:top w:w="70" w:type="dxa"/>
              <w:left w:w="100" w:type="dxa"/>
              <w:bottom w:w="70" w:type="dxa"/>
              <w:right w:w="100" w:type="dxa"/>
            </w:tcMar>
            <w:vAlign w:val="center"/>
            <w:tcPrChange w:id="999" w:author="Joycell Sundararaj - Chaucer" w:date="2026-09-30T15:50:00Z" w16du:dateUtc="2026-09-30T14:50:00Z">
              <w:tcPr>
                <w:tcW w:w="846" w:type="dxa"/>
                <w:tcMar>
                  <w:top w:w="70" w:type="dxa"/>
                  <w:left w:w="100" w:type="dxa"/>
                  <w:bottom w:w="70" w:type="dxa"/>
                  <w:right w:w="100" w:type="dxa"/>
                </w:tcMar>
                <w:vAlign w:val="center"/>
              </w:tcPr>
            </w:tcPrChange>
          </w:tcPr>
          <w:p w14:paraId="64652F5A" w14:textId="15C92E37" w:rsidR="002D25EA" w:rsidRDefault="002D25EA" w:rsidP="000156B8">
            <w:r>
              <w:rPr>
                <w:sz w:val="20"/>
                <w:szCs w:val="20"/>
              </w:rPr>
              <w:t>A.</w:t>
            </w:r>
            <w:r w:rsidR="00B02334">
              <w:rPr>
                <w:sz w:val="20"/>
                <w:szCs w:val="20"/>
              </w:rPr>
              <w:t>05</w:t>
            </w:r>
          </w:p>
        </w:tc>
        <w:tc>
          <w:tcPr>
            <w:tcW w:w="3544" w:type="dxa"/>
            <w:tcMar>
              <w:top w:w="70" w:type="dxa"/>
              <w:left w:w="100" w:type="dxa"/>
              <w:bottom w:w="70" w:type="dxa"/>
              <w:right w:w="100" w:type="dxa"/>
            </w:tcMar>
            <w:vAlign w:val="center"/>
            <w:tcPrChange w:id="1000" w:author="Joycell Sundararaj - Chaucer" w:date="2026-09-30T15:50:00Z" w16du:dateUtc="2026-09-30T14:50:00Z">
              <w:tcPr>
                <w:tcW w:w="3544" w:type="dxa"/>
                <w:tcMar>
                  <w:top w:w="70" w:type="dxa"/>
                  <w:left w:w="100" w:type="dxa"/>
                  <w:bottom w:w="70" w:type="dxa"/>
                  <w:right w:w="100" w:type="dxa"/>
                </w:tcMar>
                <w:vAlign w:val="center"/>
              </w:tcPr>
            </w:tcPrChange>
          </w:tcPr>
          <w:p w14:paraId="3183D4C6" w14:textId="77777777" w:rsidR="00192FF0" w:rsidRPr="00192FF0" w:rsidRDefault="00192FF0" w:rsidP="00192FF0">
            <w:pPr>
              <w:rPr>
                <w:sz w:val="20"/>
                <w:szCs w:val="20"/>
              </w:rPr>
            </w:pPr>
            <w:r w:rsidRPr="00192FF0">
              <w:rPr>
                <w:sz w:val="20"/>
                <w:szCs w:val="20"/>
              </w:rPr>
              <w:t>Initial workloads can be supported by a single Premium v2 unit.</w:t>
            </w:r>
          </w:p>
          <w:p w14:paraId="18D68556" w14:textId="4C50DD6A" w:rsidR="002D25EA" w:rsidRDefault="002D25EA" w:rsidP="000156B8"/>
        </w:tc>
        <w:tc>
          <w:tcPr>
            <w:tcW w:w="2619" w:type="dxa"/>
            <w:tcMar>
              <w:top w:w="70" w:type="dxa"/>
              <w:left w:w="100" w:type="dxa"/>
              <w:bottom w:w="70" w:type="dxa"/>
              <w:right w:w="100" w:type="dxa"/>
            </w:tcMar>
            <w:vAlign w:val="center"/>
            <w:tcPrChange w:id="1001" w:author="Joycell Sundararaj - Chaucer" w:date="2026-09-30T15:50:00Z" w16du:dateUtc="2026-09-30T14:50:00Z">
              <w:tcPr>
                <w:tcW w:w="2619" w:type="dxa"/>
                <w:tcMar>
                  <w:top w:w="70" w:type="dxa"/>
                  <w:left w:w="100" w:type="dxa"/>
                  <w:bottom w:w="70" w:type="dxa"/>
                  <w:right w:w="100" w:type="dxa"/>
                </w:tcMar>
                <w:vAlign w:val="center"/>
              </w:tcPr>
            </w:tcPrChange>
          </w:tcPr>
          <w:p w14:paraId="58F0DDBD" w14:textId="77777777" w:rsidR="00524922" w:rsidRPr="00524922" w:rsidRDefault="00524922" w:rsidP="00524922">
            <w:pPr>
              <w:rPr>
                <w:sz w:val="20"/>
                <w:szCs w:val="20"/>
              </w:rPr>
            </w:pPr>
            <w:r w:rsidRPr="00524922">
              <w:rPr>
                <w:sz w:val="20"/>
                <w:szCs w:val="20"/>
              </w:rPr>
              <w:t>Additional capacity may be required earlier than planned.</w:t>
            </w:r>
          </w:p>
          <w:p w14:paraId="78C60576" w14:textId="554B020D" w:rsidR="002D25EA" w:rsidRDefault="002D25EA" w:rsidP="000156B8"/>
        </w:tc>
        <w:tc>
          <w:tcPr>
            <w:tcW w:w="2291" w:type="dxa"/>
            <w:tcMar>
              <w:top w:w="70" w:type="dxa"/>
              <w:left w:w="100" w:type="dxa"/>
              <w:bottom w:w="70" w:type="dxa"/>
              <w:right w:w="100" w:type="dxa"/>
            </w:tcMar>
            <w:vAlign w:val="center"/>
            <w:tcPrChange w:id="1002" w:author="Joycell Sundararaj - Chaucer" w:date="2026-09-30T15:50:00Z" w16du:dateUtc="2026-09-30T14:50:00Z">
              <w:tcPr>
                <w:tcW w:w="2291" w:type="dxa"/>
                <w:tcMar>
                  <w:top w:w="70" w:type="dxa"/>
                  <w:left w:w="100" w:type="dxa"/>
                  <w:bottom w:w="70" w:type="dxa"/>
                  <w:right w:w="100" w:type="dxa"/>
                </w:tcMar>
                <w:vAlign w:val="center"/>
              </w:tcPr>
            </w:tcPrChange>
          </w:tcPr>
          <w:p w14:paraId="5FCC7C2C" w14:textId="76FB418F" w:rsidR="002D25EA" w:rsidRDefault="00524922" w:rsidP="000156B8">
            <w:r>
              <w:rPr>
                <w:sz w:val="20"/>
                <w:szCs w:val="20"/>
              </w:rPr>
              <w:t>Integration Team</w:t>
            </w:r>
          </w:p>
        </w:tc>
      </w:tr>
      <w:tr w:rsidR="002D25EA" w14:paraId="403F6076" w14:textId="77777777" w:rsidTr="00D67AA9">
        <w:tc>
          <w:tcPr>
            <w:tcW w:w="846" w:type="dxa"/>
            <w:tcMar>
              <w:top w:w="70" w:type="dxa"/>
              <w:left w:w="100" w:type="dxa"/>
              <w:bottom w:w="70" w:type="dxa"/>
              <w:right w:w="100" w:type="dxa"/>
            </w:tcMar>
            <w:tcPrChange w:id="1003" w:author="Joycell Sundararaj - Chaucer" w:date="2026-09-30T15:50:00Z" w16du:dateUtc="2026-09-30T14:50:00Z">
              <w:tcPr>
                <w:tcW w:w="846" w:type="dxa"/>
                <w:tcMar>
                  <w:top w:w="70" w:type="dxa"/>
                  <w:left w:w="100" w:type="dxa"/>
                  <w:bottom w:w="70" w:type="dxa"/>
                  <w:right w:w="100" w:type="dxa"/>
                </w:tcMar>
              </w:tcPr>
            </w:tcPrChange>
          </w:tcPr>
          <w:p w14:paraId="7821DD08" w14:textId="61FEB132" w:rsidR="002D25EA" w:rsidRDefault="002D25EA" w:rsidP="000156B8">
            <w:r>
              <w:rPr>
                <w:sz w:val="20"/>
                <w:szCs w:val="20"/>
              </w:rPr>
              <w:t>A.</w:t>
            </w:r>
            <w:r w:rsidR="00B02334">
              <w:rPr>
                <w:sz w:val="20"/>
                <w:szCs w:val="20"/>
              </w:rPr>
              <w:t>06</w:t>
            </w:r>
          </w:p>
        </w:tc>
        <w:tc>
          <w:tcPr>
            <w:tcW w:w="3544" w:type="dxa"/>
            <w:tcMar>
              <w:top w:w="70" w:type="dxa"/>
              <w:left w:w="100" w:type="dxa"/>
              <w:bottom w:w="70" w:type="dxa"/>
              <w:right w:w="100" w:type="dxa"/>
            </w:tcMar>
            <w:tcPrChange w:id="1004" w:author="Joycell Sundararaj - Chaucer" w:date="2026-09-30T15:50:00Z" w16du:dateUtc="2026-09-30T14:50:00Z">
              <w:tcPr>
                <w:tcW w:w="3544" w:type="dxa"/>
                <w:tcMar>
                  <w:top w:w="70" w:type="dxa"/>
                  <w:left w:w="100" w:type="dxa"/>
                  <w:bottom w:w="70" w:type="dxa"/>
                  <w:right w:w="100" w:type="dxa"/>
                </w:tcMar>
              </w:tcPr>
            </w:tcPrChange>
          </w:tcPr>
          <w:p w14:paraId="46297F2E" w14:textId="002AD74C" w:rsidR="002D25EA" w:rsidRDefault="002D25EA" w:rsidP="000156B8">
            <w:r>
              <w:rPr>
                <w:sz w:val="20"/>
                <w:szCs w:val="20"/>
              </w:rPr>
              <w:t xml:space="preserve">Expected and peak API request rate (RPS) </w:t>
            </w:r>
            <w:r w:rsidR="00524922">
              <w:rPr>
                <w:sz w:val="20"/>
                <w:szCs w:val="20"/>
              </w:rPr>
              <w:t>are n</w:t>
            </w:r>
            <w:r>
              <w:rPr>
                <w:sz w:val="20"/>
                <w:szCs w:val="20"/>
              </w:rPr>
              <w:t xml:space="preserve">ot yet </w:t>
            </w:r>
            <w:r w:rsidR="00524922">
              <w:rPr>
                <w:sz w:val="20"/>
                <w:szCs w:val="20"/>
              </w:rPr>
              <w:t>confirmed</w:t>
            </w:r>
          </w:p>
        </w:tc>
        <w:tc>
          <w:tcPr>
            <w:tcW w:w="2619" w:type="dxa"/>
            <w:tcMar>
              <w:top w:w="70" w:type="dxa"/>
              <w:left w:w="100" w:type="dxa"/>
              <w:bottom w:w="70" w:type="dxa"/>
              <w:right w:w="100" w:type="dxa"/>
            </w:tcMar>
            <w:tcPrChange w:id="1005" w:author="Joycell Sundararaj - Chaucer" w:date="2026-09-30T15:50:00Z" w16du:dateUtc="2026-09-30T14:50:00Z">
              <w:tcPr>
                <w:tcW w:w="2619" w:type="dxa"/>
                <w:tcMar>
                  <w:top w:w="70" w:type="dxa"/>
                  <w:left w:w="100" w:type="dxa"/>
                  <w:bottom w:w="70" w:type="dxa"/>
                  <w:right w:w="100" w:type="dxa"/>
                </w:tcMar>
              </w:tcPr>
            </w:tcPrChange>
          </w:tcPr>
          <w:p w14:paraId="212B44C4" w14:textId="4A5152FE" w:rsidR="00203ABD" w:rsidRPr="00203ABD" w:rsidRDefault="00203ABD" w:rsidP="00203ABD">
            <w:pPr>
              <w:rPr>
                <w:sz w:val="20"/>
                <w:szCs w:val="20"/>
              </w:rPr>
            </w:pPr>
            <w:r w:rsidRPr="00203ABD">
              <w:rPr>
                <w:sz w:val="20"/>
                <w:szCs w:val="20"/>
              </w:rPr>
              <w:t>Capacity planning remains indicative until validated.</w:t>
            </w:r>
          </w:p>
          <w:p w14:paraId="4100EA8B" w14:textId="2CE9B700" w:rsidR="002D25EA" w:rsidRDefault="002D25EA" w:rsidP="000156B8"/>
        </w:tc>
        <w:tc>
          <w:tcPr>
            <w:tcW w:w="2291" w:type="dxa"/>
            <w:tcMar>
              <w:top w:w="70" w:type="dxa"/>
              <w:left w:w="100" w:type="dxa"/>
              <w:bottom w:w="70" w:type="dxa"/>
              <w:right w:w="100" w:type="dxa"/>
            </w:tcMar>
            <w:tcPrChange w:id="1006" w:author="Joycell Sundararaj - Chaucer" w:date="2026-09-30T15:50:00Z" w16du:dateUtc="2026-09-30T14:50:00Z">
              <w:tcPr>
                <w:tcW w:w="2291" w:type="dxa"/>
                <w:tcMar>
                  <w:top w:w="70" w:type="dxa"/>
                  <w:left w:w="100" w:type="dxa"/>
                  <w:bottom w:w="70" w:type="dxa"/>
                  <w:right w:w="100" w:type="dxa"/>
                </w:tcMar>
              </w:tcPr>
            </w:tcPrChange>
          </w:tcPr>
          <w:p w14:paraId="5B32A060" w14:textId="14C3703A" w:rsidR="002D25EA" w:rsidRDefault="002D25EA" w:rsidP="000156B8">
            <w:r>
              <w:rPr>
                <w:sz w:val="20"/>
                <w:szCs w:val="20"/>
              </w:rPr>
              <w:t xml:space="preserve">Platform team </w:t>
            </w:r>
          </w:p>
        </w:tc>
      </w:tr>
      <w:tr w:rsidR="002D25EA" w14:paraId="7F763FBE" w14:textId="77777777" w:rsidTr="00D67AA9">
        <w:tc>
          <w:tcPr>
            <w:tcW w:w="846" w:type="dxa"/>
            <w:tcMar>
              <w:top w:w="70" w:type="dxa"/>
              <w:left w:w="100" w:type="dxa"/>
              <w:bottom w:w="70" w:type="dxa"/>
              <w:right w:w="100" w:type="dxa"/>
            </w:tcMar>
            <w:tcPrChange w:id="1007" w:author="Joycell Sundararaj - Chaucer" w:date="2026-09-30T15:50:00Z" w16du:dateUtc="2026-09-30T14:50:00Z">
              <w:tcPr>
                <w:tcW w:w="846" w:type="dxa"/>
                <w:tcMar>
                  <w:top w:w="70" w:type="dxa"/>
                  <w:left w:w="100" w:type="dxa"/>
                  <w:bottom w:w="70" w:type="dxa"/>
                  <w:right w:w="100" w:type="dxa"/>
                </w:tcMar>
              </w:tcPr>
            </w:tcPrChange>
          </w:tcPr>
          <w:p w14:paraId="5A6463AF" w14:textId="02E0B45E" w:rsidR="002D25EA" w:rsidRDefault="002D25EA" w:rsidP="000156B8">
            <w:r>
              <w:rPr>
                <w:sz w:val="20"/>
                <w:szCs w:val="20"/>
              </w:rPr>
              <w:t>A.</w:t>
            </w:r>
            <w:r w:rsidR="00B02334">
              <w:rPr>
                <w:sz w:val="20"/>
                <w:szCs w:val="20"/>
              </w:rPr>
              <w:t>07</w:t>
            </w:r>
          </w:p>
        </w:tc>
        <w:tc>
          <w:tcPr>
            <w:tcW w:w="3544" w:type="dxa"/>
            <w:tcMar>
              <w:top w:w="70" w:type="dxa"/>
              <w:left w:w="100" w:type="dxa"/>
              <w:bottom w:w="70" w:type="dxa"/>
              <w:right w:w="100" w:type="dxa"/>
            </w:tcMar>
            <w:tcPrChange w:id="1008" w:author="Joycell Sundararaj - Chaucer" w:date="2026-09-30T15:50:00Z" w16du:dateUtc="2026-09-30T14:50:00Z">
              <w:tcPr>
                <w:tcW w:w="3544" w:type="dxa"/>
                <w:tcMar>
                  <w:top w:w="70" w:type="dxa"/>
                  <w:left w:w="100" w:type="dxa"/>
                  <w:bottom w:w="70" w:type="dxa"/>
                  <w:right w:w="100" w:type="dxa"/>
                </w:tcMar>
              </w:tcPr>
            </w:tcPrChange>
          </w:tcPr>
          <w:p w14:paraId="6CA31D74" w14:textId="77777777" w:rsidR="005C64B7" w:rsidRPr="005C64B7" w:rsidRDefault="005C64B7" w:rsidP="005C64B7">
            <w:pPr>
              <w:rPr>
                <w:sz w:val="20"/>
                <w:szCs w:val="20"/>
              </w:rPr>
            </w:pPr>
            <w:r w:rsidRPr="005C64B7">
              <w:rPr>
                <w:sz w:val="20"/>
                <w:szCs w:val="20"/>
              </w:rPr>
              <w:t>Operational ownership and RACI assignments are not yet confirmed.</w:t>
            </w:r>
          </w:p>
          <w:p w14:paraId="58512217" w14:textId="5A4240FA" w:rsidR="002D25EA" w:rsidRDefault="002D25EA" w:rsidP="000156B8"/>
        </w:tc>
        <w:tc>
          <w:tcPr>
            <w:tcW w:w="2619" w:type="dxa"/>
            <w:tcMar>
              <w:top w:w="70" w:type="dxa"/>
              <w:left w:w="100" w:type="dxa"/>
              <w:bottom w:w="70" w:type="dxa"/>
              <w:right w:w="100" w:type="dxa"/>
            </w:tcMar>
            <w:tcPrChange w:id="1009" w:author="Joycell Sundararaj - Chaucer" w:date="2026-09-30T15:50:00Z" w16du:dateUtc="2026-09-30T14:50:00Z">
              <w:tcPr>
                <w:tcW w:w="2619" w:type="dxa"/>
                <w:tcMar>
                  <w:top w:w="70" w:type="dxa"/>
                  <w:left w:w="100" w:type="dxa"/>
                  <w:bottom w:w="70" w:type="dxa"/>
                  <w:right w:w="100" w:type="dxa"/>
                </w:tcMar>
              </w:tcPr>
            </w:tcPrChange>
          </w:tcPr>
          <w:p w14:paraId="6C17006B" w14:textId="77777777" w:rsidR="005C64B7" w:rsidRPr="005C64B7" w:rsidRDefault="005C64B7" w:rsidP="005C64B7">
            <w:pPr>
              <w:rPr>
                <w:sz w:val="20"/>
                <w:szCs w:val="20"/>
              </w:rPr>
            </w:pPr>
            <w:r w:rsidRPr="005C64B7">
              <w:rPr>
                <w:sz w:val="20"/>
                <w:szCs w:val="20"/>
              </w:rPr>
              <w:t>Governance and support responsibilities remain incomplete.</w:t>
            </w:r>
          </w:p>
          <w:p w14:paraId="3B95AD50" w14:textId="3AC3A411" w:rsidR="002D25EA" w:rsidRDefault="002D25EA" w:rsidP="000156B8"/>
        </w:tc>
        <w:tc>
          <w:tcPr>
            <w:tcW w:w="2291" w:type="dxa"/>
            <w:tcMar>
              <w:top w:w="70" w:type="dxa"/>
              <w:left w:w="100" w:type="dxa"/>
              <w:bottom w:w="70" w:type="dxa"/>
              <w:right w:w="100" w:type="dxa"/>
            </w:tcMar>
            <w:tcPrChange w:id="1010" w:author="Joycell Sundararaj - Chaucer" w:date="2026-09-30T15:50:00Z" w16du:dateUtc="2026-09-30T14:50:00Z">
              <w:tcPr>
                <w:tcW w:w="2291" w:type="dxa"/>
                <w:tcMar>
                  <w:top w:w="70" w:type="dxa"/>
                  <w:left w:w="100" w:type="dxa"/>
                  <w:bottom w:w="70" w:type="dxa"/>
                  <w:right w:w="100" w:type="dxa"/>
                </w:tcMar>
              </w:tcPr>
            </w:tcPrChange>
          </w:tcPr>
          <w:p w14:paraId="317A1B2E" w14:textId="77777777" w:rsidR="001864FE" w:rsidRPr="001864FE" w:rsidRDefault="001864FE" w:rsidP="001864FE">
            <w:pPr>
              <w:rPr>
                <w:sz w:val="20"/>
                <w:szCs w:val="20"/>
              </w:rPr>
            </w:pPr>
            <w:r w:rsidRPr="001864FE">
              <w:rPr>
                <w:sz w:val="20"/>
                <w:szCs w:val="20"/>
              </w:rPr>
              <w:t>Platform Team and Service Owners</w:t>
            </w:r>
          </w:p>
          <w:p w14:paraId="7826B18C" w14:textId="7E79F391" w:rsidR="002D25EA" w:rsidRDefault="002D25EA" w:rsidP="000156B8"/>
        </w:tc>
      </w:tr>
      <w:tr w:rsidR="002D25EA" w14:paraId="52E431AE" w14:textId="77777777" w:rsidTr="00D67AA9">
        <w:tc>
          <w:tcPr>
            <w:tcW w:w="846" w:type="dxa"/>
            <w:tcMar>
              <w:top w:w="70" w:type="dxa"/>
              <w:left w:w="100" w:type="dxa"/>
              <w:bottom w:w="70" w:type="dxa"/>
              <w:right w:w="100" w:type="dxa"/>
            </w:tcMar>
            <w:tcPrChange w:id="1011" w:author="Joycell Sundararaj - Chaucer" w:date="2026-09-30T15:50:00Z" w16du:dateUtc="2026-09-30T14:50:00Z">
              <w:tcPr>
                <w:tcW w:w="846" w:type="dxa"/>
                <w:tcMar>
                  <w:top w:w="70" w:type="dxa"/>
                  <w:left w:w="100" w:type="dxa"/>
                  <w:bottom w:w="70" w:type="dxa"/>
                  <w:right w:w="100" w:type="dxa"/>
                </w:tcMar>
              </w:tcPr>
            </w:tcPrChange>
          </w:tcPr>
          <w:p w14:paraId="76784DD6" w14:textId="6129A33F" w:rsidR="002D25EA" w:rsidRDefault="002D25EA" w:rsidP="000156B8">
            <w:r>
              <w:rPr>
                <w:sz w:val="20"/>
                <w:szCs w:val="20"/>
              </w:rPr>
              <w:t>A.</w:t>
            </w:r>
            <w:r w:rsidR="00B02334">
              <w:rPr>
                <w:sz w:val="20"/>
                <w:szCs w:val="20"/>
              </w:rPr>
              <w:t>08</w:t>
            </w:r>
          </w:p>
        </w:tc>
        <w:tc>
          <w:tcPr>
            <w:tcW w:w="3544" w:type="dxa"/>
            <w:tcMar>
              <w:top w:w="70" w:type="dxa"/>
              <w:left w:w="100" w:type="dxa"/>
              <w:bottom w:w="70" w:type="dxa"/>
              <w:right w:w="100" w:type="dxa"/>
            </w:tcMar>
            <w:tcPrChange w:id="1012" w:author="Joycell Sundararaj - Chaucer" w:date="2026-09-30T15:50:00Z" w16du:dateUtc="2026-09-30T14:50:00Z">
              <w:tcPr>
                <w:tcW w:w="3544" w:type="dxa"/>
                <w:tcMar>
                  <w:top w:w="70" w:type="dxa"/>
                  <w:left w:w="100" w:type="dxa"/>
                  <w:bottom w:w="70" w:type="dxa"/>
                  <w:right w:w="100" w:type="dxa"/>
                </w:tcMar>
              </w:tcPr>
            </w:tcPrChange>
          </w:tcPr>
          <w:p w14:paraId="10BDEAB1" w14:textId="77777777" w:rsidR="001864FE" w:rsidRPr="001864FE" w:rsidRDefault="001864FE" w:rsidP="001864FE">
            <w:pPr>
              <w:rPr>
                <w:sz w:val="20"/>
                <w:szCs w:val="20"/>
              </w:rPr>
            </w:pPr>
            <w:r w:rsidRPr="001864FE">
              <w:rPr>
                <w:sz w:val="20"/>
                <w:szCs w:val="20"/>
              </w:rPr>
              <w:t>Log retention and correlation-data retention requirements are not yet confirmed.</w:t>
            </w:r>
          </w:p>
          <w:p w14:paraId="004F07A7" w14:textId="27820840" w:rsidR="002D25EA" w:rsidRDefault="002D25EA" w:rsidP="000156B8"/>
        </w:tc>
        <w:tc>
          <w:tcPr>
            <w:tcW w:w="2619" w:type="dxa"/>
            <w:tcMar>
              <w:top w:w="70" w:type="dxa"/>
              <w:left w:w="100" w:type="dxa"/>
              <w:bottom w:w="70" w:type="dxa"/>
              <w:right w:w="100" w:type="dxa"/>
            </w:tcMar>
            <w:tcPrChange w:id="1013" w:author="Joycell Sundararaj - Chaucer" w:date="2026-09-30T15:50:00Z" w16du:dateUtc="2026-09-30T14:50:00Z">
              <w:tcPr>
                <w:tcW w:w="2619" w:type="dxa"/>
                <w:tcMar>
                  <w:top w:w="70" w:type="dxa"/>
                  <w:left w:w="100" w:type="dxa"/>
                  <w:bottom w:w="70" w:type="dxa"/>
                  <w:right w:w="100" w:type="dxa"/>
                </w:tcMar>
              </w:tcPr>
            </w:tcPrChange>
          </w:tcPr>
          <w:p w14:paraId="6D7A0C3E" w14:textId="77777777" w:rsidR="007B76B5" w:rsidRPr="007B76B5" w:rsidRDefault="007B76B5" w:rsidP="007B76B5">
            <w:pPr>
              <w:rPr>
                <w:sz w:val="20"/>
                <w:szCs w:val="20"/>
              </w:rPr>
            </w:pPr>
            <w:r w:rsidRPr="007B76B5">
              <w:rPr>
                <w:sz w:val="20"/>
                <w:szCs w:val="20"/>
              </w:rPr>
              <w:t>Compliance and audit requirements may not be fully satisfied.</w:t>
            </w:r>
          </w:p>
          <w:p w14:paraId="72E53D59" w14:textId="42833B6B" w:rsidR="002D25EA" w:rsidRDefault="002D25EA" w:rsidP="000156B8"/>
        </w:tc>
        <w:tc>
          <w:tcPr>
            <w:tcW w:w="2291" w:type="dxa"/>
            <w:tcMar>
              <w:top w:w="70" w:type="dxa"/>
              <w:left w:w="100" w:type="dxa"/>
              <w:bottom w:w="70" w:type="dxa"/>
              <w:right w:w="100" w:type="dxa"/>
            </w:tcMar>
            <w:tcPrChange w:id="1014" w:author="Joycell Sundararaj - Chaucer" w:date="2026-09-30T15:50:00Z" w16du:dateUtc="2026-09-30T14:50:00Z">
              <w:tcPr>
                <w:tcW w:w="2291" w:type="dxa"/>
                <w:tcMar>
                  <w:top w:w="70" w:type="dxa"/>
                  <w:left w:w="100" w:type="dxa"/>
                  <w:bottom w:w="70" w:type="dxa"/>
                  <w:right w:w="100" w:type="dxa"/>
                </w:tcMar>
              </w:tcPr>
            </w:tcPrChange>
          </w:tcPr>
          <w:p w14:paraId="5347D58E" w14:textId="77777777" w:rsidR="00750A7A" w:rsidRPr="00750A7A" w:rsidRDefault="00750A7A" w:rsidP="00750A7A">
            <w:pPr>
              <w:rPr>
                <w:sz w:val="20"/>
                <w:szCs w:val="20"/>
              </w:rPr>
            </w:pPr>
            <w:r w:rsidRPr="00750A7A">
              <w:rPr>
                <w:sz w:val="20"/>
                <w:szCs w:val="20"/>
              </w:rPr>
              <w:t>Security Teams</w:t>
            </w:r>
          </w:p>
          <w:p w14:paraId="5F6F7B90" w14:textId="3F8B4C3E" w:rsidR="002D25EA" w:rsidRDefault="002D25EA" w:rsidP="000156B8"/>
        </w:tc>
      </w:tr>
      <w:tr w:rsidR="002D25EA" w14:paraId="54E93279" w14:textId="77777777" w:rsidTr="00D67AA9">
        <w:tc>
          <w:tcPr>
            <w:tcW w:w="846" w:type="dxa"/>
            <w:tcMar>
              <w:top w:w="70" w:type="dxa"/>
              <w:left w:w="100" w:type="dxa"/>
              <w:bottom w:w="70" w:type="dxa"/>
              <w:right w:w="100" w:type="dxa"/>
            </w:tcMar>
            <w:tcPrChange w:id="1015" w:author="Joycell Sundararaj - Chaucer" w:date="2026-09-30T15:50:00Z" w16du:dateUtc="2026-09-30T14:50:00Z">
              <w:tcPr>
                <w:tcW w:w="846" w:type="dxa"/>
                <w:tcMar>
                  <w:top w:w="70" w:type="dxa"/>
                  <w:left w:w="100" w:type="dxa"/>
                  <w:bottom w:w="70" w:type="dxa"/>
                  <w:right w:w="100" w:type="dxa"/>
                </w:tcMar>
              </w:tcPr>
            </w:tcPrChange>
          </w:tcPr>
          <w:p w14:paraId="1752CF68" w14:textId="66FD20FC" w:rsidR="002D25EA" w:rsidRDefault="002D25EA" w:rsidP="000156B8">
            <w:r>
              <w:rPr>
                <w:sz w:val="20"/>
                <w:szCs w:val="20"/>
              </w:rPr>
              <w:t>A.</w:t>
            </w:r>
            <w:r w:rsidR="00B02334">
              <w:rPr>
                <w:sz w:val="20"/>
                <w:szCs w:val="20"/>
              </w:rPr>
              <w:t>09</w:t>
            </w:r>
          </w:p>
        </w:tc>
        <w:tc>
          <w:tcPr>
            <w:tcW w:w="3544" w:type="dxa"/>
            <w:tcMar>
              <w:top w:w="70" w:type="dxa"/>
              <w:left w:w="100" w:type="dxa"/>
              <w:bottom w:w="70" w:type="dxa"/>
              <w:right w:w="100" w:type="dxa"/>
            </w:tcMar>
            <w:tcPrChange w:id="1016" w:author="Joycell Sundararaj - Chaucer" w:date="2026-09-30T15:50:00Z" w16du:dateUtc="2026-09-30T14:50:00Z">
              <w:tcPr>
                <w:tcW w:w="3544" w:type="dxa"/>
                <w:tcMar>
                  <w:top w:w="70" w:type="dxa"/>
                  <w:left w:w="100" w:type="dxa"/>
                  <w:bottom w:w="70" w:type="dxa"/>
                  <w:right w:w="100" w:type="dxa"/>
                </w:tcMar>
              </w:tcPr>
            </w:tcPrChange>
          </w:tcPr>
          <w:p w14:paraId="6651BF89" w14:textId="77777777" w:rsidR="00750A7A" w:rsidRPr="00750A7A" w:rsidRDefault="00750A7A" w:rsidP="00750A7A">
            <w:pPr>
              <w:rPr>
                <w:sz w:val="20"/>
                <w:szCs w:val="20"/>
              </w:rPr>
            </w:pPr>
            <w:r w:rsidRPr="00750A7A">
              <w:rPr>
                <w:sz w:val="20"/>
                <w:szCs w:val="20"/>
              </w:rPr>
              <w:t>Network sizing and IP allocation requirements are not yet validated.</w:t>
            </w:r>
          </w:p>
          <w:p w14:paraId="5EEB9189" w14:textId="5DF8AE3A" w:rsidR="002D25EA" w:rsidRDefault="002D25EA" w:rsidP="000156B8"/>
        </w:tc>
        <w:tc>
          <w:tcPr>
            <w:tcW w:w="2619" w:type="dxa"/>
            <w:tcMar>
              <w:top w:w="70" w:type="dxa"/>
              <w:left w:w="100" w:type="dxa"/>
              <w:bottom w:w="70" w:type="dxa"/>
              <w:right w:w="100" w:type="dxa"/>
            </w:tcMar>
            <w:tcPrChange w:id="1017" w:author="Joycell Sundararaj - Chaucer" w:date="2026-09-30T15:50:00Z" w16du:dateUtc="2026-09-30T14:50:00Z">
              <w:tcPr>
                <w:tcW w:w="2619" w:type="dxa"/>
                <w:tcMar>
                  <w:top w:w="70" w:type="dxa"/>
                  <w:left w:w="100" w:type="dxa"/>
                  <w:bottom w:w="70" w:type="dxa"/>
                  <w:right w:w="100" w:type="dxa"/>
                </w:tcMar>
              </w:tcPr>
            </w:tcPrChange>
          </w:tcPr>
          <w:p w14:paraId="02879CDC" w14:textId="77777777" w:rsidR="004D33B8" w:rsidRPr="004D33B8" w:rsidRDefault="004D33B8" w:rsidP="004D33B8">
            <w:pPr>
              <w:rPr>
                <w:sz w:val="20"/>
                <w:szCs w:val="20"/>
              </w:rPr>
            </w:pPr>
            <w:r w:rsidRPr="004D33B8">
              <w:rPr>
                <w:sz w:val="20"/>
                <w:szCs w:val="20"/>
              </w:rPr>
              <w:t>Subnet sizing and platform scalability assumptions may be affected.</w:t>
            </w:r>
          </w:p>
          <w:p w14:paraId="0E3B1CEC" w14:textId="2840E0C1" w:rsidR="002D25EA" w:rsidRDefault="002D25EA" w:rsidP="000156B8"/>
        </w:tc>
        <w:tc>
          <w:tcPr>
            <w:tcW w:w="2291" w:type="dxa"/>
            <w:tcMar>
              <w:top w:w="70" w:type="dxa"/>
              <w:left w:w="100" w:type="dxa"/>
              <w:bottom w:w="70" w:type="dxa"/>
              <w:right w:w="100" w:type="dxa"/>
            </w:tcMar>
            <w:tcPrChange w:id="1018" w:author="Joycell Sundararaj - Chaucer" w:date="2026-09-30T15:50:00Z" w16du:dateUtc="2026-09-30T14:50:00Z">
              <w:tcPr>
                <w:tcW w:w="2291" w:type="dxa"/>
                <w:tcMar>
                  <w:top w:w="70" w:type="dxa"/>
                  <w:left w:w="100" w:type="dxa"/>
                  <w:bottom w:w="70" w:type="dxa"/>
                  <w:right w:w="100" w:type="dxa"/>
                </w:tcMar>
              </w:tcPr>
            </w:tcPrChange>
          </w:tcPr>
          <w:p w14:paraId="02138D2C" w14:textId="77777777" w:rsidR="004D33B8" w:rsidRPr="004D33B8" w:rsidRDefault="004D33B8" w:rsidP="004D33B8">
            <w:pPr>
              <w:rPr>
                <w:sz w:val="20"/>
                <w:szCs w:val="20"/>
              </w:rPr>
            </w:pPr>
            <w:r w:rsidRPr="004D33B8">
              <w:rPr>
                <w:sz w:val="20"/>
                <w:szCs w:val="20"/>
              </w:rPr>
              <w:t>Network Team</w:t>
            </w:r>
          </w:p>
          <w:p w14:paraId="0CD14FA5" w14:textId="5BFB255A" w:rsidR="002D25EA" w:rsidRDefault="002D25EA" w:rsidP="000156B8"/>
        </w:tc>
      </w:tr>
      <w:tr w:rsidR="002D25EA" w14:paraId="08FC8885" w14:textId="77777777" w:rsidTr="00D67AA9">
        <w:tc>
          <w:tcPr>
            <w:tcW w:w="846" w:type="dxa"/>
            <w:tcMar>
              <w:top w:w="70" w:type="dxa"/>
              <w:left w:w="100" w:type="dxa"/>
              <w:bottom w:w="70" w:type="dxa"/>
              <w:right w:w="100" w:type="dxa"/>
            </w:tcMar>
            <w:tcPrChange w:id="1019" w:author="Joycell Sundararaj - Chaucer" w:date="2026-09-30T15:50:00Z" w16du:dateUtc="2026-09-30T14:50:00Z">
              <w:tcPr>
                <w:tcW w:w="846" w:type="dxa"/>
                <w:tcMar>
                  <w:top w:w="70" w:type="dxa"/>
                  <w:left w:w="100" w:type="dxa"/>
                  <w:bottom w:w="70" w:type="dxa"/>
                  <w:right w:w="100" w:type="dxa"/>
                </w:tcMar>
              </w:tcPr>
            </w:tcPrChange>
          </w:tcPr>
          <w:p w14:paraId="11423B61" w14:textId="17E74661" w:rsidR="002D25EA" w:rsidRDefault="002D25EA" w:rsidP="000156B8">
            <w:r>
              <w:rPr>
                <w:sz w:val="20"/>
                <w:szCs w:val="20"/>
              </w:rPr>
              <w:t>A.1</w:t>
            </w:r>
            <w:r w:rsidR="00B02334">
              <w:rPr>
                <w:sz w:val="20"/>
                <w:szCs w:val="20"/>
              </w:rPr>
              <w:t>0</w:t>
            </w:r>
          </w:p>
        </w:tc>
        <w:tc>
          <w:tcPr>
            <w:tcW w:w="3544" w:type="dxa"/>
            <w:tcMar>
              <w:top w:w="70" w:type="dxa"/>
              <w:left w:w="100" w:type="dxa"/>
              <w:bottom w:w="70" w:type="dxa"/>
              <w:right w:w="100" w:type="dxa"/>
            </w:tcMar>
            <w:tcPrChange w:id="1020" w:author="Joycell Sundararaj - Chaucer" w:date="2026-09-30T15:50:00Z" w16du:dateUtc="2026-09-30T14:50:00Z">
              <w:tcPr>
                <w:tcW w:w="3544" w:type="dxa"/>
                <w:tcMar>
                  <w:top w:w="70" w:type="dxa"/>
                  <w:left w:w="100" w:type="dxa"/>
                  <w:bottom w:w="70" w:type="dxa"/>
                  <w:right w:w="100" w:type="dxa"/>
                </w:tcMar>
              </w:tcPr>
            </w:tcPrChange>
          </w:tcPr>
          <w:p w14:paraId="34ECAF89" w14:textId="4CD4D459" w:rsidR="002D25EA" w:rsidRDefault="008B162D" w:rsidP="000156B8">
            <w:r w:rsidRPr="008B162D">
              <w:rPr>
                <w:sz w:val="20"/>
                <w:szCs w:val="20"/>
              </w:rPr>
              <w:t>Exception ownership and approval processes for non-standard authentication methods are not yet defined</w:t>
            </w:r>
          </w:p>
        </w:tc>
        <w:tc>
          <w:tcPr>
            <w:tcW w:w="2619" w:type="dxa"/>
            <w:tcMar>
              <w:top w:w="70" w:type="dxa"/>
              <w:left w:w="100" w:type="dxa"/>
              <w:bottom w:w="70" w:type="dxa"/>
              <w:right w:w="100" w:type="dxa"/>
            </w:tcMar>
            <w:tcPrChange w:id="1021" w:author="Joycell Sundararaj - Chaucer" w:date="2026-09-30T15:50:00Z" w16du:dateUtc="2026-09-30T14:50:00Z">
              <w:tcPr>
                <w:tcW w:w="2619" w:type="dxa"/>
                <w:tcMar>
                  <w:top w:w="70" w:type="dxa"/>
                  <w:left w:w="100" w:type="dxa"/>
                  <w:bottom w:w="70" w:type="dxa"/>
                  <w:right w:w="100" w:type="dxa"/>
                </w:tcMar>
              </w:tcPr>
            </w:tcPrChange>
          </w:tcPr>
          <w:p w14:paraId="3DD4285A" w14:textId="77777777" w:rsidR="008B162D" w:rsidRPr="008B162D" w:rsidRDefault="008B162D" w:rsidP="008B162D">
            <w:pPr>
              <w:rPr>
                <w:sz w:val="20"/>
                <w:szCs w:val="20"/>
              </w:rPr>
            </w:pPr>
            <w:r w:rsidRPr="008B162D">
              <w:rPr>
                <w:sz w:val="20"/>
                <w:szCs w:val="20"/>
              </w:rPr>
              <w:t>Authentication exceptions may lack governance and review ownership.</w:t>
            </w:r>
          </w:p>
          <w:p w14:paraId="7716F68E" w14:textId="1BE32E54" w:rsidR="002D25EA" w:rsidRDefault="002D25EA" w:rsidP="000156B8"/>
        </w:tc>
        <w:tc>
          <w:tcPr>
            <w:tcW w:w="2291" w:type="dxa"/>
            <w:tcMar>
              <w:top w:w="70" w:type="dxa"/>
              <w:left w:w="100" w:type="dxa"/>
              <w:bottom w:w="70" w:type="dxa"/>
              <w:right w:w="100" w:type="dxa"/>
            </w:tcMar>
            <w:tcPrChange w:id="1022" w:author="Joycell Sundararaj - Chaucer" w:date="2026-09-30T15:50:00Z" w16du:dateUtc="2026-09-30T14:50:00Z">
              <w:tcPr>
                <w:tcW w:w="2291" w:type="dxa"/>
                <w:tcMar>
                  <w:top w:w="70" w:type="dxa"/>
                  <w:left w:w="100" w:type="dxa"/>
                  <w:bottom w:w="70" w:type="dxa"/>
                  <w:right w:w="100" w:type="dxa"/>
                </w:tcMar>
              </w:tcPr>
            </w:tcPrChange>
          </w:tcPr>
          <w:p w14:paraId="296679F7" w14:textId="77777777" w:rsidR="00D67AA9" w:rsidRPr="00D67AA9" w:rsidRDefault="00D67AA9" w:rsidP="00D67AA9">
            <w:pPr>
              <w:rPr>
                <w:sz w:val="20"/>
                <w:szCs w:val="20"/>
              </w:rPr>
            </w:pPr>
            <w:r w:rsidRPr="00D67AA9">
              <w:rPr>
                <w:sz w:val="20"/>
                <w:szCs w:val="20"/>
              </w:rPr>
              <w:t>Security Team and API Platform Team</w:t>
            </w:r>
          </w:p>
          <w:p w14:paraId="46FD92FB" w14:textId="757517BE" w:rsidR="002D25EA" w:rsidRDefault="002D25EA" w:rsidP="000156B8"/>
        </w:tc>
      </w:tr>
    </w:tbl>
    <w:p w14:paraId="5B0E07EB" w14:textId="77777777" w:rsidR="002D25EA" w:rsidRDefault="002D25EA" w:rsidP="002D25EA">
      <w:pPr>
        <w:spacing w:after="140"/>
        <w:rPr>
          <w:ins w:id="1023" w:author="Joycell Sundararaj - Chaucer" w:date="2026-09-30T15:50:00Z" w16du:dateUtc="2026-09-30T14:50:00Z"/>
        </w:rPr>
      </w:pPr>
    </w:p>
    <w:p w14:paraId="64BE2BBA" w14:textId="77777777" w:rsidR="00D67AA9" w:rsidRDefault="00D67AA9" w:rsidP="002D25EA">
      <w:pPr>
        <w:spacing w:after="140"/>
      </w:pPr>
    </w:p>
    <w:p w14:paraId="4452A5A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24" w:name="_Toc241523894"/>
      <w:commentRangeStart w:id="1025"/>
      <w:r w:rsidRPr="007F1FDD">
        <w:rPr>
          <w:rFonts w:asciiTheme="minorHAnsi" w:hAnsiTheme="minorHAnsi"/>
          <w:b w:val="0"/>
          <w:bCs w:val="0"/>
          <w:color w:val="1E2761"/>
          <w:sz w:val="24"/>
          <w:szCs w:val="24"/>
          <w:lang w:eastAsia="en-US"/>
        </w:rPr>
        <w:lastRenderedPageBreak/>
        <w:t>Risks</w:t>
      </w:r>
      <w:bookmarkEnd w:id="1024"/>
      <w:commentRangeEnd w:id="1025"/>
      <w:r w:rsidR="000B62C9" w:rsidRPr="007F1FDD">
        <w:rPr>
          <w:rStyle w:val="CommentReference"/>
          <w:rFonts w:asciiTheme="minorHAnsi" w:hAnsiTheme="minorHAnsi"/>
          <w:b w:val="0"/>
          <w:bCs w:val="0"/>
          <w:color w:val="1E2761"/>
          <w:sz w:val="24"/>
          <w:szCs w:val="24"/>
          <w:lang w:eastAsia="en-US"/>
        </w:rPr>
        <w:commentReference w:id="1025"/>
      </w:r>
    </w:p>
    <w:p w14:paraId="18BCA60E"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26" w:name="_Toc241523895"/>
      <w:r w:rsidRPr="007F1FDD">
        <w:rPr>
          <w:rFonts w:asciiTheme="minorHAnsi" w:hAnsiTheme="minorHAnsi"/>
          <w:b w:val="0"/>
          <w:bCs w:val="0"/>
          <w:color w:val="1E2761"/>
          <w:sz w:val="24"/>
          <w:szCs w:val="24"/>
          <w:lang w:eastAsia="en-US"/>
        </w:rPr>
        <w:t>Issues</w:t>
      </w:r>
      <w:bookmarkEnd w:id="1026"/>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2DF85DAD"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27" w:name="_Toc241523896"/>
      <w:r w:rsidRPr="007F1FDD">
        <w:rPr>
          <w:rFonts w:asciiTheme="minorHAnsi" w:hAnsiTheme="minorHAnsi"/>
          <w:b w:val="0"/>
          <w:bCs w:val="0"/>
          <w:color w:val="1E2761"/>
          <w:sz w:val="24"/>
          <w:szCs w:val="24"/>
          <w:lang w:eastAsia="en-US"/>
        </w:rPr>
        <w:t>Dependencies</w:t>
      </w:r>
      <w:bookmarkEnd w:id="102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1028" w:author="Joycell Sundararaj - Chaucer" w:date="2026-09-30T15:52:00Z" w16du:dateUtc="2026-09-30T14:52:00Z">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555"/>
        <w:gridCol w:w="4645"/>
        <w:gridCol w:w="3100"/>
        <w:tblGridChange w:id="1029">
          <w:tblGrid>
            <w:gridCol w:w="1555"/>
            <w:gridCol w:w="4645"/>
            <w:gridCol w:w="3100"/>
          </w:tblGrid>
        </w:tblGridChange>
      </w:tblGrid>
      <w:tr w:rsidR="002D25EA" w14:paraId="5FE1CC6F" w14:textId="77777777" w:rsidTr="000B62C9">
        <w:trPr>
          <w:tblHeader/>
          <w:trPrChange w:id="1030" w:author="Joycell Sundararaj - Chaucer" w:date="2026-09-30T15:52:00Z" w16du:dateUtc="2026-09-30T14:52:00Z">
            <w:trPr>
              <w:tblHeader/>
            </w:trPr>
          </w:trPrChange>
        </w:trPr>
        <w:tc>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1031" w:author="Joycell Sundararaj - Chaucer" w:date="2026-09-30T15:52:00Z" w16du:dateUtc="2026-09-30T14:52:00Z">
              <w:tcPr>
                <w:tcW w:w="155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2C2E84C0" w14:textId="77777777" w:rsidR="002D25EA" w:rsidRDefault="002D25EA" w:rsidP="000156B8">
            <w:r>
              <w:rPr>
                <w:b/>
                <w:bCs/>
                <w:color w:val="000000" w:themeColor="text1"/>
                <w:sz w:val="20"/>
                <w:szCs w:val="20"/>
              </w:rPr>
              <w:t>Ref</w:t>
            </w:r>
          </w:p>
        </w:tc>
        <w:tc>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1032" w:author="Joycell Sundararaj - Chaucer" w:date="2026-09-30T15:52:00Z" w16du:dateUtc="2026-09-30T14:52:00Z">
              <w:tcPr>
                <w:tcW w:w="464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1033" w:author="Joycell Sundararaj - Chaucer" w:date="2026-09-30T15:52:00Z" w16du:dateUtc="2026-09-30T14:52:00Z">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269FEA07" w14:textId="77777777" w:rsidR="002D25EA" w:rsidRDefault="002D25EA" w:rsidP="000156B8">
            <w:r>
              <w:rPr>
                <w:b/>
                <w:bCs/>
                <w:color w:val="000000" w:themeColor="text1"/>
                <w:sz w:val="20"/>
                <w:szCs w:val="20"/>
              </w:rPr>
              <w:t>Owner</w:t>
            </w:r>
          </w:p>
        </w:tc>
      </w:tr>
      <w:tr w:rsidR="002D25EA" w14:paraId="1128A813" w14:textId="77777777" w:rsidTr="000B62C9">
        <w:tc>
          <w:tcPr>
            <w:tcW w:w="1555" w:type="dxa"/>
            <w:tcMar>
              <w:top w:w="70" w:type="dxa"/>
              <w:left w:w="100" w:type="dxa"/>
              <w:bottom w:w="70" w:type="dxa"/>
              <w:right w:w="100" w:type="dxa"/>
            </w:tcMar>
            <w:vAlign w:val="center"/>
            <w:tcPrChange w:id="1034" w:author="Joycell Sundararaj - Chaucer" w:date="2026-09-30T15:52:00Z" w16du:dateUtc="2026-09-30T14:52:00Z">
              <w:tcPr>
                <w:tcW w:w="1555" w:type="dxa"/>
                <w:tcMar>
                  <w:top w:w="70" w:type="dxa"/>
                  <w:left w:w="100" w:type="dxa"/>
                  <w:bottom w:w="70" w:type="dxa"/>
                  <w:right w:w="100" w:type="dxa"/>
                </w:tcMar>
                <w:vAlign w:val="center"/>
              </w:tcPr>
            </w:tcPrChange>
          </w:tcPr>
          <w:p w14:paraId="746C9982" w14:textId="77777777" w:rsidR="002D25EA" w:rsidRDefault="002D25EA" w:rsidP="000156B8">
            <w:r>
              <w:rPr>
                <w:sz w:val="20"/>
                <w:szCs w:val="20"/>
              </w:rPr>
              <w:t>D.01</w:t>
            </w:r>
          </w:p>
        </w:tc>
        <w:tc>
          <w:tcPr>
            <w:tcW w:w="4645" w:type="dxa"/>
            <w:tcMar>
              <w:top w:w="70" w:type="dxa"/>
              <w:left w:w="100" w:type="dxa"/>
              <w:bottom w:w="70" w:type="dxa"/>
              <w:right w:w="100" w:type="dxa"/>
            </w:tcMar>
            <w:vAlign w:val="center"/>
            <w:tcPrChange w:id="1035" w:author="Joycell Sundararaj - Chaucer" w:date="2026-09-30T15:52:00Z" w16du:dateUtc="2026-09-30T14:52:00Z">
              <w:tcPr>
                <w:tcW w:w="4645" w:type="dxa"/>
                <w:tcMar>
                  <w:top w:w="70" w:type="dxa"/>
                  <w:left w:w="100" w:type="dxa"/>
                  <w:bottom w:w="70" w:type="dxa"/>
                  <w:right w:w="100" w:type="dxa"/>
                </w:tcMar>
                <w:vAlign w:val="center"/>
              </w:tcPr>
            </w:tcPrChange>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Change w:id="1036" w:author="Joycell Sundararaj - Chaucer" w:date="2026-09-30T15:52:00Z" w16du:dateUtc="2026-09-30T14:52:00Z">
              <w:tcPr>
                <w:tcW w:w="3100" w:type="dxa"/>
                <w:tcMar>
                  <w:top w:w="70" w:type="dxa"/>
                  <w:left w:w="100" w:type="dxa"/>
                  <w:bottom w:w="70" w:type="dxa"/>
                  <w:right w:w="100" w:type="dxa"/>
                </w:tcMar>
                <w:vAlign w:val="center"/>
              </w:tcPr>
            </w:tcPrChange>
          </w:tcPr>
          <w:p w14:paraId="0793287B" w14:textId="77777777" w:rsidR="00E126B2" w:rsidRPr="00E126B2" w:rsidRDefault="00E126B2" w:rsidP="00E126B2">
            <w:pPr>
              <w:rPr>
                <w:sz w:val="20"/>
                <w:szCs w:val="20"/>
              </w:rPr>
            </w:pPr>
            <w:r w:rsidRPr="00E126B2">
              <w:rPr>
                <w:sz w:val="20"/>
                <w:szCs w:val="20"/>
              </w:rPr>
              <w:t>Identity Team</w:t>
            </w:r>
          </w:p>
          <w:p w14:paraId="05B879E3" w14:textId="748879F5" w:rsidR="002D25EA" w:rsidRDefault="002D25EA" w:rsidP="000156B8"/>
        </w:tc>
      </w:tr>
      <w:tr w:rsidR="002D25EA" w14:paraId="7FE7C777" w14:textId="77777777" w:rsidTr="000B62C9">
        <w:tc>
          <w:tcPr>
            <w:tcW w:w="1555" w:type="dxa"/>
            <w:tcMar>
              <w:top w:w="70" w:type="dxa"/>
              <w:left w:w="100" w:type="dxa"/>
              <w:bottom w:w="70" w:type="dxa"/>
              <w:right w:w="100" w:type="dxa"/>
            </w:tcMar>
            <w:vAlign w:val="center"/>
            <w:tcPrChange w:id="1037" w:author="Joycell Sundararaj - Chaucer" w:date="2026-09-30T15:52:00Z" w16du:dateUtc="2026-09-30T14:52:00Z">
              <w:tcPr>
                <w:tcW w:w="1555" w:type="dxa"/>
                <w:tcMar>
                  <w:top w:w="70" w:type="dxa"/>
                  <w:left w:w="100" w:type="dxa"/>
                  <w:bottom w:w="70" w:type="dxa"/>
                  <w:right w:w="100" w:type="dxa"/>
                </w:tcMar>
                <w:vAlign w:val="center"/>
              </w:tcPr>
            </w:tcPrChange>
          </w:tcPr>
          <w:p w14:paraId="5FC493A1" w14:textId="77777777" w:rsidR="002D25EA" w:rsidRDefault="002D25EA" w:rsidP="000156B8">
            <w:r>
              <w:rPr>
                <w:sz w:val="20"/>
                <w:szCs w:val="20"/>
              </w:rPr>
              <w:t>D.02</w:t>
            </w:r>
          </w:p>
        </w:tc>
        <w:tc>
          <w:tcPr>
            <w:tcW w:w="4645" w:type="dxa"/>
            <w:tcMar>
              <w:top w:w="70" w:type="dxa"/>
              <w:left w:w="100" w:type="dxa"/>
              <w:bottom w:w="70" w:type="dxa"/>
              <w:right w:w="100" w:type="dxa"/>
            </w:tcMar>
            <w:vAlign w:val="center"/>
            <w:tcPrChange w:id="1038" w:author="Joycell Sundararaj - Chaucer" w:date="2026-09-30T15:52:00Z" w16du:dateUtc="2026-09-30T14:52:00Z">
              <w:tcPr>
                <w:tcW w:w="4645" w:type="dxa"/>
                <w:tcMar>
                  <w:top w:w="70" w:type="dxa"/>
                  <w:left w:w="100" w:type="dxa"/>
                  <w:bottom w:w="70" w:type="dxa"/>
                  <w:right w:w="100" w:type="dxa"/>
                </w:tcMar>
                <w:vAlign w:val="center"/>
              </w:tcPr>
            </w:tcPrChange>
          </w:tcPr>
          <w:p w14:paraId="0461FFCB" w14:textId="77777777" w:rsidR="00E126B2" w:rsidRPr="00E126B2" w:rsidRDefault="00E126B2" w:rsidP="00E126B2">
            <w:pPr>
              <w:rPr>
                <w:sz w:val="20"/>
                <w:szCs w:val="20"/>
              </w:rPr>
            </w:pPr>
            <w:r w:rsidRPr="00E126B2">
              <w:rPr>
                <w:sz w:val="20"/>
                <w:szCs w:val="20"/>
              </w:rPr>
              <w:t>Azure Key Vault provisioned and access policies configured in the target subscription.</w:t>
            </w:r>
          </w:p>
          <w:p w14:paraId="13606035" w14:textId="32BB943B" w:rsidR="002D25EA" w:rsidRDefault="002D25EA" w:rsidP="000156B8"/>
        </w:tc>
        <w:tc>
          <w:tcPr>
            <w:tcW w:w="3100" w:type="dxa"/>
            <w:tcMar>
              <w:top w:w="70" w:type="dxa"/>
              <w:left w:w="100" w:type="dxa"/>
              <w:bottom w:w="70" w:type="dxa"/>
              <w:right w:w="100" w:type="dxa"/>
            </w:tcMar>
            <w:vAlign w:val="center"/>
            <w:tcPrChange w:id="1039" w:author="Joycell Sundararaj - Chaucer" w:date="2026-09-30T15:52:00Z" w16du:dateUtc="2026-09-30T14:52:00Z">
              <w:tcPr>
                <w:tcW w:w="3100" w:type="dxa"/>
                <w:tcMar>
                  <w:top w:w="70" w:type="dxa"/>
                  <w:left w:w="100" w:type="dxa"/>
                  <w:bottom w:w="70" w:type="dxa"/>
                  <w:right w:w="100" w:type="dxa"/>
                </w:tcMar>
                <w:vAlign w:val="center"/>
              </w:tcPr>
            </w:tcPrChange>
          </w:tcPr>
          <w:p w14:paraId="73578720" w14:textId="65DB6658" w:rsidR="002D25EA" w:rsidRDefault="002D25EA" w:rsidP="000156B8">
            <w:r>
              <w:rPr>
                <w:sz w:val="20"/>
                <w:szCs w:val="20"/>
              </w:rPr>
              <w:t>Platform team</w:t>
            </w:r>
          </w:p>
        </w:tc>
      </w:tr>
      <w:tr w:rsidR="002D25EA" w14:paraId="1E9F714D" w14:textId="77777777" w:rsidTr="000B62C9">
        <w:tc>
          <w:tcPr>
            <w:tcW w:w="1555" w:type="dxa"/>
            <w:tcMar>
              <w:top w:w="70" w:type="dxa"/>
              <w:left w:w="100" w:type="dxa"/>
              <w:bottom w:w="70" w:type="dxa"/>
              <w:right w:w="100" w:type="dxa"/>
            </w:tcMar>
            <w:vAlign w:val="center"/>
            <w:tcPrChange w:id="1040" w:author="Joycell Sundararaj - Chaucer" w:date="2026-09-30T15:52:00Z" w16du:dateUtc="2026-09-30T14:52:00Z">
              <w:tcPr>
                <w:tcW w:w="1555" w:type="dxa"/>
                <w:tcMar>
                  <w:top w:w="70" w:type="dxa"/>
                  <w:left w:w="100" w:type="dxa"/>
                  <w:bottom w:w="70" w:type="dxa"/>
                  <w:right w:w="100" w:type="dxa"/>
                </w:tcMar>
                <w:vAlign w:val="center"/>
              </w:tcPr>
            </w:tcPrChange>
          </w:tcPr>
          <w:p w14:paraId="79DC0F59" w14:textId="77777777" w:rsidR="002D25EA" w:rsidRDefault="002D25EA" w:rsidP="000156B8">
            <w:r>
              <w:rPr>
                <w:sz w:val="20"/>
                <w:szCs w:val="20"/>
              </w:rPr>
              <w:t>D.03</w:t>
            </w:r>
          </w:p>
        </w:tc>
        <w:tc>
          <w:tcPr>
            <w:tcW w:w="4645" w:type="dxa"/>
            <w:tcMar>
              <w:top w:w="70" w:type="dxa"/>
              <w:left w:w="100" w:type="dxa"/>
              <w:bottom w:w="70" w:type="dxa"/>
              <w:right w:w="100" w:type="dxa"/>
            </w:tcMar>
            <w:vAlign w:val="center"/>
            <w:tcPrChange w:id="1041" w:author="Joycell Sundararaj - Chaucer" w:date="2026-09-30T15:52:00Z" w16du:dateUtc="2026-09-30T14:52:00Z">
              <w:tcPr>
                <w:tcW w:w="4645" w:type="dxa"/>
                <w:tcMar>
                  <w:top w:w="70" w:type="dxa"/>
                  <w:left w:w="100" w:type="dxa"/>
                  <w:bottom w:w="70" w:type="dxa"/>
                  <w:right w:w="100" w:type="dxa"/>
                </w:tcMar>
                <w:vAlign w:val="center"/>
              </w:tcPr>
            </w:tcPrChange>
          </w:tcPr>
          <w:p w14:paraId="3E827C2F" w14:textId="77777777" w:rsidR="00805A2A" w:rsidRPr="00805A2A" w:rsidRDefault="00805A2A" w:rsidP="00805A2A">
            <w:pPr>
              <w:rPr>
                <w:sz w:val="20"/>
                <w:szCs w:val="20"/>
              </w:rPr>
            </w:pPr>
            <w:r w:rsidRPr="00805A2A">
              <w:rPr>
                <w:sz w:val="20"/>
                <w:szCs w:val="20"/>
              </w:rPr>
              <w:t>Landing-zone network connectivity, subnets and Palo Alto routing paths available in the target environment.</w:t>
            </w:r>
          </w:p>
          <w:p w14:paraId="0A45B190" w14:textId="2CF229A4" w:rsidR="002D25EA" w:rsidRDefault="002D25EA" w:rsidP="000156B8"/>
        </w:tc>
        <w:tc>
          <w:tcPr>
            <w:tcW w:w="3100" w:type="dxa"/>
            <w:tcMar>
              <w:top w:w="70" w:type="dxa"/>
              <w:left w:w="100" w:type="dxa"/>
              <w:bottom w:w="70" w:type="dxa"/>
              <w:right w:w="100" w:type="dxa"/>
            </w:tcMar>
            <w:vAlign w:val="center"/>
            <w:tcPrChange w:id="1042" w:author="Joycell Sundararaj - Chaucer" w:date="2026-09-30T15:52:00Z" w16du:dateUtc="2026-09-30T14:52:00Z">
              <w:tcPr>
                <w:tcW w:w="3100" w:type="dxa"/>
                <w:tcMar>
                  <w:top w:w="70" w:type="dxa"/>
                  <w:left w:w="100" w:type="dxa"/>
                  <w:bottom w:w="70" w:type="dxa"/>
                  <w:right w:w="100" w:type="dxa"/>
                </w:tcMar>
                <w:vAlign w:val="center"/>
              </w:tcPr>
            </w:tcPrChange>
          </w:tcPr>
          <w:p w14:paraId="0DA9A695" w14:textId="77777777" w:rsidR="00805A2A" w:rsidRPr="00805A2A" w:rsidRDefault="00805A2A" w:rsidP="00805A2A">
            <w:pPr>
              <w:rPr>
                <w:sz w:val="20"/>
                <w:szCs w:val="20"/>
              </w:rPr>
            </w:pPr>
            <w:r w:rsidRPr="00805A2A">
              <w:rPr>
                <w:sz w:val="20"/>
                <w:szCs w:val="20"/>
              </w:rPr>
              <w:t>Network Team</w:t>
            </w:r>
          </w:p>
          <w:p w14:paraId="2EB987E7" w14:textId="61345317" w:rsidR="002D25EA" w:rsidRDefault="002D25EA" w:rsidP="000156B8"/>
        </w:tc>
      </w:tr>
      <w:tr w:rsidR="002D25EA" w14:paraId="2F06181B" w14:textId="77777777" w:rsidTr="000B62C9">
        <w:tc>
          <w:tcPr>
            <w:tcW w:w="1555" w:type="dxa"/>
            <w:tcMar>
              <w:top w:w="70" w:type="dxa"/>
              <w:left w:w="100" w:type="dxa"/>
              <w:bottom w:w="70" w:type="dxa"/>
              <w:right w:w="100" w:type="dxa"/>
            </w:tcMar>
            <w:vAlign w:val="center"/>
            <w:tcPrChange w:id="1043" w:author="Joycell Sundararaj - Chaucer" w:date="2026-09-30T15:52:00Z" w16du:dateUtc="2026-09-30T14:52:00Z">
              <w:tcPr>
                <w:tcW w:w="1555" w:type="dxa"/>
                <w:tcMar>
                  <w:top w:w="70" w:type="dxa"/>
                  <w:left w:w="100" w:type="dxa"/>
                  <w:bottom w:w="70" w:type="dxa"/>
                  <w:right w:w="100" w:type="dxa"/>
                </w:tcMar>
                <w:vAlign w:val="center"/>
              </w:tcPr>
            </w:tcPrChange>
          </w:tcPr>
          <w:p w14:paraId="65CA5C48" w14:textId="77777777" w:rsidR="002D25EA" w:rsidRDefault="002D25EA" w:rsidP="000156B8">
            <w:r>
              <w:rPr>
                <w:sz w:val="20"/>
                <w:szCs w:val="20"/>
              </w:rPr>
              <w:t>D.04</w:t>
            </w:r>
          </w:p>
        </w:tc>
        <w:tc>
          <w:tcPr>
            <w:tcW w:w="4645" w:type="dxa"/>
            <w:tcMar>
              <w:top w:w="70" w:type="dxa"/>
              <w:left w:w="100" w:type="dxa"/>
              <w:bottom w:w="70" w:type="dxa"/>
              <w:right w:w="100" w:type="dxa"/>
            </w:tcMar>
            <w:vAlign w:val="center"/>
            <w:tcPrChange w:id="1044" w:author="Joycell Sundararaj - Chaucer" w:date="2026-09-30T15:52:00Z" w16du:dateUtc="2026-09-30T14:52:00Z">
              <w:tcPr>
                <w:tcW w:w="4645" w:type="dxa"/>
                <w:tcMar>
                  <w:top w:w="70" w:type="dxa"/>
                  <w:left w:w="100" w:type="dxa"/>
                  <w:bottom w:w="70" w:type="dxa"/>
                  <w:right w:w="100" w:type="dxa"/>
                </w:tcMar>
                <w:vAlign w:val="center"/>
              </w:tcPr>
            </w:tcPrChange>
          </w:tcPr>
          <w:p w14:paraId="5BF6CAA5" w14:textId="77777777" w:rsidR="00E33D35" w:rsidRPr="00E33D35" w:rsidRDefault="00E33D35" w:rsidP="00E33D35">
            <w:pPr>
              <w:rPr>
                <w:sz w:val="20"/>
                <w:szCs w:val="20"/>
              </w:rPr>
            </w:pPr>
            <w:r w:rsidRPr="00E33D35">
              <w:rPr>
                <w:sz w:val="20"/>
                <w:szCs w:val="20"/>
              </w:rPr>
              <w:t>RTO, RPO, retention requirements and alert thresholds agreed and approved.</w:t>
            </w:r>
          </w:p>
          <w:p w14:paraId="1F4310AC" w14:textId="2F648361" w:rsidR="002D25EA" w:rsidRDefault="002D25EA" w:rsidP="000156B8"/>
        </w:tc>
        <w:tc>
          <w:tcPr>
            <w:tcW w:w="3100" w:type="dxa"/>
            <w:tcMar>
              <w:top w:w="70" w:type="dxa"/>
              <w:left w:w="100" w:type="dxa"/>
              <w:bottom w:w="70" w:type="dxa"/>
              <w:right w:w="100" w:type="dxa"/>
            </w:tcMar>
            <w:vAlign w:val="center"/>
            <w:tcPrChange w:id="1045" w:author="Joycell Sundararaj - Chaucer" w:date="2026-09-30T15:52:00Z" w16du:dateUtc="2026-09-30T14:52:00Z">
              <w:tcPr>
                <w:tcW w:w="3100" w:type="dxa"/>
                <w:tcMar>
                  <w:top w:w="70" w:type="dxa"/>
                  <w:left w:w="100" w:type="dxa"/>
                  <w:bottom w:w="70" w:type="dxa"/>
                  <w:right w:w="100" w:type="dxa"/>
                </w:tcMar>
                <w:vAlign w:val="center"/>
              </w:tcPr>
            </w:tcPrChange>
          </w:tcPr>
          <w:p w14:paraId="6AE35A24" w14:textId="2C764184" w:rsidR="002D25EA" w:rsidRDefault="002D25EA" w:rsidP="000156B8">
            <w:r>
              <w:rPr>
                <w:sz w:val="20"/>
                <w:szCs w:val="20"/>
              </w:rPr>
              <w:t>Operations team</w:t>
            </w:r>
          </w:p>
        </w:tc>
      </w:tr>
    </w:tbl>
    <w:p w14:paraId="17D7958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1046" w:name="_Toc241523897"/>
      <w:r w:rsidRPr="007F1FDD">
        <w:rPr>
          <w:rFonts w:asciiTheme="minorHAnsi" w:hAnsiTheme="minorHAnsi"/>
          <w:b w:val="0"/>
          <w:bCs w:val="0"/>
          <w:lang w:eastAsia="en-US"/>
        </w:rPr>
        <w:lastRenderedPageBreak/>
        <w:t>Appendices</w:t>
      </w:r>
      <w:bookmarkEnd w:id="1046"/>
    </w:p>
    <w:p w14:paraId="449148F2"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47" w:name="_Toc241523898"/>
      <w:r w:rsidRPr="007F1FDD">
        <w:rPr>
          <w:rFonts w:asciiTheme="minorHAnsi" w:hAnsiTheme="minorHAnsi"/>
          <w:b w:val="0"/>
          <w:bCs w:val="0"/>
          <w:color w:val="1E2761"/>
          <w:sz w:val="24"/>
          <w:szCs w:val="24"/>
          <w:lang w:eastAsia="en-US"/>
        </w:rPr>
        <w:t>Microsoft Reference Architectures</w:t>
      </w:r>
      <w:bookmarkEnd w:id="1047"/>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099DF96A"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48" w:name="_Toc241523899"/>
      <w:r w:rsidRPr="007F1FDD">
        <w:rPr>
          <w:rFonts w:asciiTheme="minorHAnsi" w:hAnsiTheme="minorHAnsi"/>
          <w:b w:val="0"/>
          <w:bCs w:val="0"/>
          <w:color w:val="1E2761"/>
          <w:sz w:val="24"/>
          <w:szCs w:val="24"/>
          <w:lang w:eastAsia="en-US"/>
        </w:rPr>
        <w:t>Alignment with the Azure Well-Architected Framework</w:t>
      </w:r>
      <w:bookmarkEnd w:id="1048"/>
    </w:p>
    <w:p w14:paraId="0C75FFD3" w14:textId="77777777" w:rsidR="002D25EA"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Style w:val="TableGrid"/>
        <w:tblW w:w="0" w:type="auto"/>
        <w:tblLook w:val="04A0" w:firstRow="1" w:lastRow="0" w:firstColumn="1" w:lastColumn="0" w:noHBand="0" w:noVBand="1"/>
      </w:tblPr>
      <w:tblGrid>
        <w:gridCol w:w="1975"/>
        <w:gridCol w:w="3453"/>
        <w:gridCol w:w="3588"/>
      </w:tblGrid>
      <w:tr w:rsidR="00457A2A" w14:paraId="303A193B" w14:textId="77777777" w:rsidTr="00457A2A">
        <w:tc>
          <w:tcPr>
            <w:tcW w:w="2160" w:type="dxa"/>
            <w:tcBorders>
              <w:bottom w:val="single" w:sz="12" w:space="0" w:color="1A2B56" w:themeColor="accent1"/>
            </w:tcBorders>
            <w:shd w:val="clear" w:color="auto" w:fill="C1CDEC" w:themeFill="accent1" w:themeFillTint="33"/>
          </w:tcPr>
          <w:p w14:paraId="6534B7A4" w14:textId="77777777" w:rsidR="00457A2A" w:rsidRPr="00662CDC" w:rsidRDefault="00457A2A">
            <w:pPr>
              <w:rPr>
                <w:b/>
                <w:bCs/>
                <w:kern w:val="0"/>
                <w:sz w:val="20"/>
                <w:szCs w:val="20"/>
                <w14:ligatures w14:val="none"/>
              </w:rPr>
            </w:pPr>
            <w:r w:rsidRPr="00662CDC">
              <w:rPr>
                <w:b/>
                <w:bCs/>
                <w:kern w:val="0"/>
                <w:sz w:val="20"/>
                <w:szCs w:val="20"/>
                <w14:ligatures w14:val="none"/>
              </w:rPr>
              <w:t>WAF Pillar</w:t>
            </w:r>
          </w:p>
        </w:tc>
        <w:tc>
          <w:tcPr>
            <w:tcW w:w="3888" w:type="dxa"/>
            <w:tcBorders>
              <w:bottom w:val="single" w:sz="12" w:space="0" w:color="1A2B56" w:themeColor="accent1"/>
            </w:tcBorders>
            <w:shd w:val="clear" w:color="auto" w:fill="C1CDEC" w:themeFill="accent1" w:themeFillTint="33"/>
          </w:tcPr>
          <w:p w14:paraId="327609C3" w14:textId="77777777" w:rsidR="00457A2A" w:rsidRPr="00662CDC" w:rsidRDefault="00457A2A">
            <w:pPr>
              <w:rPr>
                <w:b/>
                <w:bCs/>
                <w:kern w:val="0"/>
                <w:sz w:val="20"/>
                <w:szCs w:val="20"/>
                <w14:ligatures w14:val="none"/>
              </w:rPr>
            </w:pPr>
            <w:r w:rsidRPr="00662CDC">
              <w:rPr>
                <w:b/>
                <w:bCs/>
                <w:kern w:val="0"/>
                <w:sz w:val="20"/>
                <w:szCs w:val="20"/>
                <w14:ligatures w14:val="none"/>
              </w:rPr>
              <w:t>Key Microsoft Recommendations</w:t>
            </w:r>
          </w:p>
        </w:tc>
        <w:tc>
          <w:tcPr>
            <w:tcW w:w="4032" w:type="dxa"/>
            <w:tcBorders>
              <w:bottom w:val="single" w:sz="12" w:space="0" w:color="1A2B56" w:themeColor="accent1"/>
            </w:tcBorders>
            <w:shd w:val="clear" w:color="auto" w:fill="C1CDEC" w:themeFill="accent1" w:themeFillTint="33"/>
          </w:tcPr>
          <w:p w14:paraId="756148FD" w14:textId="77777777" w:rsidR="00457A2A" w:rsidRPr="00662CDC" w:rsidRDefault="00457A2A">
            <w:pPr>
              <w:rPr>
                <w:b/>
                <w:bCs/>
                <w:kern w:val="0"/>
                <w:sz w:val="20"/>
                <w:szCs w:val="20"/>
                <w14:ligatures w14:val="none"/>
              </w:rPr>
            </w:pPr>
            <w:r w:rsidRPr="00662CDC">
              <w:rPr>
                <w:b/>
                <w:bCs/>
                <w:kern w:val="0"/>
                <w:sz w:val="20"/>
                <w:szCs w:val="20"/>
                <w14:ligatures w14:val="none"/>
              </w:rPr>
              <w:t>How This APIM Design Addresses It</w:t>
            </w:r>
          </w:p>
        </w:tc>
      </w:tr>
      <w:tr w:rsidR="00457A2A" w14:paraId="636F4FD5" w14:textId="77777777" w:rsidTr="00457A2A">
        <w:tc>
          <w:tcPr>
            <w:tcW w:w="2160" w:type="dxa"/>
            <w:tcBorders>
              <w:top w:val="single" w:sz="12" w:space="0" w:color="1A2B56" w:themeColor="accent1"/>
            </w:tcBorders>
          </w:tcPr>
          <w:p w14:paraId="3FE6C812" w14:textId="77777777" w:rsidR="00457A2A" w:rsidRPr="00662CDC" w:rsidRDefault="00457A2A">
            <w:pPr>
              <w:rPr>
                <w:kern w:val="0"/>
                <w:sz w:val="20"/>
                <w:szCs w:val="20"/>
                <w14:ligatures w14:val="none"/>
              </w:rPr>
            </w:pPr>
            <w:r w:rsidRPr="00662CDC">
              <w:rPr>
                <w:kern w:val="0"/>
                <w:sz w:val="20"/>
                <w:szCs w:val="20"/>
                <w14:ligatures w14:val="none"/>
              </w:rPr>
              <w:t>Reliability</w:t>
            </w:r>
          </w:p>
        </w:tc>
        <w:tc>
          <w:tcPr>
            <w:tcW w:w="3888" w:type="dxa"/>
            <w:tcBorders>
              <w:top w:val="single" w:sz="12" w:space="0" w:color="1A2B56" w:themeColor="accent1"/>
            </w:tcBorders>
          </w:tcPr>
          <w:p w14:paraId="13963A00" w14:textId="77777777" w:rsidR="00457A2A" w:rsidRPr="00662CDC" w:rsidRDefault="00457A2A">
            <w:pPr>
              <w:rPr>
                <w:kern w:val="0"/>
                <w:sz w:val="20"/>
                <w:szCs w:val="20"/>
                <w14:ligatures w14:val="none"/>
              </w:rPr>
            </w:pPr>
            <w:r w:rsidRPr="00662CDC">
              <w:rPr>
                <w:kern w:val="0"/>
                <w:sz w:val="20"/>
                <w:szCs w:val="20"/>
                <w14:ligatures w14:val="none"/>
              </w:rPr>
              <w:t>Zone redundancy, autoscaling, multi-region failover, policy validation, reliability metrics, and GitOps rebuild capabilities.</w:t>
            </w:r>
          </w:p>
        </w:tc>
        <w:tc>
          <w:tcPr>
            <w:tcW w:w="4032" w:type="dxa"/>
            <w:tcBorders>
              <w:top w:val="single" w:sz="12" w:space="0" w:color="1A2B56" w:themeColor="accent1"/>
            </w:tcBorders>
          </w:tcPr>
          <w:p w14:paraId="053BD537" w14:textId="77777777" w:rsidR="00457A2A" w:rsidRPr="00662CDC" w:rsidRDefault="00457A2A">
            <w:pPr>
              <w:rPr>
                <w:kern w:val="0"/>
                <w:sz w:val="20"/>
                <w:szCs w:val="20"/>
                <w14:ligatures w14:val="none"/>
              </w:rPr>
            </w:pPr>
            <w:r w:rsidRPr="00662CDC">
              <w:rPr>
                <w:kern w:val="0"/>
                <w:sz w:val="20"/>
                <w:szCs w:val="20"/>
                <w14:ligatures w14:val="none"/>
              </w:rPr>
              <w:t>APIM Premium v2 deployed as active-active independent regional instances behind Azure Front Door Premium (Silver Resiliency Tier). Native Availability Zone redundancy; APIOps config-as-code enables rapid automated environment recreation.</w:t>
            </w:r>
          </w:p>
        </w:tc>
      </w:tr>
      <w:tr w:rsidR="00457A2A" w14:paraId="3186414E" w14:textId="77777777" w:rsidTr="00457A2A">
        <w:tc>
          <w:tcPr>
            <w:tcW w:w="2160" w:type="dxa"/>
          </w:tcPr>
          <w:p w14:paraId="405688B4" w14:textId="77777777" w:rsidR="00457A2A" w:rsidRPr="00662CDC" w:rsidRDefault="00457A2A">
            <w:pPr>
              <w:rPr>
                <w:kern w:val="0"/>
                <w:sz w:val="20"/>
                <w:szCs w:val="20"/>
                <w14:ligatures w14:val="none"/>
              </w:rPr>
            </w:pPr>
            <w:r w:rsidRPr="00662CDC">
              <w:rPr>
                <w:kern w:val="0"/>
                <w:sz w:val="20"/>
                <w:szCs w:val="20"/>
                <w14:ligatures w14:val="none"/>
              </w:rPr>
              <w:t>Security</w:t>
            </w:r>
          </w:p>
        </w:tc>
        <w:tc>
          <w:tcPr>
            <w:tcW w:w="3888" w:type="dxa"/>
          </w:tcPr>
          <w:p w14:paraId="52C73190" w14:textId="77777777" w:rsidR="00457A2A" w:rsidRPr="00662CDC" w:rsidRDefault="00457A2A">
            <w:pPr>
              <w:rPr>
                <w:kern w:val="0"/>
                <w:sz w:val="20"/>
                <w:szCs w:val="20"/>
                <w14:ligatures w14:val="none"/>
              </w:rPr>
            </w:pPr>
            <w:r w:rsidRPr="00662CDC">
              <w:rPr>
                <w:kern w:val="0"/>
                <w:sz w:val="20"/>
                <w:szCs w:val="20"/>
                <w14:ligatures w14:val="none"/>
              </w:rPr>
              <w:t>ARM-only control plane, strict TLS, Key Vault integration, network-isolated backends, OAuth 2.0, Managed Identity, edge WAF, and production trace restrictions.</w:t>
            </w:r>
          </w:p>
        </w:tc>
        <w:tc>
          <w:tcPr>
            <w:tcW w:w="4032" w:type="dxa"/>
          </w:tcPr>
          <w:p w14:paraId="3EC548CA" w14:textId="56AE1B9D" w:rsidR="00457A2A" w:rsidRPr="00662CDC" w:rsidRDefault="00457A2A">
            <w:pPr>
              <w:rPr>
                <w:kern w:val="0"/>
                <w:sz w:val="20"/>
                <w:szCs w:val="20"/>
                <w14:ligatures w14:val="none"/>
              </w:rPr>
            </w:pPr>
            <w:r w:rsidRPr="00662CDC">
              <w:rPr>
                <w:kern w:val="0"/>
                <w:sz w:val="20"/>
                <w:szCs w:val="20"/>
                <w14:ligatures w14:val="none"/>
              </w:rPr>
              <w:t>Microsoft Entra ID OAuth 2.0 with JWT validation</w:t>
            </w:r>
            <w:r w:rsidR="00662CDC">
              <w:rPr>
                <w:kern w:val="0"/>
                <w:sz w:val="20"/>
                <w:szCs w:val="20"/>
                <w14:ligatures w14:val="none"/>
              </w:rPr>
              <w:t>,</w:t>
            </w:r>
            <w:r w:rsidRPr="00662CDC">
              <w:rPr>
                <w:kern w:val="0"/>
                <w:sz w:val="20"/>
                <w:szCs w:val="20"/>
                <w14:ligatures w14:val="none"/>
              </w:rPr>
              <w:t xml:space="preserve"> TLS 1.2+ minimum</w:t>
            </w:r>
            <w:r w:rsidR="00662CDC">
              <w:rPr>
                <w:kern w:val="0"/>
                <w:sz w:val="20"/>
                <w:szCs w:val="20"/>
                <w14:ligatures w14:val="none"/>
              </w:rPr>
              <w:t>,</w:t>
            </w:r>
            <w:r w:rsidRPr="00662CDC">
              <w:rPr>
                <w:kern w:val="0"/>
                <w:sz w:val="20"/>
                <w:szCs w:val="20"/>
                <w14:ligatures w14:val="none"/>
              </w:rPr>
              <w:t xml:space="preserve"> Key Vault-backed Named Values</w:t>
            </w:r>
            <w:r w:rsidR="00662CDC">
              <w:rPr>
                <w:kern w:val="0"/>
                <w:sz w:val="20"/>
                <w:szCs w:val="20"/>
                <w14:ligatures w14:val="none"/>
              </w:rPr>
              <w:t>,</w:t>
            </w:r>
            <w:r w:rsidRPr="00662CDC">
              <w:rPr>
                <w:kern w:val="0"/>
                <w:sz w:val="20"/>
                <w:szCs w:val="20"/>
                <w14:ligatures w14:val="none"/>
              </w:rPr>
              <w:t xml:space="preserve"> Azure Front Door WAF edge inspection; Managed Identity for backend access</w:t>
            </w:r>
            <w:r w:rsidR="00662CDC">
              <w:rPr>
                <w:kern w:val="0"/>
                <w:sz w:val="20"/>
                <w:szCs w:val="20"/>
                <w14:ligatures w14:val="none"/>
              </w:rPr>
              <w:t>,</w:t>
            </w:r>
            <w:r w:rsidRPr="00662CDC">
              <w:rPr>
                <w:kern w:val="0"/>
                <w:sz w:val="20"/>
                <w:szCs w:val="20"/>
                <w14:ligatures w14:val="none"/>
              </w:rPr>
              <w:t xml:space="preserve"> Private Endpoints; verbose tracing restricted to Dev/Test.</w:t>
            </w:r>
          </w:p>
        </w:tc>
      </w:tr>
      <w:tr w:rsidR="00457A2A" w14:paraId="6599ED15" w14:textId="77777777" w:rsidTr="00457A2A">
        <w:tc>
          <w:tcPr>
            <w:tcW w:w="2160" w:type="dxa"/>
          </w:tcPr>
          <w:p w14:paraId="06841199" w14:textId="77777777" w:rsidR="00457A2A" w:rsidRPr="00662CDC" w:rsidRDefault="00457A2A">
            <w:pPr>
              <w:rPr>
                <w:kern w:val="0"/>
                <w:sz w:val="20"/>
                <w:szCs w:val="20"/>
                <w14:ligatures w14:val="none"/>
              </w:rPr>
            </w:pPr>
            <w:r w:rsidRPr="00662CDC">
              <w:rPr>
                <w:kern w:val="0"/>
                <w:sz w:val="20"/>
                <w:szCs w:val="20"/>
                <w14:ligatures w14:val="none"/>
              </w:rPr>
              <w:t>Cost Optimization</w:t>
            </w:r>
          </w:p>
        </w:tc>
        <w:tc>
          <w:tcPr>
            <w:tcW w:w="3888" w:type="dxa"/>
          </w:tcPr>
          <w:p w14:paraId="13A3E045" w14:textId="77777777" w:rsidR="00457A2A" w:rsidRPr="00662CDC" w:rsidRDefault="00457A2A">
            <w:pPr>
              <w:rPr>
                <w:kern w:val="0"/>
                <w:sz w:val="20"/>
                <w:szCs w:val="20"/>
                <w14:ligatures w14:val="none"/>
              </w:rPr>
            </w:pPr>
            <w:r w:rsidRPr="00662CDC">
              <w:rPr>
                <w:kern w:val="0"/>
                <w:sz w:val="20"/>
                <w:szCs w:val="20"/>
                <w14:ligatures w14:val="none"/>
              </w:rPr>
              <w:t>Cost-effective tiering across non-prod, auto-scale based on load, edge malicious traffic filtering, built-in caching, and policy efficiency.</w:t>
            </w:r>
          </w:p>
        </w:tc>
        <w:tc>
          <w:tcPr>
            <w:tcW w:w="4032" w:type="dxa"/>
          </w:tcPr>
          <w:p w14:paraId="10DF67B3" w14:textId="1D557E62" w:rsidR="00457A2A" w:rsidRPr="00662CDC" w:rsidRDefault="00457A2A">
            <w:pPr>
              <w:rPr>
                <w:kern w:val="0"/>
                <w:sz w:val="20"/>
                <w:szCs w:val="20"/>
                <w14:ligatures w14:val="none"/>
              </w:rPr>
            </w:pPr>
            <w:r w:rsidRPr="00662CDC">
              <w:rPr>
                <w:kern w:val="0"/>
                <w:sz w:val="20"/>
                <w:szCs w:val="20"/>
                <w14:ligatures w14:val="none"/>
              </w:rPr>
              <w:t>4-Environment Topology: Developer tier for Dev and Test</w:t>
            </w:r>
            <w:r w:rsidR="00662CDC">
              <w:rPr>
                <w:kern w:val="0"/>
                <w:sz w:val="20"/>
                <w:szCs w:val="20"/>
                <w14:ligatures w14:val="none"/>
              </w:rPr>
              <w:t>,</w:t>
            </w:r>
            <w:r w:rsidRPr="00662CDC">
              <w:rPr>
                <w:kern w:val="0"/>
                <w:sz w:val="20"/>
                <w:szCs w:val="20"/>
                <w14:ligatures w14:val="none"/>
              </w:rPr>
              <w:t xml:space="preserve"> Premium v2 for UAT and Production (ensuring strict VNet/Private Endpoint parity). Edge DDoS and WAF filtering via Azure Front Door blocks malicious calls prior to gateway ingress.</w:t>
            </w:r>
          </w:p>
        </w:tc>
      </w:tr>
      <w:tr w:rsidR="00457A2A" w14:paraId="04BBBD3F" w14:textId="77777777" w:rsidTr="00457A2A">
        <w:tc>
          <w:tcPr>
            <w:tcW w:w="2160" w:type="dxa"/>
          </w:tcPr>
          <w:p w14:paraId="5D291B2A" w14:textId="77777777" w:rsidR="00457A2A" w:rsidRPr="00662CDC" w:rsidRDefault="00457A2A">
            <w:pPr>
              <w:rPr>
                <w:kern w:val="0"/>
                <w:sz w:val="20"/>
                <w:szCs w:val="20"/>
                <w14:ligatures w14:val="none"/>
              </w:rPr>
            </w:pPr>
            <w:r w:rsidRPr="00662CDC">
              <w:rPr>
                <w:kern w:val="0"/>
                <w:sz w:val="20"/>
                <w:szCs w:val="20"/>
                <w14:ligatures w14:val="none"/>
              </w:rPr>
              <w:t>Operational Excellence</w:t>
            </w:r>
          </w:p>
        </w:tc>
        <w:tc>
          <w:tcPr>
            <w:tcW w:w="3888" w:type="dxa"/>
          </w:tcPr>
          <w:p w14:paraId="0D04009D" w14:textId="77777777" w:rsidR="00457A2A" w:rsidRPr="00662CDC" w:rsidRDefault="00457A2A">
            <w:pPr>
              <w:rPr>
                <w:kern w:val="0"/>
                <w:sz w:val="20"/>
                <w:szCs w:val="20"/>
                <w14:ligatures w14:val="none"/>
              </w:rPr>
            </w:pPr>
            <w:r w:rsidRPr="00662CDC">
              <w:rPr>
                <w:kern w:val="0"/>
                <w:sz w:val="20"/>
                <w:szCs w:val="20"/>
                <w14:ligatures w14:val="none"/>
              </w:rPr>
              <w:t>Diagnostic resource logging, APIOps / GitOps workflows, Azure Policy governance, automated load testing, standard hostnames, and Backend construct abstraction.</w:t>
            </w:r>
          </w:p>
        </w:tc>
        <w:tc>
          <w:tcPr>
            <w:tcW w:w="4032" w:type="dxa"/>
          </w:tcPr>
          <w:p w14:paraId="6D983F27" w14:textId="211013A3" w:rsidR="00457A2A" w:rsidRPr="00662CDC" w:rsidRDefault="00457A2A">
            <w:pPr>
              <w:rPr>
                <w:kern w:val="0"/>
                <w:sz w:val="20"/>
                <w:szCs w:val="20"/>
                <w14:ligatures w14:val="none"/>
              </w:rPr>
            </w:pPr>
            <w:r w:rsidRPr="00662CDC">
              <w:rPr>
                <w:kern w:val="0"/>
                <w:sz w:val="20"/>
                <w:szCs w:val="20"/>
                <w14:ligatures w14:val="none"/>
              </w:rPr>
              <w:t xml:space="preserve">Azure Monitor / Log Analytics / App Insights integration with </w:t>
            </w:r>
            <w:r w:rsidR="00662CDC" w:rsidRPr="00662CDC">
              <w:rPr>
                <w:kern w:val="0"/>
                <w:sz w:val="20"/>
                <w:szCs w:val="20"/>
                <w14:ligatures w14:val="none"/>
              </w:rPr>
              <w:t>trace parent</w:t>
            </w:r>
            <w:r w:rsidRPr="00662CDC">
              <w:rPr>
                <w:kern w:val="0"/>
                <w:sz w:val="20"/>
                <w:szCs w:val="20"/>
                <w14:ligatures w14:val="none"/>
              </w:rPr>
              <w:t xml:space="preserve"> correlation IDs</w:t>
            </w:r>
            <w:r w:rsidR="00662CDC">
              <w:rPr>
                <w:kern w:val="0"/>
                <w:sz w:val="20"/>
                <w:szCs w:val="20"/>
                <w14:ligatures w14:val="none"/>
              </w:rPr>
              <w:t>,</w:t>
            </w:r>
            <w:r w:rsidRPr="00662CDC">
              <w:rPr>
                <w:kern w:val="0"/>
                <w:sz w:val="20"/>
                <w:szCs w:val="20"/>
                <w14:ligatures w14:val="none"/>
              </w:rPr>
              <w:t xml:space="preserve"> APIOps CI/CD pipelines across Dev/Test/UAT/Prod</w:t>
            </w:r>
            <w:r w:rsidR="00662CDC">
              <w:rPr>
                <w:kern w:val="0"/>
                <w:sz w:val="20"/>
                <w:szCs w:val="20"/>
                <w14:ligatures w14:val="none"/>
              </w:rPr>
              <w:t>,</w:t>
            </w:r>
            <w:r w:rsidRPr="00662CDC">
              <w:rPr>
                <w:kern w:val="0"/>
                <w:sz w:val="20"/>
                <w:szCs w:val="20"/>
                <w14:ligatures w14:val="none"/>
              </w:rPr>
              <w:t xml:space="preserve"> standardized API onboarding</w:t>
            </w:r>
            <w:r w:rsidR="00662CDC">
              <w:rPr>
                <w:kern w:val="0"/>
                <w:sz w:val="20"/>
                <w:szCs w:val="20"/>
                <w14:ligatures w14:val="none"/>
              </w:rPr>
              <w:t>,</w:t>
            </w:r>
            <w:r w:rsidRPr="00662CDC">
              <w:rPr>
                <w:kern w:val="0"/>
                <w:sz w:val="20"/>
                <w:szCs w:val="20"/>
                <w14:ligatures w14:val="none"/>
              </w:rPr>
              <w:t xml:space="preserve"> backend health probes managed via APIM Backends.</w:t>
            </w:r>
          </w:p>
        </w:tc>
      </w:tr>
      <w:tr w:rsidR="00457A2A" w14:paraId="2F10887C" w14:textId="77777777" w:rsidTr="00457A2A">
        <w:tc>
          <w:tcPr>
            <w:tcW w:w="2160" w:type="dxa"/>
          </w:tcPr>
          <w:p w14:paraId="3157D9F4" w14:textId="77777777" w:rsidR="00457A2A" w:rsidRPr="00662CDC" w:rsidRDefault="00457A2A">
            <w:pPr>
              <w:rPr>
                <w:kern w:val="0"/>
                <w:sz w:val="20"/>
                <w:szCs w:val="20"/>
                <w14:ligatures w14:val="none"/>
              </w:rPr>
            </w:pPr>
            <w:r w:rsidRPr="00662CDC">
              <w:rPr>
                <w:kern w:val="0"/>
                <w:sz w:val="20"/>
                <w:szCs w:val="20"/>
                <w14:ligatures w14:val="none"/>
              </w:rPr>
              <w:t>Performance Efficiency</w:t>
            </w:r>
          </w:p>
        </w:tc>
        <w:tc>
          <w:tcPr>
            <w:tcW w:w="3888" w:type="dxa"/>
          </w:tcPr>
          <w:p w14:paraId="125124BC" w14:textId="77777777" w:rsidR="00457A2A" w:rsidRPr="00662CDC" w:rsidRDefault="00457A2A">
            <w:pPr>
              <w:rPr>
                <w:kern w:val="0"/>
                <w:sz w:val="20"/>
                <w:szCs w:val="20"/>
                <w14:ligatures w14:val="none"/>
              </w:rPr>
            </w:pPr>
            <w:r w:rsidRPr="00662CDC">
              <w:rPr>
                <w:kern w:val="0"/>
                <w:sz w:val="20"/>
                <w:szCs w:val="20"/>
                <w14:ligatures w14:val="none"/>
              </w:rPr>
              <w:t>Dynamic scaling, efficient policy execution, performance metric collection, adaptive App Insights sampling, and upstream limits evaluation.</w:t>
            </w:r>
          </w:p>
        </w:tc>
        <w:tc>
          <w:tcPr>
            <w:tcW w:w="4032" w:type="dxa"/>
          </w:tcPr>
          <w:p w14:paraId="4DFAF186" w14:textId="615BD0E8" w:rsidR="00457A2A" w:rsidRPr="00662CDC" w:rsidRDefault="00457A2A">
            <w:pPr>
              <w:rPr>
                <w:kern w:val="0"/>
                <w:sz w:val="20"/>
                <w:szCs w:val="20"/>
                <w14:ligatures w14:val="none"/>
              </w:rPr>
            </w:pPr>
            <w:r w:rsidRPr="00662CDC">
              <w:rPr>
                <w:kern w:val="0"/>
                <w:sz w:val="20"/>
                <w:szCs w:val="20"/>
                <w14:ligatures w14:val="none"/>
              </w:rPr>
              <w:t xml:space="preserve">Autoscaling driven by Gateway Capacity and CPU/Memory </w:t>
            </w:r>
            <w:r w:rsidR="00662CDC" w:rsidRPr="00662CDC">
              <w:rPr>
                <w:kern w:val="0"/>
                <w:sz w:val="20"/>
                <w:szCs w:val="20"/>
                <w14:ligatures w14:val="none"/>
              </w:rPr>
              <w:t>metrics</w:t>
            </w:r>
            <w:r w:rsidR="00662CDC">
              <w:rPr>
                <w:kern w:val="0"/>
                <w:sz w:val="20"/>
                <w:szCs w:val="20"/>
                <w14:ligatures w14:val="none"/>
              </w:rPr>
              <w:t>,</w:t>
            </w:r>
            <w:r w:rsidR="00662CDC" w:rsidRPr="00662CDC">
              <w:rPr>
                <w:kern w:val="0"/>
                <w:sz w:val="20"/>
                <w:szCs w:val="20"/>
                <w14:ligatures w14:val="none"/>
              </w:rPr>
              <w:t xml:space="preserve"> lean</w:t>
            </w:r>
            <w:r w:rsidRPr="00662CDC">
              <w:rPr>
                <w:kern w:val="0"/>
                <w:sz w:val="20"/>
                <w:szCs w:val="20"/>
                <w14:ligatures w14:val="none"/>
              </w:rPr>
              <w:t>, modular policy library</w:t>
            </w:r>
            <w:r w:rsidR="00662CDC">
              <w:rPr>
                <w:kern w:val="0"/>
                <w:sz w:val="20"/>
                <w:szCs w:val="20"/>
                <w14:ligatures w14:val="none"/>
              </w:rPr>
              <w:t>,</w:t>
            </w:r>
            <w:r w:rsidRPr="00662CDC">
              <w:rPr>
                <w:kern w:val="0"/>
                <w:sz w:val="20"/>
                <w:szCs w:val="20"/>
                <w14:ligatures w14:val="none"/>
              </w:rPr>
              <w:t xml:space="preserve"> p95 latency and capacity alerts</w:t>
            </w:r>
            <w:r w:rsidR="00662CDC">
              <w:rPr>
                <w:kern w:val="0"/>
                <w:sz w:val="20"/>
                <w:szCs w:val="20"/>
                <w14:ligatures w14:val="none"/>
              </w:rPr>
              <w:t>,</w:t>
            </w:r>
            <w:r w:rsidRPr="00662CDC">
              <w:rPr>
                <w:kern w:val="0"/>
                <w:sz w:val="20"/>
                <w:szCs w:val="20"/>
                <w14:ligatures w14:val="none"/>
              </w:rPr>
              <w:t xml:space="preserve"> production Application Insights adaptive sampling to minimize overhead.</w:t>
            </w:r>
          </w:p>
        </w:tc>
      </w:tr>
    </w:tbl>
    <w:p w14:paraId="6391A35B" w14:textId="77777777" w:rsidR="00457A2A" w:rsidRPr="004D5371" w:rsidRDefault="00457A2A" w:rsidP="002D25EA">
      <w:pPr>
        <w:spacing w:after="160"/>
        <w:rPr>
          <w:sz w:val="20"/>
          <w:szCs w:val="20"/>
        </w:rPr>
      </w:pPr>
    </w:p>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5">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049" w:name="_Toc241523900"/>
      <w:r w:rsidRPr="007F1FDD">
        <w:rPr>
          <w:rFonts w:asciiTheme="minorHAnsi" w:hAnsiTheme="minorHAnsi"/>
          <w:b w:val="0"/>
          <w:bCs w:val="0"/>
          <w:color w:val="1E2761"/>
          <w:sz w:val="24"/>
          <w:szCs w:val="24"/>
          <w:lang w:eastAsia="en-US"/>
        </w:rPr>
        <w:t>Glossary and Definitions</w:t>
      </w:r>
      <w:bookmarkEnd w:id="1049"/>
    </w:p>
    <w:p w14:paraId="327159DE" w14:textId="77777777" w:rsidR="002D25EA" w:rsidRDefault="002D25EA" w:rsidP="002D25EA">
      <w:pPr>
        <w:spacing w:after="140"/>
        <w:rPr>
          <w:ins w:id="1050" w:author="Joycell Sundararaj - Chaucer" w:date="2026-09-30T15:52:00Z" w16du:dateUtc="2026-09-30T14:52:00Z"/>
          <w:sz w:val="20"/>
          <w:szCs w:val="20"/>
        </w:rPr>
      </w:pPr>
      <w:r w:rsidRPr="004D5371">
        <w:rPr>
          <w:sz w:val="20"/>
          <w:szCs w:val="20"/>
        </w:rPr>
        <w:t>The terms below are used throughout this document.</w:t>
      </w:r>
    </w:p>
    <w:tbl>
      <w:tblPr>
        <w:tblpPr w:leftFromText="180" w:rightFromText="180" w:vertAnchor="text" w:horzAnchor="margin" w:tblpY="24"/>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Change w:id="1051" w:author="Joycell Sundararaj - Chaucer" w:date="2026-09-30T15:53:00Z" w16du:dateUtc="2026-09-30T14:53:00Z">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980"/>
        <w:gridCol w:w="7320"/>
        <w:tblGridChange w:id="1052">
          <w:tblGrid>
            <w:gridCol w:w="1980"/>
            <w:gridCol w:w="7320"/>
          </w:tblGrid>
        </w:tblGridChange>
      </w:tblGrid>
      <w:tr w:rsidR="004C3AA7" w14:paraId="1D4EA5ED" w14:textId="77777777" w:rsidTr="004C3AA7">
        <w:trPr>
          <w:tblHeader/>
          <w:trPrChange w:id="1053" w:author="Joycell Sundararaj - Chaucer" w:date="2026-09-30T15:53:00Z" w16du:dateUtc="2026-09-30T14:53:00Z">
            <w:trPr>
              <w:tblHeader/>
            </w:trPr>
          </w:trPrChange>
        </w:trPr>
        <w:tc>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1054" w:author="Joycell Sundararaj - Chaucer" w:date="2026-09-30T15:53:00Z" w16du:dateUtc="2026-09-30T14:53:00Z">
              <w:tcPr>
                <w:tcW w:w="198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4191743D" w14:textId="77777777" w:rsidR="004C3AA7" w:rsidRDefault="004C3AA7" w:rsidP="004C3AA7">
            <w:r>
              <w:rPr>
                <w:b/>
                <w:bCs/>
                <w:color w:val="000000" w:themeColor="text1"/>
                <w:sz w:val="20"/>
                <w:szCs w:val="20"/>
              </w:rPr>
              <w:t>Term</w:t>
            </w:r>
          </w:p>
        </w:tc>
        <w:tc>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Change w:id="1055" w:author="Joycell Sundararaj - Chaucer" w:date="2026-09-30T15:53:00Z" w16du:dateUtc="2026-09-30T14:53:00Z">
              <w:tcPr>
                <w:tcW w:w="732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tcPrChange>
          </w:tcPr>
          <w:p w14:paraId="042512CB" w14:textId="77777777" w:rsidR="004C3AA7" w:rsidRDefault="004C3AA7" w:rsidP="004C3AA7">
            <w:r>
              <w:rPr>
                <w:b/>
                <w:bCs/>
                <w:color w:val="000000" w:themeColor="text1"/>
                <w:sz w:val="20"/>
                <w:szCs w:val="20"/>
              </w:rPr>
              <w:t>Meaning</w:t>
            </w:r>
          </w:p>
        </w:tc>
      </w:tr>
      <w:tr w:rsidR="004C3AA7" w14:paraId="71C848DD" w14:textId="77777777" w:rsidTr="004C3AA7">
        <w:tc>
          <w:tcPr>
            <w:tcW w:w="1980" w:type="dxa"/>
            <w:tcMar>
              <w:top w:w="70" w:type="dxa"/>
              <w:left w:w="100" w:type="dxa"/>
              <w:bottom w:w="70" w:type="dxa"/>
              <w:right w:w="100" w:type="dxa"/>
            </w:tcMar>
            <w:vAlign w:val="center"/>
            <w:tcPrChange w:id="1056" w:author="Joycell Sundararaj - Chaucer" w:date="2026-09-30T15:53:00Z" w16du:dateUtc="2026-09-30T14:53:00Z">
              <w:tcPr>
                <w:tcW w:w="1980" w:type="dxa"/>
                <w:tcMar>
                  <w:top w:w="70" w:type="dxa"/>
                  <w:left w:w="100" w:type="dxa"/>
                  <w:bottom w:w="70" w:type="dxa"/>
                  <w:right w:w="100" w:type="dxa"/>
                </w:tcMar>
                <w:vAlign w:val="center"/>
              </w:tcPr>
            </w:tcPrChange>
          </w:tcPr>
          <w:p w14:paraId="6D404711" w14:textId="77777777" w:rsidR="004C3AA7" w:rsidRDefault="004C3AA7" w:rsidP="004C3AA7">
            <w:r>
              <w:rPr>
                <w:sz w:val="20"/>
                <w:szCs w:val="20"/>
              </w:rPr>
              <w:t>APIM</w:t>
            </w:r>
          </w:p>
        </w:tc>
        <w:tc>
          <w:tcPr>
            <w:tcW w:w="7320" w:type="dxa"/>
            <w:tcMar>
              <w:top w:w="70" w:type="dxa"/>
              <w:left w:w="100" w:type="dxa"/>
              <w:bottom w:w="70" w:type="dxa"/>
              <w:right w:w="100" w:type="dxa"/>
            </w:tcMar>
            <w:vAlign w:val="center"/>
            <w:tcPrChange w:id="1057" w:author="Joycell Sundararaj - Chaucer" w:date="2026-09-30T15:53:00Z" w16du:dateUtc="2026-09-30T14:53:00Z">
              <w:tcPr>
                <w:tcW w:w="7320" w:type="dxa"/>
                <w:tcMar>
                  <w:top w:w="70" w:type="dxa"/>
                  <w:left w:w="100" w:type="dxa"/>
                  <w:bottom w:w="70" w:type="dxa"/>
                  <w:right w:w="100" w:type="dxa"/>
                </w:tcMar>
                <w:vAlign w:val="center"/>
              </w:tcPr>
            </w:tcPrChange>
          </w:tcPr>
          <w:p w14:paraId="55F34C70" w14:textId="77777777" w:rsidR="004C3AA7" w:rsidRDefault="004C3AA7" w:rsidP="004C3AA7">
            <w:r>
              <w:rPr>
                <w:sz w:val="20"/>
                <w:szCs w:val="20"/>
              </w:rPr>
              <w:t>Azure API Management, the managed API gateway service</w:t>
            </w:r>
          </w:p>
        </w:tc>
      </w:tr>
      <w:tr w:rsidR="004C3AA7" w14:paraId="24582838" w14:textId="77777777" w:rsidTr="004C3AA7">
        <w:tc>
          <w:tcPr>
            <w:tcW w:w="1980" w:type="dxa"/>
            <w:tcMar>
              <w:top w:w="70" w:type="dxa"/>
              <w:left w:w="100" w:type="dxa"/>
              <w:bottom w:w="70" w:type="dxa"/>
              <w:right w:w="100" w:type="dxa"/>
            </w:tcMar>
            <w:vAlign w:val="center"/>
            <w:tcPrChange w:id="1058" w:author="Joycell Sundararaj - Chaucer" w:date="2026-09-30T15:53:00Z" w16du:dateUtc="2026-09-30T14:53:00Z">
              <w:tcPr>
                <w:tcW w:w="1980" w:type="dxa"/>
                <w:tcMar>
                  <w:top w:w="70" w:type="dxa"/>
                  <w:left w:w="100" w:type="dxa"/>
                  <w:bottom w:w="70" w:type="dxa"/>
                  <w:right w:w="100" w:type="dxa"/>
                </w:tcMar>
                <w:vAlign w:val="center"/>
              </w:tcPr>
            </w:tcPrChange>
          </w:tcPr>
          <w:p w14:paraId="2BA040DF" w14:textId="77777777" w:rsidR="004C3AA7" w:rsidRDefault="004C3AA7" w:rsidP="004C3AA7">
            <w:r>
              <w:rPr>
                <w:sz w:val="20"/>
                <w:szCs w:val="20"/>
              </w:rPr>
              <w:t>WAF</w:t>
            </w:r>
          </w:p>
        </w:tc>
        <w:tc>
          <w:tcPr>
            <w:tcW w:w="7320" w:type="dxa"/>
            <w:tcMar>
              <w:top w:w="70" w:type="dxa"/>
              <w:left w:w="100" w:type="dxa"/>
              <w:bottom w:w="70" w:type="dxa"/>
              <w:right w:w="100" w:type="dxa"/>
            </w:tcMar>
            <w:vAlign w:val="center"/>
            <w:tcPrChange w:id="1059" w:author="Joycell Sundararaj - Chaucer" w:date="2026-09-30T15:53:00Z" w16du:dateUtc="2026-09-30T14:53:00Z">
              <w:tcPr>
                <w:tcW w:w="7320" w:type="dxa"/>
                <w:tcMar>
                  <w:top w:w="70" w:type="dxa"/>
                  <w:left w:w="100" w:type="dxa"/>
                  <w:bottom w:w="70" w:type="dxa"/>
                  <w:right w:w="100" w:type="dxa"/>
                </w:tcMar>
                <w:vAlign w:val="center"/>
              </w:tcPr>
            </w:tcPrChange>
          </w:tcPr>
          <w:p w14:paraId="3DE564C8" w14:textId="77777777" w:rsidR="004C3AA7" w:rsidRDefault="004C3AA7" w:rsidP="004C3AA7">
            <w:r>
              <w:rPr>
                <w:sz w:val="20"/>
                <w:szCs w:val="20"/>
              </w:rPr>
              <w:t>Web Application Firewall</w:t>
            </w:r>
          </w:p>
        </w:tc>
      </w:tr>
      <w:tr w:rsidR="004C3AA7" w14:paraId="648168BE" w14:textId="77777777" w:rsidTr="004C3AA7">
        <w:tc>
          <w:tcPr>
            <w:tcW w:w="1980" w:type="dxa"/>
            <w:tcMar>
              <w:top w:w="70" w:type="dxa"/>
              <w:left w:w="100" w:type="dxa"/>
              <w:bottom w:w="70" w:type="dxa"/>
              <w:right w:w="100" w:type="dxa"/>
            </w:tcMar>
            <w:vAlign w:val="center"/>
            <w:tcPrChange w:id="1060" w:author="Joycell Sundararaj - Chaucer" w:date="2026-09-30T15:53:00Z" w16du:dateUtc="2026-09-30T14:53:00Z">
              <w:tcPr>
                <w:tcW w:w="1980" w:type="dxa"/>
                <w:tcMar>
                  <w:top w:w="70" w:type="dxa"/>
                  <w:left w:w="100" w:type="dxa"/>
                  <w:bottom w:w="70" w:type="dxa"/>
                  <w:right w:w="100" w:type="dxa"/>
                </w:tcMar>
                <w:vAlign w:val="center"/>
              </w:tcPr>
            </w:tcPrChange>
          </w:tcPr>
          <w:p w14:paraId="650BC4D5" w14:textId="77777777" w:rsidR="004C3AA7" w:rsidRDefault="004C3AA7" w:rsidP="004C3AA7">
            <w:r>
              <w:rPr>
                <w:sz w:val="20"/>
                <w:szCs w:val="20"/>
              </w:rPr>
              <w:t>Entra ID</w:t>
            </w:r>
          </w:p>
        </w:tc>
        <w:tc>
          <w:tcPr>
            <w:tcW w:w="7320" w:type="dxa"/>
            <w:tcMar>
              <w:top w:w="70" w:type="dxa"/>
              <w:left w:w="100" w:type="dxa"/>
              <w:bottom w:w="70" w:type="dxa"/>
              <w:right w:w="100" w:type="dxa"/>
            </w:tcMar>
            <w:vAlign w:val="center"/>
            <w:tcPrChange w:id="1061" w:author="Joycell Sundararaj - Chaucer" w:date="2026-09-30T15:53:00Z" w16du:dateUtc="2026-09-30T14:53:00Z">
              <w:tcPr>
                <w:tcW w:w="7320" w:type="dxa"/>
                <w:tcMar>
                  <w:top w:w="70" w:type="dxa"/>
                  <w:left w:w="100" w:type="dxa"/>
                  <w:bottom w:w="70" w:type="dxa"/>
                  <w:right w:w="100" w:type="dxa"/>
                </w:tcMar>
                <w:vAlign w:val="center"/>
              </w:tcPr>
            </w:tcPrChange>
          </w:tcPr>
          <w:p w14:paraId="0F8B0D14" w14:textId="77777777" w:rsidR="004C3AA7" w:rsidRDefault="004C3AA7" w:rsidP="004C3AA7">
            <w:r>
              <w:rPr>
                <w:sz w:val="20"/>
                <w:szCs w:val="20"/>
              </w:rPr>
              <w:t>Microsoft Entra ID, the identity provider (formerly Azure AD)</w:t>
            </w:r>
          </w:p>
        </w:tc>
      </w:tr>
      <w:tr w:rsidR="004C3AA7" w14:paraId="1A8E3E34" w14:textId="77777777" w:rsidTr="004C3AA7">
        <w:tc>
          <w:tcPr>
            <w:tcW w:w="1980" w:type="dxa"/>
            <w:tcMar>
              <w:top w:w="70" w:type="dxa"/>
              <w:left w:w="100" w:type="dxa"/>
              <w:bottom w:w="70" w:type="dxa"/>
              <w:right w:w="100" w:type="dxa"/>
            </w:tcMar>
            <w:vAlign w:val="center"/>
            <w:tcPrChange w:id="1062" w:author="Joycell Sundararaj - Chaucer" w:date="2026-09-30T15:53:00Z" w16du:dateUtc="2026-09-30T14:53:00Z">
              <w:tcPr>
                <w:tcW w:w="1980" w:type="dxa"/>
                <w:tcMar>
                  <w:top w:w="70" w:type="dxa"/>
                  <w:left w:w="100" w:type="dxa"/>
                  <w:bottom w:w="70" w:type="dxa"/>
                  <w:right w:w="100" w:type="dxa"/>
                </w:tcMar>
                <w:vAlign w:val="center"/>
              </w:tcPr>
            </w:tcPrChange>
          </w:tcPr>
          <w:p w14:paraId="539C2EDE" w14:textId="77777777" w:rsidR="004C3AA7" w:rsidRDefault="004C3AA7" w:rsidP="004C3AA7">
            <w:r>
              <w:rPr>
                <w:sz w:val="20"/>
                <w:szCs w:val="20"/>
              </w:rPr>
              <w:t>UDR</w:t>
            </w:r>
          </w:p>
        </w:tc>
        <w:tc>
          <w:tcPr>
            <w:tcW w:w="7320" w:type="dxa"/>
            <w:tcMar>
              <w:top w:w="70" w:type="dxa"/>
              <w:left w:w="100" w:type="dxa"/>
              <w:bottom w:w="70" w:type="dxa"/>
              <w:right w:w="100" w:type="dxa"/>
            </w:tcMar>
            <w:vAlign w:val="center"/>
            <w:tcPrChange w:id="1063" w:author="Joycell Sundararaj - Chaucer" w:date="2026-09-30T15:53:00Z" w16du:dateUtc="2026-09-30T14:53:00Z">
              <w:tcPr>
                <w:tcW w:w="7320" w:type="dxa"/>
                <w:tcMar>
                  <w:top w:w="70" w:type="dxa"/>
                  <w:left w:w="100" w:type="dxa"/>
                  <w:bottom w:w="70" w:type="dxa"/>
                  <w:right w:w="100" w:type="dxa"/>
                </w:tcMar>
                <w:vAlign w:val="center"/>
              </w:tcPr>
            </w:tcPrChange>
          </w:tcPr>
          <w:p w14:paraId="29BEDF6E" w14:textId="77777777" w:rsidR="004C3AA7" w:rsidRDefault="004C3AA7" w:rsidP="004C3AA7">
            <w:r>
              <w:rPr>
                <w:sz w:val="20"/>
                <w:szCs w:val="20"/>
              </w:rPr>
              <w:t>User-Defined Route, a custom route-table entry</w:t>
            </w:r>
          </w:p>
        </w:tc>
      </w:tr>
      <w:tr w:rsidR="004C3AA7" w14:paraId="4A78E79F" w14:textId="77777777" w:rsidTr="004C3AA7">
        <w:tc>
          <w:tcPr>
            <w:tcW w:w="1980" w:type="dxa"/>
            <w:tcMar>
              <w:top w:w="70" w:type="dxa"/>
              <w:left w:w="100" w:type="dxa"/>
              <w:bottom w:w="70" w:type="dxa"/>
              <w:right w:w="100" w:type="dxa"/>
            </w:tcMar>
            <w:vAlign w:val="center"/>
            <w:tcPrChange w:id="1064" w:author="Joycell Sundararaj - Chaucer" w:date="2026-09-30T15:53:00Z" w16du:dateUtc="2026-09-30T14:53:00Z">
              <w:tcPr>
                <w:tcW w:w="1980" w:type="dxa"/>
                <w:tcMar>
                  <w:top w:w="70" w:type="dxa"/>
                  <w:left w:w="100" w:type="dxa"/>
                  <w:bottom w:w="70" w:type="dxa"/>
                  <w:right w:w="100" w:type="dxa"/>
                </w:tcMar>
                <w:vAlign w:val="center"/>
              </w:tcPr>
            </w:tcPrChange>
          </w:tcPr>
          <w:p w14:paraId="5DF5100E" w14:textId="77777777" w:rsidR="004C3AA7" w:rsidRDefault="004C3AA7" w:rsidP="004C3AA7">
            <w:r>
              <w:rPr>
                <w:sz w:val="20"/>
                <w:szCs w:val="20"/>
              </w:rPr>
              <w:t>NVA</w:t>
            </w:r>
          </w:p>
        </w:tc>
        <w:tc>
          <w:tcPr>
            <w:tcW w:w="7320" w:type="dxa"/>
            <w:tcMar>
              <w:top w:w="70" w:type="dxa"/>
              <w:left w:w="100" w:type="dxa"/>
              <w:bottom w:w="70" w:type="dxa"/>
              <w:right w:w="100" w:type="dxa"/>
            </w:tcMar>
            <w:vAlign w:val="center"/>
            <w:tcPrChange w:id="1065" w:author="Joycell Sundararaj - Chaucer" w:date="2026-09-30T15:53:00Z" w16du:dateUtc="2026-09-30T14:53:00Z">
              <w:tcPr>
                <w:tcW w:w="7320" w:type="dxa"/>
                <w:tcMar>
                  <w:top w:w="70" w:type="dxa"/>
                  <w:left w:w="100" w:type="dxa"/>
                  <w:bottom w:w="70" w:type="dxa"/>
                  <w:right w:w="100" w:type="dxa"/>
                </w:tcMar>
                <w:vAlign w:val="center"/>
              </w:tcPr>
            </w:tcPrChange>
          </w:tcPr>
          <w:p w14:paraId="1D75C7A6" w14:textId="77777777" w:rsidR="004C3AA7" w:rsidRDefault="004C3AA7" w:rsidP="004C3AA7">
            <w:r>
              <w:rPr>
                <w:sz w:val="20"/>
                <w:szCs w:val="20"/>
              </w:rPr>
              <w:t>Network Virtual Appliance, here the Palo Alto firewall</w:t>
            </w:r>
          </w:p>
        </w:tc>
      </w:tr>
      <w:tr w:rsidR="004C3AA7" w14:paraId="3C9ACD6F" w14:textId="77777777" w:rsidTr="004C3AA7">
        <w:tc>
          <w:tcPr>
            <w:tcW w:w="1980" w:type="dxa"/>
            <w:tcMar>
              <w:top w:w="70" w:type="dxa"/>
              <w:left w:w="100" w:type="dxa"/>
              <w:bottom w:w="70" w:type="dxa"/>
              <w:right w:w="100" w:type="dxa"/>
            </w:tcMar>
            <w:vAlign w:val="center"/>
            <w:tcPrChange w:id="1066" w:author="Joycell Sundararaj - Chaucer" w:date="2026-09-30T15:53:00Z" w16du:dateUtc="2026-09-30T14:53:00Z">
              <w:tcPr>
                <w:tcW w:w="1980" w:type="dxa"/>
                <w:tcMar>
                  <w:top w:w="70" w:type="dxa"/>
                  <w:left w:w="100" w:type="dxa"/>
                  <w:bottom w:w="70" w:type="dxa"/>
                  <w:right w:w="100" w:type="dxa"/>
                </w:tcMar>
                <w:vAlign w:val="center"/>
              </w:tcPr>
            </w:tcPrChange>
          </w:tcPr>
          <w:p w14:paraId="1B5AA112" w14:textId="77777777" w:rsidR="004C3AA7" w:rsidRDefault="004C3AA7" w:rsidP="004C3AA7">
            <w:r>
              <w:rPr>
                <w:sz w:val="20"/>
                <w:szCs w:val="20"/>
              </w:rPr>
              <w:t>APIOps</w:t>
            </w:r>
          </w:p>
        </w:tc>
        <w:tc>
          <w:tcPr>
            <w:tcW w:w="7320" w:type="dxa"/>
            <w:tcMar>
              <w:top w:w="70" w:type="dxa"/>
              <w:left w:w="100" w:type="dxa"/>
              <w:bottom w:w="70" w:type="dxa"/>
              <w:right w:w="100" w:type="dxa"/>
            </w:tcMar>
            <w:vAlign w:val="center"/>
            <w:tcPrChange w:id="1067" w:author="Joycell Sundararaj - Chaucer" w:date="2026-09-30T15:53:00Z" w16du:dateUtc="2026-09-30T14:53:00Z">
              <w:tcPr>
                <w:tcW w:w="7320" w:type="dxa"/>
                <w:tcMar>
                  <w:top w:w="70" w:type="dxa"/>
                  <w:left w:w="100" w:type="dxa"/>
                  <w:bottom w:w="70" w:type="dxa"/>
                  <w:right w:w="100" w:type="dxa"/>
                </w:tcMar>
                <w:vAlign w:val="center"/>
              </w:tcPr>
            </w:tcPrChange>
          </w:tcPr>
          <w:p w14:paraId="7EE1EF00" w14:textId="77777777" w:rsidR="004C3AA7" w:rsidRDefault="004C3AA7" w:rsidP="004C3AA7">
            <w:r>
              <w:rPr>
                <w:sz w:val="20"/>
                <w:szCs w:val="20"/>
              </w:rPr>
              <w:t>Managing APIM configuration as code through a CI/CD pipeline</w:t>
            </w:r>
          </w:p>
        </w:tc>
      </w:tr>
      <w:tr w:rsidR="004C3AA7" w14:paraId="5CA8AFC8" w14:textId="77777777" w:rsidTr="004C3AA7">
        <w:tc>
          <w:tcPr>
            <w:tcW w:w="1980" w:type="dxa"/>
            <w:tcMar>
              <w:top w:w="70" w:type="dxa"/>
              <w:left w:w="100" w:type="dxa"/>
              <w:bottom w:w="70" w:type="dxa"/>
              <w:right w:w="100" w:type="dxa"/>
            </w:tcMar>
            <w:vAlign w:val="center"/>
            <w:tcPrChange w:id="1068" w:author="Joycell Sundararaj - Chaucer" w:date="2026-09-30T15:53:00Z" w16du:dateUtc="2026-09-30T14:53:00Z">
              <w:tcPr>
                <w:tcW w:w="1980" w:type="dxa"/>
                <w:tcMar>
                  <w:top w:w="70" w:type="dxa"/>
                  <w:left w:w="100" w:type="dxa"/>
                  <w:bottom w:w="70" w:type="dxa"/>
                  <w:right w:w="100" w:type="dxa"/>
                </w:tcMar>
                <w:vAlign w:val="center"/>
              </w:tcPr>
            </w:tcPrChange>
          </w:tcPr>
          <w:p w14:paraId="19C7EDAC" w14:textId="77777777" w:rsidR="004C3AA7" w:rsidRDefault="004C3AA7" w:rsidP="004C3AA7">
            <w:r>
              <w:rPr>
                <w:sz w:val="20"/>
                <w:szCs w:val="20"/>
              </w:rPr>
              <w:t>RTO / RPO</w:t>
            </w:r>
          </w:p>
        </w:tc>
        <w:tc>
          <w:tcPr>
            <w:tcW w:w="7320" w:type="dxa"/>
            <w:tcMar>
              <w:top w:w="70" w:type="dxa"/>
              <w:left w:w="100" w:type="dxa"/>
              <w:bottom w:w="70" w:type="dxa"/>
              <w:right w:w="100" w:type="dxa"/>
            </w:tcMar>
            <w:vAlign w:val="center"/>
            <w:tcPrChange w:id="1069" w:author="Joycell Sundararaj - Chaucer" w:date="2026-09-30T15:53:00Z" w16du:dateUtc="2026-09-30T14:53:00Z">
              <w:tcPr>
                <w:tcW w:w="7320" w:type="dxa"/>
                <w:tcMar>
                  <w:top w:w="70" w:type="dxa"/>
                  <w:left w:w="100" w:type="dxa"/>
                  <w:bottom w:w="70" w:type="dxa"/>
                  <w:right w:w="100" w:type="dxa"/>
                </w:tcMar>
                <w:vAlign w:val="center"/>
              </w:tcPr>
            </w:tcPrChange>
          </w:tcPr>
          <w:p w14:paraId="25F5AADD" w14:textId="77777777" w:rsidR="004C3AA7" w:rsidRDefault="004C3AA7" w:rsidP="004C3AA7">
            <w:r>
              <w:rPr>
                <w:sz w:val="20"/>
                <w:szCs w:val="20"/>
              </w:rPr>
              <w:t>Recovery Time / Point Objective</w:t>
            </w:r>
          </w:p>
        </w:tc>
      </w:tr>
      <w:tr w:rsidR="004C3AA7" w14:paraId="181EA23F" w14:textId="77777777" w:rsidTr="004C3AA7">
        <w:tc>
          <w:tcPr>
            <w:tcW w:w="1980" w:type="dxa"/>
            <w:tcMar>
              <w:top w:w="70" w:type="dxa"/>
              <w:left w:w="100" w:type="dxa"/>
              <w:bottom w:w="70" w:type="dxa"/>
              <w:right w:w="100" w:type="dxa"/>
            </w:tcMar>
            <w:vAlign w:val="center"/>
            <w:tcPrChange w:id="1070" w:author="Joycell Sundararaj - Chaucer" w:date="2026-09-30T15:53:00Z" w16du:dateUtc="2026-09-30T14:53:00Z">
              <w:tcPr>
                <w:tcW w:w="1980" w:type="dxa"/>
                <w:tcMar>
                  <w:top w:w="70" w:type="dxa"/>
                  <w:left w:w="100" w:type="dxa"/>
                  <w:bottom w:w="70" w:type="dxa"/>
                  <w:right w:w="100" w:type="dxa"/>
                </w:tcMar>
                <w:vAlign w:val="center"/>
              </w:tcPr>
            </w:tcPrChange>
          </w:tcPr>
          <w:p w14:paraId="4E6C8125" w14:textId="77777777" w:rsidR="004C3AA7" w:rsidRDefault="004C3AA7" w:rsidP="004C3AA7">
            <w:r>
              <w:rPr>
                <w:sz w:val="20"/>
                <w:szCs w:val="20"/>
              </w:rPr>
              <w:t>mTLS</w:t>
            </w:r>
          </w:p>
        </w:tc>
        <w:tc>
          <w:tcPr>
            <w:tcW w:w="7320" w:type="dxa"/>
            <w:tcMar>
              <w:top w:w="70" w:type="dxa"/>
              <w:left w:w="100" w:type="dxa"/>
              <w:bottom w:w="70" w:type="dxa"/>
              <w:right w:w="100" w:type="dxa"/>
            </w:tcMar>
            <w:vAlign w:val="center"/>
            <w:tcPrChange w:id="1071" w:author="Joycell Sundararaj - Chaucer" w:date="2026-09-30T15:53:00Z" w16du:dateUtc="2026-09-30T14:53:00Z">
              <w:tcPr>
                <w:tcW w:w="7320" w:type="dxa"/>
                <w:tcMar>
                  <w:top w:w="70" w:type="dxa"/>
                  <w:left w:w="100" w:type="dxa"/>
                  <w:bottom w:w="70" w:type="dxa"/>
                  <w:right w:w="100" w:type="dxa"/>
                </w:tcMar>
                <w:vAlign w:val="center"/>
              </w:tcPr>
            </w:tcPrChange>
          </w:tcPr>
          <w:p w14:paraId="33A33B17" w14:textId="77777777" w:rsidR="004C3AA7" w:rsidRDefault="004C3AA7" w:rsidP="004C3AA7">
            <w:r>
              <w:rPr>
                <w:sz w:val="20"/>
                <w:szCs w:val="20"/>
              </w:rPr>
              <w:t>Mutual TLS</w:t>
            </w:r>
          </w:p>
        </w:tc>
      </w:tr>
      <w:tr w:rsidR="004C3AA7" w14:paraId="2BDF682E" w14:textId="77777777" w:rsidTr="004C3AA7">
        <w:tc>
          <w:tcPr>
            <w:tcW w:w="1980" w:type="dxa"/>
            <w:tcMar>
              <w:top w:w="70" w:type="dxa"/>
              <w:left w:w="100" w:type="dxa"/>
              <w:bottom w:w="70" w:type="dxa"/>
              <w:right w:w="100" w:type="dxa"/>
            </w:tcMar>
            <w:vAlign w:val="center"/>
            <w:tcPrChange w:id="1072" w:author="Joycell Sundararaj - Chaucer" w:date="2026-09-30T15:53:00Z" w16du:dateUtc="2026-09-30T14:53:00Z">
              <w:tcPr>
                <w:tcW w:w="1980" w:type="dxa"/>
                <w:tcMar>
                  <w:top w:w="70" w:type="dxa"/>
                  <w:left w:w="100" w:type="dxa"/>
                  <w:bottom w:w="70" w:type="dxa"/>
                  <w:right w:w="100" w:type="dxa"/>
                </w:tcMar>
                <w:vAlign w:val="center"/>
              </w:tcPr>
            </w:tcPrChange>
          </w:tcPr>
          <w:p w14:paraId="1B726742" w14:textId="77777777" w:rsidR="004C3AA7" w:rsidRDefault="004C3AA7" w:rsidP="004C3AA7">
            <w:r>
              <w:rPr>
                <w:sz w:val="20"/>
                <w:szCs w:val="20"/>
              </w:rPr>
              <w:t>FNOL</w:t>
            </w:r>
          </w:p>
        </w:tc>
        <w:tc>
          <w:tcPr>
            <w:tcW w:w="7320" w:type="dxa"/>
            <w:tcMar>
              <w:top w:w="70" w:type="dxa"/>
              <w:left w:w="100" w:type="dxa"/>
              <w:bottom w:w="70" w:type="dxa"/>
              <w:right w:w="100" w:type="dxa"/>
            </w:tcMar>
            <w:vAlign w:val="center"/>
            <w:tcPrChange w:id="1073" w:author="Joycell Sundararaj - Chaucer" w:date="2026-09-30T15:53:00Z" w16du:dateUtc="2026-09-30T14:53:00Z">
              <w:tcPr>
                <w:tcW w:w="7320" w:type="dxa"/>
                <w:tcMar>
                  <w:top w:w="70" w:type="dxa"/>
                  <w:left w:w="100" w:type="dxa"/>
                  <w:bottom w:w="70" w:type="dxa"/>
                  <w:right w:w="100" w:type="dxa"/>
                </w:tcMar>
                <w:vAlign w:val="center"/>
              </w:tcPr>
            </w:tcPrChange>
          </w:tcPr>
          <w:p w14:paraId="0EF01842" w14:textId="77777777" w:rsidR="004C3AA7" w:rsidRDefault="004C3AA7" w:rsidP="004C3AA7">
            <w:r>
              <w:rPr>
                <w:sz w:val="20"/>
                <w:szCs w:val="20"/>
              </w:rPr>
              <w:t>First Notification of Loss, the initial report of an insurance claim</w:t>
            </w:r>
          </w:p>
        </w:tc>
      </w:tr>
      <w:tr w:rsidR="004C3AA7" w14:paraId="5497CBC7" w14:textId="77777777" w:rsidTr="004C3AA7">
        <w:tc>
          <w:tcPr>
            <w:tcW w:w="1980" w:type="dxa"/>
            <w:tcMar>
              <w:top w:w="70" w:type="dxa"/>
              <w:left w:w="100" w:type="dxa"/>
              <w:bottom w:w="70" w:type="dxa"/>
              <w:right w:w="100" w:type="dxa"/>
            </w:tcMar>
            <w:vAlign w:val="center"/>
            <w:tcPrChange w:id="1074" w:author="Joycell Sundararaj - Chaucer" w:date="2026-09-30T15:53:00Z" w16du:dateUtc="2026-09-30T14:53:00Z">
              <w:tcPr>
                <w:tcW w:w="1980" w:type="dxa"/>
                <w:tcMar>
                  <w:top w:w="70" w:type="dxa"/>
                  <w:left w:w="100" w:type="dxa"/>
                  <w:bottom w:w="70" w:type="dxa"/>
                  <w:right w:w="100" w:type="dxa"/>
                </w:tcMar>
                <w:vAlign w:val="center"/>
              </w:tcPr>
            </w:tcPrChange>
          </w:tcPr>
          <w:p w14:paraId="34AC7C23" w14:textId="77777777" w:rsidR="004C3AA7" w:rsidRDefault="004C3AA7" w:rsidP="004C3AA7">
            <w:r>
              <w:rPr>
                <w:sz w:val="20"/>
                <w:szCs w:val="20"/>
              </w:rPr>
              <w:t>SIF</w:t>
            </w:r>
          </w:p>
        </w:tc>
        <w:tc>
          <w:tcPr>
            <w:tcW w:w="7320" w:type="dxa"/>
            <w:tcMar>
              <w:top w:w="70" w:type="dxa"/>
              <w:left w:w="100" w:type="dxa"/>
              <w:bottom w:w="70" w:type="dxa"/>
              <w:right w:w="100" w:type="dxa"/>
            </w:tcMar>
            <w:vAlign w:val="center"/>
            <w:tcPrChange w:id="1075" w:author="Joycell Sundararaj - Chaucer" w:date="2026-09-30T15:53:00Z" w16du:dateUtc="2026-09-30T14:53:00Z">
              <w:tcPr>
                <w:tcW w:w="7320" w:type="dxa"/>
                <w:tcMar>
                  <w:top w:w="70" w:type="dxa"/>
                  <w:left w:w="100" w:type="dxa"/>
                  <w:bottom w:w="70" w:type="dxa"/>
                  <w:right w:w="100" w:type="dxa"/>
                </w:tcMar>
                <w:vAlign w:val="center"/>
              </w:tcPr>
            </w:tcPrChange>
          </w:tcPr>
          <w:p w14:paraId="582312DF" w14:textId="77777777" w:rsidR="004C3AA7" w:rsidRDefault="004C3AA7" w:rsidP="004C3AA7">
            <w:r>
              <w:rPr>
                <w:sz w:val="20"/>
                <w:szCs w:val="20"/>
              </w:rPr>
              <w:t>Systems Integration Framework, the client’s integration reference document</w:t>
            </w:r>
          </w:p>
        </w:tc>
      </w:tr>
      <w:tr w:rsidR="004C3AA7" w14:paraId="4533BD8B" w14:textId="77777777" w:rsidTr="004C3AA7">
        <w:tc>
          <w:tcPr>
            <w:tcW w:w="1980" w:type="dxa"/>
            <w:tcMar>
              <w:top w:w="70" w:type="dxa"/>
              <w:left w:w="100" w:type="dxa"/>
              <w:bottom w:w="70" w:type="dxa"/>
              <w:right w:w="100" w:type="dxa"/>
            </w:tcMar>
            <w:vAlign w:val="center"/>
            <w:tcPrChange w:id="1076" w:author="Joycell Sundararaj - Chaucer" w:date="2026-09-30T15:53:00Z" w16du:dateUtc="2026-09-30T14:53:00Z">
              <w:tcPr>
                <w:tcW w:w="1980" w:type="dxa"/>
                <w:tcMar>
                  <w:top w:w="70" w:type="dxa"/>
                  <w:left w:w="100" w:type="dxa"/>
                  <w:bottom w:w="70" w:type="dxa"/>
                  <w:right w:w="100" w:type="dxa"/>
                </w:tcMar>
                <w:vAlign w:val="center"/>
              </w:tcPr>
            </w:tcPrChange>
          </w:tcPr>
          <w:p w14:paraId="5E71782B" w14:textId="77777777" w:rsidR="004C3AA7" w:rsidRDefault="004C3AA7" w:rsidP="004C3AA7">
            <w:r>
              <w:rPr>
                <w:sz w:val="20"/>
                <w:szCs w:val="20"/>
              </w:rPr>
              <w:t>RACI</w:t>
            </w:r>
          </w:p>
        </w:tc>
        <w:tc>
          <w:tcPr>
            <w:tcW w:w="7320" w:type="dxa"/>
            <w:tcMar>
              <w:top w:w="70" w:type="dxa"/>
              <w:left w:w="100" w:type="dxa"/>
              <w:bottom w:w="70" w:type="dxa"/>
              <w:right w:w="100" w:type="dxa"/>
            </w:tcMar>
            <w:vAlign w:val="center"/>
            <w:tcPrChange w:id="1077" w:author="Joycell Sundararaj - Chaucer" w:date="2026-09-30T15:53:00Z" w16du:dateUtc="2026-09-30T14:53:00Z">
              <w:tcPr>
                <w:tcW w:w="7320" w:type="dxa"/>
                <w:tcMar>
                  <w:top w:w="70" w:type="dxa"/>
                  <w:left w:w="100" w:type="dxa"/>
                  <w:bottom w:w="70" w:type="dxa"/>
                  <w:right w:w="100" w:type="dxa"/>
                </w:tcMar>
                <w:vAlign w:val="center"/>
              </w:tcPr>
            </w:tcPrChange>
          </w:tcPr>
          <w:p w14:paraId="421BF285" w14:textId="77777777" w:rsidR="004C3AA7" w:rsidRDefault="004C3AA7" w:rsidP="004C3AA7">
            <w:r>
              <w:rPr>
                <w:sz w:val="20"/>
                <w:szCs w:val="20"/>
              </w:rPr>
              <w:t>Responsible, Accountable, Consulted, Informed, a responsibility model</w:t>
            </w:r>
          </w:p>
        </w:tc>
      </w:tr>
      <w:tr w:rsidR="004C3AA7" w14:paraId="3FA69547" w14:textId="77777777" w:rsidTr="004C3AA7">
        <w:tc>
          <w:tcPr>
            <w:tcW w:w="1980" w:type="dxa"/>
            <w:tcMar>
              <w:top w:w="70" w:type="dxa"/>
              <w:left w:w="100" w:type="dxa"/>
              <w:bottom w:w="70" w:type="dxa"/>
              <w:right w:w="100" w:type="dxa"/>
            </w:tcMar>
            <w:vAlign w:val="center"/>
            <w:tcPrChange w:id="1078" w:author="Joycell Sundararaj - Chaucer" w:date="2026-09-30T15:53:00Z" w16du:dateUtc="2026-09-30T14:53:00Z">
              <w:tcPr>
                <w:tcW w:w="1980" w:type="dxa"/>
                <w:tcMar>
                  <w:top w:w="70" w:type="dxa"/>
                  <w:left w:w="100" w:type="dxa"/>
                  <w:bottom w:w="70" w:type="dxa"/>
                  <w:right w:w="100" w:type="dxa"/>
                </w:tcMar>
                <w:vAlign w:val="center"/>
              </w:tcPr>
            </w:tcPrChange>
          </w:tcPr>
          <w:p w14:paraId="6CFB668B" w14:textId="77777777" w:rsidR="004C3AA7" w:rsidRDefault="004C3AA7" w:rsidP="004C3AA7">
            <w:r>
              <w:rPr>
                <w:sz w:val="20"/>
                <w:szCs w:val="20"/>
              </w:rPr>
              <w:t>BOLA</w:t>
            </w:r>
          </w:p>
        </w:tc>
        <w:tc>
          <w:tcPr>
            <w:tcW w:w="7320" w:type="dxa"/>
            <w:tcMar>
              <w:top w:w="70" w:type="dxa"/>
              <w:left w:w="100" w:type="dxa"/>
              <w:bottom w:w="70" w:type="dxa"/>
              <w:right w:w="100" w:type="dxa"/>
            </w:tcMar>
            <w:vAlign w:val="center"/>
            <w:tcPrChange w:id="1079" w:author="Joycell Sundararaj - Chaucer" w:date="2026-09-30T15:53:00Z" w16du:dateUtc="2026-09-30T14:53:00Z">
              <w:tcPr>
                <w:tcW w:w="7320" w:type="dxa"/>
                <w:tcMar>
                  <w:top w:w="70" w:type="dxa"/>
                  <w:left w:w="100" w:type="dxa"/>
                  <w:bottom w:w="70" w:type="dxa"/>
                  <w:right w:w="100" w:type="dxa"/>
                </w:tcMar>
                <w:vAlign w:val="center"/>
              </w:tcPr>
            </w:tcPrChange>
          </w:tcPr>
          <w:p w14:paraId="0399D5AA" w14:textId="77777777" w:rsidR="004C3AA7" w:rsidRDefault="004C3AA7" w:rsidP="004C3AA7">
            <w:r>
              <w:rPr>
                <w:sz w:val="20"/>
                <w:szCs w:val="20"/>
              </w:rPr>
              <w:t>Broken Object-Level Authorization, an OWASP API risk</w:t>
            </w:r>
          </w:p>
        </w:tc>
      </w:tr>
      <w:tr w:rsidR="004C3AA7" w14:paraId="750655E7" w14:textId="77777777" w:rsidTr="004C3AA7">
        <w:tc>
          <w:tcPr>
            <w:tcW w:w="1980" w:type="dxa"/>
            <w:tcMar>
              <w:top w:w="70" w:type="dxa"/>
              <w:left w:w="100" w:type="dxa"/>
              <w:bottom w:w="70" w:type="dxa"/>
              <w:right w:w="100" w:type="dxa"/>
            </w:tcMar>
            <w:vAlign w:val="center"/>
            <w:tcPrChange w:id="1080" w:author="Joycell Sundararaj - Chaucer" w:date="2026-09-30T15:53:00Z" w16du:dateUtc="2026-09-30T14:53:00Z">
              <w:tcPr>
                <w:tcW w:w="1980" w:type="dxa"/>
                <w:tcMar>
                  <w:top w:w="70" w:type="dxa"/>
                  <w:left w:w="100" w:type="dxa"/>
                  <w:bottom w:w="70" w:type="dxa"/>
                  <w:right w:w="100" w:type="dxa"/>
                </w:tcMar>
                <w:vAlign w:val="center"/>
              </w:tcPr>
            </w:tcPrChange>
          </w:tcPr>
          <w:p w14:paraId="74B9994F" w14:textId="77777777" w:rsidR="004C3AA7" w:rsidRDefault="004C3AA7" w:rsidP="004C3AA7">
            <w:r>
              <w:rPr>
                <w:sz w:val="20"/>
                <w:szCs w:val="20"/>
              </w:rPr>
              <w:t>SoD</w:t>
            </w:r>
          </w:p>
        </w:tc>
        <w:tc>
          <w:tcPr>
            <w:tcW w:w="7320" w:type="dxa"/>
            <w:tcMar>
              <w:top w:w="70" w:type="dxa"/>
              <w:left w:w="100" w:type="dxa"/>
              <w:bottom w:w="70" w:type="dxa"/>
              <w:right w:w="100" w:type="dxa"/>
            </w:tcMar>
            <w:vAlign w:val="center"/>
            <w:tcPrChange w:id="1081" w:author="Joycell Sundararaj - Chaucer" w:date="2026-09-30T15:53:00Z" w16du:dateUtc="2026-09-30T14:53:00Z">
              <w:tcPr>
                <w:tcW w:w="7320" w:type="dxa"/>
                <w:tcMar>
                  <w:top w:w="70" w:type="dxa"/>
                  <w:left w:w="100" w:type="dxa"/>
                  <w:bottom w:w="70" w:type="dxa"/>
                  <w:right w:w="100" w:type="dxa"/>
                </w:tcMar>
                <w:vAlign w:val="center"/>
              </w:tcPr>
            </w:tcPrChange>
          </w:tcPr>
          <w:p w14:paraId="0F3B67B5" w14:textId="77777777" w:rsidR="004C3AA7" w:rsidRDefault="004C3AA7" w:rsidP="004C3AA7">
            <w:r>
              <w:rPr>
                <w:sz w:val="20"/>
                <w:szCs w:val="20"/>
              </w:rPr>
              <w:t>Segregation of Duties</w:t>
            </w:r>
          </w:p>
        </w:tc>
      </w:tr>
      <w:tr w:rsidR="004C3AA7" w14:paraId="20C44A92" w14:textId="77777777" w:rsidTr="004C3AA7">
        <w:tc>
          <w:tcPr>
            <w:tcW w:w="1980" w:type="dxa"/>
            <w:tcMar>
              <w:top w:w="70" w:type="dxa"/>
              <w:left w:w="100" w:type="dxa"/>
              <w:bottom w:w="70" w:type="dxa"/>
              <w:right w:w="100" w:type="dxa"/>
            </w:tcMar>
            <w:vAlign w:val="center"/>
            <w:tcPrChange w:id="1082" w:author="Joycell Sundararaj - Chaucer" w:date="2026-09-30T15:53:00Z" w16du:dateUtc="2026-09-30T14:53:00Z">
              <w:tcPr>
                <w:tcW w:w="1980" w:type="dxa"/>
                <w:tcMar>
                  <w:top w:w="70" w:type="dxa"/>
                  <w:left w:w="100" w:type="dxa"/>
                  <w:bottom w:w="70" w:type="dxa"/>
                  <w:right w:w="100" w:type="dxa"/>
                </w:tcMar>
                <w:vAlign w:val="center"/>
              </w:tcPr>
            </w:tcPrChange>
          </w:tcPr>
          <w:p w14:paraId="0F1A863E" w14:textId="77777777" w:rsidR="004C3AA7" w:rsidRDefault="004C3AA7" w:rsidP="004C3AA7">
            <w:r>
              <w:rPr>
                <w:sz w:val="20"/>
                <w:szCs w:val="20"/>
              </w:rPr>
              <w:t>HLSA</w:t>
            </w:r>
          </w:p>
        </w:tc>
        <w:tc>
          <w:tcPr>
            <w:tcW w:w="7320" w:type="dxa"/>
            <w:tcMar>
              <w:top w:w="70" w:type="dxa"/>
              <w:left w:w="100" w:type="dxa"/>
              <w:bottom w:w="70" w:type="dxa"/>
              <w:right w:w="100" w:type="dxa"/>
            </w:tcMar>
            <w:vAlign w:val="center"/>
            <w:tcPrChange w:id="1083" w:author="Joycell Sundararaj - Chaucer" w:date="2026-09-30T15:53:00Z" w16du:dateUtc="2026-09-30T14:53:00Z">
              <w:tcPr>
                <w:tcW w:w="7320" w:type="dxa"/>
                <w:tcMar>
                  <w:top w:w="70" w:type="dxa"/>
                  <w:left w:w="100" w:type="dxa"/>
                  <w:bottom w:w="70" w:type="dxa"/>
                  <w:right w:w="100" w:type="dxa"/>
                </w:tcMar>
                <w:vAlign w:val="center"/>
              </w:tcPr>
            </w:tcPrChange>
          </w:tcPr>
          <w:p w14:paraId="079CADCD" w14:textId="77777777" w:rsidR="004C3AA7" w:rsidRDefault="004C3AA7" w:rsidP="004C3AA7">
            <w:r>
              <w:rPr>
                <w:sz w:val="20"/>
                <w:szCs w:val="20"/>
              </w:rPr>
              <w:t>High-Level Solution Architecture</w:t>
            </w:r>
          </w:p>
        </w:tc>
      </w:tr>
      <w:tr w:rsidR="004C3AA7" w14:paraId="7F84EB8D" w14:textId="77777777" w:rsidTr="004C3AA7">
        <w:tc>
          <w:tcPr>
            <w:tcW w:w="1980" w:type="dxa"/>
            <w:tcMar>
              <w:top w:w="70" w:type="dxa"/>
              <w:left w:w="100" w:type="dxa"/>
              <w:bottom w:w="70" w:type="dxa"/>
              <w:right w:w="100" w:type="dxa"/>
            </w:tcMar>
            <w:vAlign w:val="center"/>
            <w:tcPrChange w:id="1084" w:author="Joycell Sundararaj - Chaucer" w:date="2026-09-30T15:53:00Z" w16du:dateUtc="2026-09-30T14:53:00Z">
              <w:tcPr>
                <w:tcW w:w="1980" w:type="dxa"/>
                <w:tcMar>
                  <w:top w:w="70" w:type="dxa"/>
                  <w:left w:w="100" w:type="dxa"/>
                  <w:bottom w:w="70" w:type="dxa"/>
                  <w:right w:w="100" w:type="dxa"/>
                </w:tcMar>
                <w:vAlign w:val="center"/>
              </w:tcPr>
            </w:tcPrChange>
          </w:tcPr>
          <w:p w14:paraId="256D8640" w14:textId="77777777" w:rsidR="004C3AA7" w:rsidRDefault="004C3AA7" w:rsidP="004C3AA7">
            <w:r>
              <w:rPr>
                <w:sz w:val="20"/>
                <w:szCs w:val="20"/>
              </w:rPr>
              <w:t>DNAT / SNAT</w:t>
            </w:r>
          </w:p>
        </w:tc>
        <w:tc>
          <w:tcPr>
            <w:tcW w:w="7320" w:type="dxa"/>
            <w:tcMar>
              <w:top w:w="70" w:type="dxa"/>
              <w:left w:w="100" w:type="dxa"/>
              <w:bottom w:w="70" w:type="dxa"/>
              <w:right w:w="100" w:type="dxa"/>
            </w:tcMar>
            <w:vAlign w:val="center"/>
            <w:tcPrChange w:id="1085" w:author="Joycell Sundararaj - Chaucer" w:date="2026-09-30T15:53:00Z" w16du:dateUtc="2026-09-30T14:53:00Z">
              <w:tcPr>
                <w:tcW w:w="7320" w:type="dxa"/>
                <w:tcMar>
                  <w:top w:w="70" w:type="dxa"/>
                  <w:left w:w="100" w:type="dxa"/>
                  <w:bottom w:w="70" w:type="dxa"/>
                  <w:right w:w="100" w:type="dxa"/>
                </w:tcMar>
                <w:vAlign w:val="center"/>
              </w:tcPr>
            </w:tcPrChange>
          </w:tcPr>
          <w:p w14:paraId="75C41C77" w14:textId="77777777" w:rsidR="004C3AA7" w:rsidRDefault="004C3AA7" w:rsidP="004C3AA7">
            <w:r>
              <w:rPr>
                <w:sz w:val="20"/>
                <w:szCs w:val="20"/>
              </w:rPr>
              <w:t>Destination / Source Network Address Translation</w:t>
            </w:r>
          </w:p>
        </w:tc>
      </w:tr>
      <w:tr w:rsidR="004C3AA7" w14:paraId="4A9FC952" w14:textId="77777777" w:rsidTr="004C3AA7">
        <w:tc>
          <w:tcPr>
            <w:tcW w:w="1980" w:type="dxa"/>
            <w:tcMar>
              <w:top w:w="70" w:type="dxa"/>
              <w:left w:w="100" w:type="dxa"/>
              <w:bottom w:w="70" w:type="dxa"/>
              <w:right w:w="100" w:type="dxa"/>
            </w:tcMar>
            <w:vAlign w:val="center"/>
            <w:tcPrChange w:id="1086" w:author="Joycell Sundararaj - Chaucer" w:date="2026-09-30T15:53:00Z" w16du:dateUtc="2026-09-30T14:53:00Z">
              <w:tcPr>
                <w:tcW w:w="1980" w:type="dxa"/>
                <w:tcMar>
                  <w:top w:w="70" w:type="dxa"/>
                  <w:left w:w="100" w:type="dxa"/>
                  <w:bottom w:w="70" w:type="dxa"/>
                  <w:right w:w="100" w:type="dxa"/>
                </w:tcMar>
                <w:vAlign w:val="center"/>
              </w:tcPr>
            </w:tcPrChange>
          </w:tcPr>
          <w:p w14:paraId="294D76D6" w14:textId="77777777" w:rsidR="004C3AA7" w:rsidRDefault="004C3AA7" w:rsidP="004C3AA7">
            <w:r>
              <w:rPr>
                <w:sz w:val="20"/>
                <w:szCs w:val="20"/>
              </w:rPr>
              <w:t>IPAM</w:t>
            </w:r>
          </w:p>
        </w:tc>
        <w:tc>
          <w:tcPr>
            <w:tcW w:w="7320" w:type="dxa"/>
            <w:tcMar>
              <w:top w:w="70" w:type="dxa"/>
              <w:left w:w="100" w:type="dxa"/>
              <w:bottom w:w="70" w:type="dxa"/>
              <w:right w:w="100" w:type="dxa"/>
            </w:tcMar>
            <w:vAlign w:val="center"/>
            <w:tcPrChange w:id="1087" w:author="Joycell Sundararaj - Chaucer" w:date="2026-09-30T15:53:00Z" w16du:dateUtc="2026-09-30T14:53:00Z">
              <w:tcPr>
                <w:tcW w:w="7320" w:type="dxa"/>
                <w:tcMar>
                  <w:top w:w="70" w:type="dxa"/>
                  <w:left w:w="100" w:type="dxa"/>
                  <w:bottom w:w="70" w:type="dxa"/>
                  <w:right w:w="100" w:type="dxa"/>
                </w:tcMar>
                <w:vAlign w:val="center"/>
              </w:tcPr>
            </w:tcPrChange>
          </w:tcPr>
          <w:p w14:paraId="1BD4B7E7" w14:textId="77777777" w:rsidR="004C3AA7" w:rsidRDefault="004C3AA7" w:rsidP="004C3AA7">
            <w:r>
              <w:rPr>
                <w:sz w:val="20"/>
                <w:szCs w:val="20"/>
              </w:rPr>
              <w:t>IP Address Management</w:t>
            </w:r>
          </w:p>
        </w:tc>
      </w:tr>
      <w:tr w:rsidR="004C3AA7" w14:paraId="4F014942" w14:textId="77777777" w:rsidTr="004C3AA7">
        <w:tc>
          <w:tcPr>
            <w:tcW w:w="1980" w:type="dxa"/>
            <w:tcMar>
              <w:top w:w="70" w:type="dxa"/>
              <w:left w:w="100" w:type="dxa"/>
              <w:bottom w:w="70" w:type="dxa"/>
              <w:right w:w="100" w:type="dxa"/>
            </w:tcMar>
            <w:vAlign w:val="center"/>
            <w:tcPrChange w:id="1088" w:author="Joycell Sundararaj - Chaucer" w:date="2026-09-30T15:53:00Z" w16du:dateUtc="2026-09-30T14:53:00Z">
              <w:tcPr>
                <w:tcW w:w="1980" w:type="dxa"/>
                <w:tcMar>
                  <w:top w:w="70" w:type="dxa"/>
                  <w:left w:w="100" w:type="dxa"/>
                  <w:bottom w:w="70" w:type="dxa"/>
                  <w:right w:w="100" w:type="dxa"/>
                </w:tcMar>
                <w:vAlign w:val="center"/>
              </w:tcPr>
            </w:tcPrChange>
          </w:tcPr>
          <w:p w14:paraId="6EFB35AA" w14:textId="77777777" w:rsidR="004C3AA7" w:rsidRDefault="004C3AA7" w:rsidP="004C3AA7">
            <w:r>
              <w:rPr>
                <w:sz w:val="20"/>
                <w:szCs w:val="20"/>
              </w:rPr>
              <w:t>SIEM</w:t>
            </w:r>
          </w:p>
        </w:tc>
        <w:tc>
          <w:tcPr>
            <w:tcW w:w="7320" w:type="dxa"/>
            <w:tcMar>
              <w:top w:w="70" w:type="dxa"/>
              <w:left w:w="100" w:type="dxa"/>
              <w:bottom w:w="70" w:type="dxa"/>
              <w:right w:w="100" w:type="dxa"/>
            </w:tcMar>
            <w:vAlign w:val="center"/>
            <w:tcPrChange w:id="1089" w:author="Joycell Sundararaj - Chaucer" w:date="2026-09-30T15:53:00Z" w16du:dateUtc="2026-09-30T14:53:00Z">
              <w:tcPr>
                <w:tcW w:w="7320" w:type="dxa"/>
                <w:tcMar>
                  <w:top w:w="70" w:type="dxa"/>
                  <w:left w:w="100" w:type="dxa"/>
                  <w:bottom w:w="70" w:type="dxa"/>
                  <w:right w:w="100" w:type="dxa"/>
                </w:tcMar>
                <w:vAlign w:val="center"/>
              </w:tcPr>
            </w:tcPrChange>
          </w:tcPr>
          <w:p w14:paraId="3646A3A9" w14:textId="77777777" w:rsidR="004C3AA7" w:rsidRDefault="004C3AA7" w:rsidP="004C3AA7">
            <w:r>
              <w:rPr>
                <w:sz w:val="20"/>
                <w:szCs w:val="20"/>
              </w:rPr>
              <w:t>Security Information and Event Management</w:t>
            </w:r>
          </w:p>
        </w:tc>
      </w:tr>
      <w:tr w:rsidR="004C3AA7" w14:paraId="41A647DA" w14:textId="77777777" w:rsidTr="004C3AA7">
        <w:tc>
          <w:tcPr>
            <w:tcW w:w="1980" w:type="dxa"/>
            <w:tcMar>
              <w:top w:w="70" w:type="dxa"/>
              <w:left w:w="100" w:type="dxa"/>
              <w:bottom w:w="70" w:type="dxa"/>
              <w:right w:w="100" w:type="dxa"/>
            </w:tcMar>
            <w:vAlign w:val="center"/>
            <w:tcPrChange w:id="1090" w:author="Joycell Sundararaj - Chaucer" w:date="2026-09-30T15:53:00Z" w16du:dateUtc="2026-09-30T14:53:00Z">
              <w:tcPr>
                <w:tcW w:w="1980" w:type="dxa"/>
                <w:tcMar>
                  <w:top w:w="70" w:type="dxa"/>
                  <w:left w:w="100" w:type="dxa"/>
                  <w:bottom w:w="70" w:type="dxa"/>
                  <w:right w:w="100" w:type="dxa"/>
                </w:tcMar>
                <w:vAlign w:val="center"/>
              </w:tcPr>
            </w:tcPrChange>
          </w:tcPr>
          <w:p w14:paraId="7F645206" w14:textId="77777777" w:rsidR="004C3AA7" w:rsidRDefault="004C3AA7" w:rsidP="004C3AA7">
            <w:r>
              <w:rPr>
                <w:sz w:val="20"/>
                <w:szCs w:val="20"/>
              </w:rPr>
              <w:t>DPIA</w:t>
            </w:r>
          </w:p>
        </w:tc>
        <w:tc>
          <w:tcPr>
            <w:tcW w:w="7320" w:type="dxa"/>
            <w:tcMar>
              <w:top w:w="70" w:type="dxa"/>
              <w:left w:w="100" w:type="dxa"/>
              <w:bottom w:w="70" w:type="dxa"/>
              <w:right w:w="100" w:type="dxa"/>
            </w:tcMar>
            <w:vAlign w:val="center"/>
            <w:tcPrChange w:id="1091" w:author="Joycell Sundararaj - Chaucer" w:date="2026-09-30T15:53:00Z" w16du:dateUtc="2026-09-30T14:53:00Z">
              <w:tcPr>
                <w:tcW w:w="7320" w:type="dxa"/>
                <w:tcMar>
                  <w:top w:w="70" w:type="dxa"/>
                  <w:left w:w="100" w:type="dxa"/>
                  <w:bottom w:w="70" w:type="dxa"/>
                  <w:right w:w="100" w:type="dxa"/>
                </w:tcMar>
                <w:vAlign w:val="center"/>
              </w:tcPr>
            </w:tcPrChange>
          </w:tcPr>
          <w:p w14:paraId="46ABA358" w14:textId="77777777" w:rsidR="004C3AA7" w:rsidRDefault="004C3AA7" w:rsidP="004C3AA7">
            <w:r>
              <w:rPr>
                <w:sz w:val="20"/>
                <w:szCs w:val="20"/>
              </w:rPr>
              <w:t>Data Protection Impact Assessment</w:t>
            </w:r>
          </w:p>
        </w:tc>
      </w:tr>
      <w:tr w:rsidR="004C3AA7" w14:paraId="55B0AAB4" w14:textId="77777777" w:rsidTr="004C3AA7">
        <w:tc>
          <w:tcPr>
            <w:tcW w:w="1980" w:type="dxa"/>
            <w:tcMar>
              <w:top w:w="70" w:type="dxa"/>
              <w:left w:w="100" w:type="dxa"/>
              <w:bottom w:w="70" w:type="dxa"/>
              <w:right w:w="100" w:type="dxa"/>
            </w:tcMar>
            <w:vAlign w:val="center"/>
            <w:tcPrChange w:id="1092" w:author="Joycell Sundararaj - Chaucer" w:date="2026-09-30T15:53:00Z" w16du:dateUtc="2026-09-30T14:53:00Z">
              <w:tcPr>
                <w:tcW w:w="1980" w:type="dxa"/>
                <w:tcMar>
                  <w:top w:w="70" w:type="dxa"/>
                  <w:left w:w="100" w:type="dxa"/>
                  <w:bottom w:w="70" w:type="dxa"/>
                  <w:right w:w="100" w:type="dxa"/>
                </w:tcMar>
                <w:vAlign w:val="center"/>
              </w:tcPr>
            </w:tcPrChange>
          </w:tcPr>
          <w:p w14:paraId="231F4AB7" w14:textId="77777777" w:rsidR="004C3AA7" w:rsidRDefault="004C3AA7" w:rsidP="004C3AA7">
            <w:r>
              <w:rPr>
                <w:sz w:val="20"/>
                <w:szCs w:val="20"/>
              </w:rPr>
              <w:t>FCA</w:t>
            </w:r>
          </w:p>
        </w:tc>
        <w:tc>
          <w:tcPr>
            <w:tcW w:w="7320" w:type="dxa"/>
            <w:tcMar>
              <w:top w:w="70" w:type="dxa"/>
              <w:left w:w="100" w:type="dxa"/>
              <w:bottom w:w="70" w:type="dxa"/>
              <w:right w:w="100" w:type="dxa"/>
            </w:tcMar>
            <w:vAlign w:val="center"/>
            <w:tcPrChange w:id="1093" w:author="Joycell Sundararaj - Chaucer" w:date="2026-09-30T15:53:00Z" w16du:dateUtc="2026-09-30T14:53:00Z">
              <w:tcPr>
                <w:tcW w:w="7320" w:type="dxa"/>
                <w:tcMar>
                  <w:top w:w="70" w:type="dxa"/>
                  <w:left w:w="100" w:type="dxa"/>
                  <w:bottom w:w="70" w:type="dxa"/>
                  <w:right w:w="100" w:type="dxa"/>
                </w:tcMar>
                <w:vAlign w:val="center"/>
              </w:tcPr>
            </w:tcPrChange>
          </w:tcPr>
          <w:p w14:paraId="02822421" w14:textId="77777777" w:rsidR="004C3AA7" w:rsidRDefault="004C3AA7" w:rsidP="004C3AA7">
            <w:r>
              <w:rPr>
                <w:sz w:val="20"/>
                <w:szCs w:val="20"/>
              </w:rPr>
              <w:t>Financial Conduct Authority, a UK regulator</w:t>
            </w:r>
          </w:p>
        </w:tc>
      </w:tr>
      <w:tr w:rsidR="004C3AA7" w14:paraId="7E539359" w14:textId="77777777" w:rsidTr="004C3AA7">
        <w:tc>
          <w:tcPr>
            <w:tcW w:w="1980" w:type="dxa"/>
            <w:tcMar>
              <w:top w:w="70" w:type="dxa"/>
              <w:left w:w="100" w:type="dxa"/>
              <w:bottom w:w="70" w:type="dxa"/>
              <w:right w:w="100" w:type="dxa"/>
            </w:tcMar>
            <w:vAlign w:val="center"/>
            <w:tcPrChange w:id="1094" w:author="Joycell Sundararaj - Chaucer" w:date="2026-09-30T15:53:00Z" w16du:dateUtc="2026-09-30T14:53:00Z">
              <w:tcPr>
                <w:tcW w:w="1980" w:type="dxa"/>
                <w:tcMar>
                  <w:top w:w="70" w:type="dxa"/>
                  <w:left w:w="100" w:type="dxa"/>
                  <w:bottom w:w="70" w:type="dxa"/>
                  <w:right w:w="100" w:type="dxa"/>
                </w:tcMar>
                <w:vAlign w:val="center"/>
              </w:tcPr>
            </w:tcPrChange>
          </w:tcPr>
          <w:p w14:paraId="75919561" w14:textId="77777777" w:rsidR="004C3AA7" w:rsidRDefault="004C3AA7" w:rsidP="004C3AA7">
            <w:r>
              <w:rPr>
                <w:sz w:val="20"/>
                <w:szCs w:val="20"/>
              </w:rPr>
              <w:t>PRA</w:t>
            </w:r>
          </w:p>
        </w:tc>
        <w:tc>
          <w:tcPr>
            <w:tcW w:w="7320" w:type="dxa"/>
            <w:tcMar>
              <w:top w:w="70" w:type="dxa"/>
              <w:left w:w="100" w:type="dxa"/>
              <w:bottom w:w="70" w:type="dxa"/>
              <w:right w:w="100" w:type="dxa"/>
            </w:tcMar>
            <w:vAlign w:val="center"/>
            <w:tcPrChange w:id="1095" w:author="Joycell Sundararaj - Chaucer" w:date="2026-09-30T15:53:00Z" w16du:dateUtc="2026-09-30T14:53:00Z">
              <w:tcPr>
                <w:tcW w:w="7320" w:type="dxa"/>
                <w:tcMar>
                  <w:top w:w="70" w:type="dxa"/>
                  <w:left w:w="100" w:type="dxa"/>
                  <w:bottom w:w="70" w:type="dxa"/>
                  <w:right w:w="100" w:type="dxa"/>
                </w:tcMar>
                <w:vAlign w:val="center"/>
              </w:tcPr>
            </w:tcPrChange>
          </w:tcPr>
          <w:p w14:paraId="6D1CA0D9" w14:textId="77777777" w:rsidR="004C3AA7" w:rsidRDefault="004C3AA7" w:rsidP="004C3AA7">
            <w:r>
              <w:rPr>
                <w:sz w:val="20"/>
                <w:szCs w:val="20"/>
              </w:rPr>
              <w:t>Prudential Regulation Authority, a UK regulator</w:t>
            </w:r>
          </w:p>
        </w:tc>
      </w:tr>
      <w:tr w:rsidR="004C3AA7" w14:paraId="7D18D6AE" w14:textId="77777777" w:rsidTr="004C3AA7">
        <w:tc>
          <w:tcPr>
            <w:tcW w:w="1980" w:type="dxa"/>
            <w:tcMar>
              <w:top w:w="70" w:type="dxa"/>
              <w:left w:w="100" w:type="dxa"/>
              <w:bottom w:w="70" w:type="dxa"/>
              <w:right w:w="100" w:type="dxa"/>
            </w:tcMar>
            <w:vAlign w:val="center"/>
            <w:tcPrChange w:id="1096" w:author="Joycell Sundararaj - Chaucer" w:date="2026-09-30T15:53:00Z" w16du:dateUtc="2026-09-30T14:53:00Z">
              <w:tcPr>
                <w:tcW w:w="1980" w:type="dxa"/>
                <w:tcMar>
                  <w:top w:w="70" w:type="dxa"/>
                  <w:left w:w="100" w:type="dxa"/>
                  <w:bottom w:w="70" w:type="dxa"/>
                  <w:right w:w="100" w:type="dxa"/>
                </w:tcMar>
                <w:vAlign w:val="center"/>
              </w:tcPr>
            </w:tcPrChange>
          </w:tcPr>
          <w:p w14:paraId="6748BA89" w14:textId="77777777" w:rsidR="004C3AA7" w:rsidRDefault="004C3AA7" w:rsidP="004C3AA7">
            <w:r>
              <w:rPr>
                <w:sz w:val="20"/>
                <w:szCs w:val="20"/>
              </w:rPr>
              <w:t>UK GDPR</w:t>
            </w:r>
          </w:p>
        </w:tc>
        <w:tc>
          <w:tcPr>
            <w:tcW w:w="7320" w:type="dxa"/>
            <w:tcMar>
              <w:top w:w="70" w:type="dxa"/>
              <w:left w:w="100" w:type="dxa"/>
              <w:bottom w:w="70" w:type="dxa"/>
              <w:right w:w="100" w:type="dxa"/>
            </w:tcMar>
            <w:vAlign w:val="center"/>
            <w:tcPrChange w:id="1097" w:author="Joycell Sundararaj - Chaucer" w:date="2026-09-30T15:53:00Z" w16du:dateUtc="2026-09-30T14:53:00Z">
              <w:tcPr>
                <w:tcW w:w="7320" w:type="dxa"/>
                <w:tcMar>
                  <w:top w:w="70" w:type="dxa"/>
                  <w:left w:w="100" w:type="dxa"/>
                  <w:bottom w:w="70" w:type="dxa"/>
                  <w:right w:w="100" w:type="dxa"/>
                </w:tcMar>
                <w:vAlign w:val="center"/>
              </w:tcPr>
            </w:tcPrChange>
          </w:tcPr>
          <w:p w14:paraId="6C2907B0" w14:textId="77777777" w:rsidR="004C3AA7" w:rsidRDefault="004C3AA7" w:rsidP="004C3AA7">
            <w:r>
              <w:rPr>
                <w:sz w:val="20"/>
                <w:szCs w:val="20"/>
              </w:rPr>
              <w:t>UK General Data Protection Regulation</w:t>
            </w:r>
          </w:p>
        </w:tc>
      </w:tr>
      <w:tr w:rsidR="004C3AA7" w14:paraId="16381F9A" w14:textId="77777777" w:rsidTr="004C3AA7">
        <w:tc>
          <w:tcPr>
            <w:tcW w:w="1980" w:type="dxa"/>
            <w:tcMar>
              <w:top w:w="70" w:type="dxa"/>
              <w:left w:w="100" w:type="dxa"/>
              <w:bottom w:w="70" w:type="dxa"/>
              <w:right w:w="100" w:type="dxa"/>
            </w:tcMar>
            <w:vAlign w:val="center"/>
            <w:tcPrChange w:id="1098" w:author="Joycell Sundararaj - Chaucer" w:date="2026-09-30T15:53:00Z" w16du:dateUtc="2026-09-30T14:53:00Z">
              <w:tcPr>
                <w:tcW w:w="1980" w:type="dxa"/>
                <w:tcMar>
                  <w:top w:w="70" w:type="dxa"/>
                  <w:left w:w="100" w:type="dxa"/>
                  <w:bottom w:w="70" w:type="dxa"/>
                  <w:right w:w="100" w:type="dxa"/>
                </w:tcMar>
                <w:vAlign w:val="center"/>
              </w:tcPr>
            </w:tcPrChange>
          </w:tcPr>
          <w:p w14:paraId="3CF0D935" w14:textId="77777777" w:rsidR="004C3AA7" w:rsidRDefault="004C3AA7" w:rsidP="004C3AA7">
            <w:r>
              <w:rPr>
                <w:sz w:val="20"/>
                <w:szCs w:val="20"/>
              </w:rPr>
              <w:t>JWT</w:t>
            </w:r>
          </w:p>
        </w:tc>
        <w:tc>
          <w:tcPr>
            <w:tcW w:w="7320" w:type="dxa"/>
            <w:tcMar>
              <w:top w:w="70" w:type="dxa"/>
              <w:left w:w="100" w:type="dxa"/>
              <w:bottom w:w="70" w:type="dxa"/>
              <w:right w:w="100" w:type="dxa"/>
            </w:tcMar>
            <w:vAlign w:val="center"/>
            <w:tcPrChange w:id="1099" w:author="Joycell Sundararaj - Chaucer" w:date="2026-09-30T15:53:00Z" w16du:dateUtc="2026-09-30T14:53:00Z">
              <w:tcPr>
                <w:tcW w:w="7320" w:type="dxa"/>
                <w:tcMar>
                  <w:top w:w="70" w:type="dxa"/>
                  <w:left w:w="100" w:type="dxa"/>
                  <w:bottom w:w="70" w:type="dxa"/>
                  <w:right w:w="100" w:type="dxa"/>
                </w:tcMar>
                <w:vAlign w:val="center"/>
              </w:tcPr>
            </w:tcPrChange>
          </w:tcPr>
          <w:p w14:paraId="7EC993CD" w14:textId="77777777" w:rsidR="004C3AA7" w:rsidRDefault="004C3AA7" w:rsidP="004C3AA7">
            <w:r>
              <w:rPr>
                <w:sz w:val="20"/>
                <w:szCs w:val="20"/>
              </w:rPr>
              <w:t>JSON Web Token</w:t>
            </w:r>
          </w:p>
        </w:tc>
      </w:tr>
      <w:tr w:rsidR="004C3AA7" w14:paraId="2EDC8590" w14:textId="77777777" w:rsidTr="004C3AA7">
        <w:tc>
          <w:tcPr>
            <w:tcW w:w="1980" w:type="dxa"/>
            <w:tcMar>
              <w:top w:w="70" w:type="dxa"/>
              <w:left w:w="100" w:type="dxa"/>
              <w:bottom w:w="70" w:type="dxa"/>
              <w:right w:w="100" w:type="dxa"/>
            </w:tcMar>
            <w:vAlign w:val="center"/>
            <w:tcPrChange w:id="1100" w:author="Joycell Sundararaj - Chaucer" w:date="2026-09-30T15:53:00Z" w16du:dateUtc="2026-09-30T14:53:00Z">
              <w:tcPr>
                <w:tcW w:w="1980" w:type="dxa"/>
                <w:tcMar>
                  <w:top w:w="70" w:type="dxa"/>
                  <w:left w:w="100" w:type="dxa"/>
                  <w:bottom w:w="70" w:type="dxa"/>
                  <w:right w:w="100" w:type="dxa"/>
                </w:tcMar>
                <w:vAlign w:val="center"/>
              </w:tcPr>
            </w:tcPrChange>
          </w:tcPr>
          <w:p w14:paraId="022121CE" w14:textId="77777777" w:rsidR="004C3AA7" w:rsidRDefault="004C3AA7" w:rsidP="004C3AA7">
            <w:r>
              <w:rPr>
                <w:sz w:val="20"/>
                <w:szCs w:val="20"/>
              </w:rPr>
              <w:t>DDoS</w:t>
            </w:r>
          </w:p>
        </w:tc>
        <w:tc>
          <w:tcPr>
            <w:tcW w:w="7320" w:type="dxa"/>
            <w:tcMar>
              <w:top w:w="70" w:type="dxa"/>
              <w:left w:w="100" w:type="dxa"/>
              <w:bottom w:w="70" w:type="dxa"/>
              <w:right w:w="100" w:type="dxa"/>
            </w:tcMar>
            <w:vAlign w:val="center"/>
            <w:tcPrChange w:id="1101" w:author="Joycell Sundararaj - Chaucer" w:date="2026-09-30T15:53:00Z" w16du:dateUtc="2026-09-30T14:53:00Z">
              <w:tcPr>
                <w:tcW w:w="7320" w:type="dxa"/>
                <w:tcMar>
                  <w:top w:w="70" w:type="dxa"/>
                  <w:left w:w="100" w:type="dxa"/>
                  <w:bottom w:w="70" w:type="dxa"/>
                  <w:right w:w="100" w:type="dxa"/>
                </w:tcMar>
                <w:vAlign w:val="center"/>
              </w:tcPr>
            </w:tcPrChange>
          </w:tcPr>
          <w:p w14:paraId="4C1A7A8E" w14:textId="77777777" w:rsidR="004C3AA7" w:rsidRDefault="004C3AA7" w:rsidP="004C3AA7">
            <w:r>
              <w:rPr>
                <w:sz w:val="20"/>
                <w:szCs w:val="20"/>
              </w:rPr>
              <w:t>Distributed Denial of Service</w:t>
            </w:r>
          </w:p>
        </w:tc>
      </w:tr>
      <w:tr w:rsidR="004C3AA7" w14:paraId="1614723C" w14:textId="77777777" w:rsidTr="004C3AA7">
        <w:tc>
          <w:tcPr>
            <w:tcW w:w="1980" w:type="dxa"/>
            <w:tcMar>
              <w:top w:w="70" w:type="dxa"/>
              <w:left w:w="100" w:type="dxa"/>
              <w:bottom w:w="70" w:type="dxa"/>
              <w:right w:w="100" w:type="dxa"/>
            </w:tcMar>
            <w:vAlign w:val="center"/>
            <w:tcPrChange w:id="1102" w:author="Joycell Sundararaj - Chaucer" w:date="2026-09-30T15:53:00Z" w16du:dateUtc="2026-09-30T14:53:00Z">
              <w:tcPr>
                <w:tcW w:w="1980" w:type="dxa"/>
                <w:tcMar>
                  <w:top w:w="70" w:type="dxa"/>
                  <w:left w:w="100" w:type="dxa"/>
                  <w:bottom w:w="70" w:type="dxa"/>
                  <w:right w:w="100" w:type="dxa"/>
                </w:tcMar>
                <w:vAlign w:val="center"/>
              </w:tcPr>
            </w:tcPrChange>
          </w:tcPr>
          <w:p w14:paraId="5CFCA5F9" w14:textId="77777777" w:rsidR="004C3AA7" w:rsidRDefault="004C3AA7" w:rsidP="004C3AA7">
            <w:r>
              <w:rPr>
                <w:sz w:val="20"/>
                <w:szCs w:val="20"/>
              </w:rPr>
              <w:t>SLA</w:t>
            </w:r>
          </w:p>
        </w:tc>
        <w:tc>
          <w:tcPr>
            <w:tcW w:w="7320" w:type="dxa"/>
            <w:tcMar>
              <w:top w:w="70" w:type="dxa"/>
              <w:left w:w="100" w:type="dxa"/>
              <w:bottom w:w="70" w:type="dxa"/>
              <w:right w:w="100" w:type="dxa"/>
            </w:tcMar>
            <w:vAlign w:val="center"/>
            <w:tcPrChange w:id="1103" w:author="Joycell Sundararaj - Chaucer" w:date="2026-09-30T15:53:00Z" w16du:dateUtc="2026-09-30T14:53:00Z">
              <w:tcPr>
                <w:tcW w:w="7320" w:type="dxa"/>
                <w:tcMar>
                  <w:top w:w="70" w:type="dxa"/>
                  <w:left w:w="100" w:type="dxa"/>
                  <w:bottom w:w="70" w:type="dxa"/>
                  <w:right w:w="100" w:type="dxa"/>
                </w:tcMar>
                <w:vAlign w:val="center"/>
              </w:tcPr>
            </w:tcPrChange>
          </w:tcPr>
          <w:p w14:paraId="6378384B" w14:textId="77777777" w:rsidR="004C3AA7" w:rsidRDefault="004C3AA7" w:rsidP="004C3AA7">
            <w:r>
              <w:rPr>
                <w:sz w:val="20"/>
                <w:szCs w:val="20"/>
              </w:rPr>
              <w:t>Service-Level Agreement</w:t>
            </w:r>
          </w:p>
        </w:tc>
      </w:tr>
      <w:tr w:rsidR="004C3AA7" w14:paraId="5D03BF8B" w14:textId="77777777" w:rsidTr="004C3AA7">
        <w:tc>
          <w:tcPr>
            <w:tcW w:w="1980" w:type="dxa"/>
            <w:tcMar>
              <w:top w:w="70" w:type="dxa"/>
              <w:left w:w="100" w:type="dxa"/>
              <w:bottom w:w="70" w:type="dxa"/>
              <w:right w:w="100" w:type="dxa"/>
            </w:tcMar>
            <w:vAlign w:val="center"/>
            <w:tcPrChange w:id="1104" w:author="Joycell Sundararaj - Chaucer" w:date="2026-09-30T15:53:00Z" w16du:dateUtc="2026-09-30T14:53:00Z">
              <w:tcPr>
                <w:tcW w:w="1980" w:type="dxa"/>
                <w:tcMar>
                  <w:top w:w="70" w:type="dxa"/>
                  <w:left w:w="100" w:type="dxa"/>
                  <w:bottom w:w="70" w:type="dxa"/>
                  <w:right w:w="100" w:type="dxa"/>
                </w:tcMar>
                <w:vAlign w:val="center"/>
              </w:tcPr>
            </w:tcPrChange>
          </w:tcPr>
          <w:p w14:paraId="296F2B3C" w14:textId="77777777" w:rsidR="004C3AA7" w:rsidRDefault="004C3AA7" w:rsidP="004C3AA7">
            <w:r>
              <w:rPr>
                <w:sz w:val="20"/>
                <w:szCs w:val="20"/>
              </w:rPr>
              <w:t>VNet</w:t>
            </w:r>
          </w:p>
        </w:tc>
        <w:tc>
          <w:tcPr>
            <w:tcW w:w="7320" w:type="dxa"/>
            <w:tcMar>
              <w:top w:w="70" w:type="dxa"/>
              <w:left w:w="100" w:type="dxa"/>
              <w:bottom w:w="70" w:type="dxa"/>
              <w:right w:w="100" w:type="dxa"/>
            </w:tcMar>
            <w:vAlign w:val="center"/>
            <w:tcPrChange w:id="1105" w:author="Joycell Sundararaj - Chaucer" w:date="2026-09-30T15:53:00Z" w16du:dateUtc="2026-09-30T14:53:00Z">
              <w:tcPr>
                <w:tcW w:w="7320" w:type="dxa"/>
                <w:tcMar>
                  <w:top w:w="70" w:type="dxa"/>
                  <w:left w:w="100" w:type="dxa"/>
                  <w:bottom w:w="70" w:type="dxa"/>
                  <w:right w:w="100" w:type="dxa"/>
                </w:tcMar>
                <w:vAlign w:val="center"/>
              </w:tcPr>
            </w:tcPrChange>
          </w:tcPr>
          <w:p w14:paraId="28DA628F" w14:textId="77777777" w:rsidR="004C3AA7" w:rsidRDefault="004C3AA7" w:rsidP="004C3AA7">
            <w:r>
              <w:rPr>
                <w:sz w:val="20"/>
                <w:szCs w:val="20"/>
              </w:rPr>
              <w:t>Azure Virtual Network</w:t>
            </w:r>
          </w:p>
        </w:tc>
      </w:tr>
      <w:tr w:rsidR="004C3AA7" w14:paraId="5DE947E1" w14:textId="77777777" w:rsidTr="004C3AA7">
        <w:tc>
          <w:tcPr>
            <w:tcW w:w="1980" w:type="dxa"/>
            <w:tcMar>
              <w:top w:w="70" w:type="dxa"/>
              <w:left w:w="100" w:type="dxa"/>
              <w:bottom w:w="70" w:type="dxa"/>
              <w:right w:w="100" w:type="dxa"/>
            </w:tcMar>
            <w:vAlign w:val="center"/>
            <w:tcPrChange w:id="1106" w:author="Joycell Sundararaj - Chaucer" w:date="2026-09-30T15:53:00Z" w16du:dateUtc="2026-09-30T14:53:00Z">
              <w:tcPr>
                <w:tcW w:w="1980" w:type="dxa"/>
                <w:tcMar>
                  <w:top w:w="70" w:type="dxa"/>
                  <w:left w:w="100" w:type="dxa"/>
                  <w:bottom w:w="70" w:type="dxa"/>
                  <w:right w:w="100" w:type="dxa"/>
                </w:tcMar>
                <w:vAlign w:val="center"/>
              </w:tcPr>
            </w:tcPrChange>
          </w:tcPr>
          <w:p w14:paraId="73D82F27" w14:textId="77777777" w:rsidR="004C3AA7" w:rsidRDefault="004C3AA7" w:rsidP="004C3AA7">
            <w:r>
              <w:rPr>
                <w:sz w:val="20"/>
                <w:szCs w:val="20"/>
              </w:rPr>
              <w:t>Private Link</w:t>
            </w:r>
          </w:p>
        </w:tc>
        <w:tc>
          <w:tcPr>
            <w:tcW w:w="7320" w:type="dxa"/>
            <w:tcMar>
              <w:top w:w="70" w:type="dxa"/>
              <w:left w:w="100" w:type="dxa"/>
              <w:bottom w:w="70" w:type="dxa"/>
              <w:right w:w="100" w:type="dxa"/>
            </w:tcMar>
            <w:vAlign w:val="center"/>
            <w:tcPrChange w:id="1107" w:author="Joycell Sundararaj - Chaucer" w:date="2026-09-30T15:53:00Z" w16du:dateUtc="2026-09-30T14:53:00Z">
              <w:tcPr>
                <w:tcW w:w="7320" w:type="dxa"/>
                <w:tcMar>
                  <w:top w:w="70" w:type="dxa"/>
                  <w:left w:w="100" w:type="dxa"/>
                  <w:bottom w:w="70" w:type="dxa"/>
                  <w:right w:w="100" w:type="dxa"/>
                </w:tcMar>
                <w:vAlign w:val="center"/>
              </w:tcPr>
            </w:tcPrChange>
          </w:tcPr>
          <w:p w14:paraId="4795EE71" w14:textId="77777777" w:rsidR="004C3AA7" w:rsidRDefault="004C3AA7" w:rsidP="004C3AA7">
            <w:r>
              <w:rPr>
                <w:sz w:val="20"/>
                <w:szCs w:val="20"/>
              </w:rPr>
              <w:t>Private connectivity to an Azure service over the Microsoft backbone</w:t>
            </w:r>
          </w:p>
        </w:tc>
      </w:tr>
    </w:tbl>
    <w:p w14:paraId="2E288E84" w14:textId="77777777" w:rsidR="004C3AA7" w:rsidRDefault="004C3AA7" w:rsidP="002D25EA">
      <w:pPr>
        <w:spacing w:after="140"/>
        <w:rPr>
          <w:ins w:id="1108" w:author="Joycell Sundararaj - Chaucer" w:date="2026-09-30T15:52:00Z" w16du:dateUtc="2026-09-30T14:52:00Z"/>
          <w:sz w:val="20"/>
          <w:szCs w:val="20"/>
        </w:rPr>
      </w:pPr>
    </w:p>
    <w:p w14:paraId="0C8CE1D2" w14:textId="77777777" w:rsidR="004C3AA7" w:rsidRPr="004D5371" w:rsidRDefault="004C3AA7" w:rsidP="002D25EA">
      <w:pPr>
        <w:spacing w:after="140"/>
        <w:rPr>
          <w:sz w:val="20"/>
          <w:szCs w:val="20"/>
        </w:rPr>
      </w:pPr>
    </w:p>
    <w:p w14:paraId="164CA4F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1109" w:name="_Toc241523901"/>
      <w:r w:rsidRPr="007F1FDD">
        <w:rPr>
          <w:rFonts w:asciiTheme="minorHAnsi" w:hAnsiTheme="minorHAnsi"/>
          <w:b w:val="0"/>
          <w:bCs w:val="0"/>
          <w:color w:val="1E2761"/>
          <w:sz w:val="24"/>
          <w:szCs w:val="24"/>
          <w:lang w:eastAsia="en-US"/>
        </w:rPr>
        <w:lastRenderedPageBreak/>
        <w:t>Sample Policy Fragments, Naming and OpenAPI Skeleton</w:t>
      </w:r>
      <w:bookmarkEnd w:id="1109"/>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38E4CBA5" w:rsidR="002D25EA" w:rsidRPr="004D5371" w:rsidRDefault="002D25EA" w:rsidP="002D25EA">
      <w:pPr>
        <w:spacing w:after="140"/>
        <w:rPr>
          <w:sz w:val="20"/>
          <w:szCs w:val="20"/>
        </w:rPr>
      </w:pPr>
      <w:r w:rsidRPr="00EA03B8">
        <w:rPr>
          <w:b/>
          <w:bCs/>
          <w:sz w:val="20"/>
          <w:szCs w:val="20"/>
        </w:rPr>
        <w:t>JWT validation (inbound)</w:t>
      </w:r>
      <w:r w:rsidR="00EA03B8" w:rsidRPr="00EA03B8">
        <w:rPr>
          <w:b/>
          <w:bCs/>
          <w:sz w:val="20"/>
          <w:szCs w:val="20"/>
        </w:rPr>
        <w:t xml:space="preserve"> with </w:t>
      </w:r>
      <w:r w:rsidRPr="00EA03B8">
        <w:rPr>
          <w:b/>
          <w:bCs/>
          <w:sz w:val="20"/>
          <w:szCs w:val="20"/>
        </w:rPr>
        <w:t>Entra ID</w:t>
      </w:r>
      <w:r w:rsidRPr="004D5371">
        <w:rPr>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EA03B8" w:rsidRDefault="002D25EA" w:rsidP="002D25EA">
      <w:pPr>
        <w:spacing w:after="140"/>
        <w:rPr>
          <w:b/>
          <w:bCs/>
          <w:sz w:val="20"/>
          <w:szCs w:val="20"/>
        </w:rPr>
      </w:pPr>
      <w:r w:rsidRPr="00EA03B8">
        <w:rPr>
          <w:b/>
          <w:bCs/>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1F9B4696" w:rsidR="002D25EA" w:rsidRPr="00EA03B8" w:rsidRDefault="002D25EA" w:rsidP="002D25EA">
      <w:pPr>
        <w:spacing w:after="140"/>
        <w:rPr>
          <w:b/>
          <w:bCs/>
          <w:sz w:val="20"/>
          <w:szCs w:val="20"/>
        </w:rPr>
      </w:pPr>
      <w:r w:rsidRPr="00EA03B8">
        <w:rPr>
          <w:b/>
          <w:bCs/>
          <w:sz w:val="20"/>
          <w:szCs w:val="20"/>
        </w:rPr>
        <w:t>Sunset header during a deprecation window</w:t>
      </w:r>
      <w:r w:rsidR="00EA03B8" w:rsidRPr="00EA03B8">
        <w:rPr>
          <w:b/>
          <w:bCs/>
          <w:sz w:val="20"/>
          <w:szCs w:val="20"/>
        </w:rPr>
        <w:t>:</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EA03B8" w:rsidRDefault="002D25EA" w:rsidP="002D25EA">
      <w:pPr>
        <w:spacing w:after="140"/>
        <w:rPr>
          <w:b/>
          <w:bCs/>
          <w:sz w:val="20"/>
          <w:szCs w:val="20"/>
        </w:rPr>
      </w:pPr>
      <w:r w:rsidRPr="00EA03B8">
        <w:rPr>
          <w:b/>
          <w:bCs/>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EA03B8" w:rsidRDefault="002D25EA" w:rsidP="002D25EA">
      <w:pPr>
        <w:spacing w:after="140"/>
        <w:rPr>
          <w:b/>
          <w:bCs/>
          <w:sz w:val="20"/>
          <w:szCs w:val="20"/>
        </w:rPr>
      </w:pPr>
      <w:r w:rsidRPr="00EA03B8">
        <w:rPr>
          <w:b/>
          <w:bCs/>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APIM instance  : apim-organization-prod-uksouth</w:t>
            </w:r>
          </w:p>
          <w:p w14:paraId="5A6FAAEB" w14:textId="77777777" w:rsidR="002D25EA" w:rsidRDefault="002D25EA" w:rsidP="000156B8">
            <w:r>
              <w:rPr>
                <w:color w:val="1E2761"/>
                <w:sz w:val="20"/>
                <w:szCs w:val="20"/>
              </w:rPr>
              <w:t>API path       : /api/claims/v2/claims</w:t>
            </w:r>
          </w:p>
          <w:p w14:paraId="08FCDFF4" w14:textId="77777777" w:rsidR="002D25EA" w:rsidRDefault="002D25EA" w:rsidP="000156B8">
            <w:r>
              <w:rPr>
                <w:color w:val="1E2761"/>
                <w:sz w:val="20"/>
                <w:szCs w:val="20"/>
              </w:rPr>
              <w:t>Named value    : nv-claims-backend-baseurl</w:t>
            </w:r>
          </w:p>
          <w:p w14:paraId="68283A4D" w14:textId="77777777" w:rsidR="002D25EA" w:rsidRDefault="002D25EA" w:rsidP="000156B8">
            <w:r>
              <w:rPr>
                <w:color w:val="1E2761"/>
                <w:sz w:val="20"/>
                <w:szCs w:val="20"/>
              </w:rPr>
              <w:t>Product        : prod-external-broker</w:t>
            </w:r>
          </w:p>
          <w:p w14:paraId="6A5191AF" w14:textId="77777777" w:rsidR="002D25EA" w:rsidRDefault="002D25EA" w:rsidP="000156B8">
            <w:r>
              <w:rPr>
                <w:color w:val="1E2761"/>
                <w:sz w:val="20"/>
                <w:szCs w:val="20"/>
              </w:rPr>
              <w:t>Entra group    : grp-apim-external-broker</w:t>
            </w:r>
          </w:p>
        </w:tc>
      </w:tr>
    </w:tbl>
    <w:p w14:paraId="28467C84" w14:textId="77777777" w:rsidR="002D25EA" w:rsidRPr="00EA03B8" w:rsidRDefault="002D25EA" w:rsidP="002D25EA">
      <w:pPr>
        <w:spacing w:after="140"/>
        <w:rPr>
          <w:b/>
          <w:bCs/>
          <w:sz w:val="20"/>
          <w:szCs w:val="20"/>
        </w:rPr>
      </w:pPr>
      <w:r w:rsidRPr="00EA03B8">
        <w:rPr>
          <w:b/>
          <w:bCs/>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lastRenderedPageBreak/>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2A3D92F1" w14:textId="6C7E7176" w:rsidR="00D36A15" w:rsidRPr="007F1FDD" w:rsidRDefault="00CE4F9E">
      <w:pPr>
        <w:pStyle w:val="Heading2"/>
        <w:rPr>
          <w:rFonts w:asciiTheme="minorHAnsi" w:hAnsiTheme="minorHAnsi"/>
          <w:b w:val="0"/>
          <w:bCs w:val="0"/>
          <w:color w:val="1E2761"/>
          <w:sz w:val="24"/>
          <w:szCs w:val="24"/>
          <w:lang w:eastAsia="en-US"/>
        </w:rPr>
      </w:pPr>
      <w:bookmarkStart w:id="1110" w:name="_Toc241523902"/>
      <w:r>
        <w:rPr>
          <w:rFonts w:asciiTheme="minorHAnsi" w:hAnsiTheme="minorHAnsi"/>
          <w:b w:val="0"/>
          <w:bCs w:val="0"/>
          <w:color w:val="1E2761"/>
          <w:sz w:val="24"/>
          <w:szCs w:val="24"/>
          <w:lang w:eastAsia="en-US"/>
        </w:rPr>
        <w:lastRenderedPageBreak/>
        <w:t xml:space="preserve">APIM </w:t>
      </w:r>
      <w:r w:rsidRPr="007F1FDD">
        <w:rPr>
          <w:rFonts w:asciiTheme="minorHAnsi" w:hAnsiTheme="minorHAnsi"/>
          <w:b w:val="0"/>
          <w:bCs w:val="0"/>
          <w:color w:val="1E2761"/>
          <w:sz w:val="24"/>
          <w:szCs w:val="24"/>
          <w:lang w:eastAsia="en-US"/>
        </w:rPr>
        <w:t xml:space="preserve">End-to-end build and </w:t>
      </w:r>
      <w:r>
        <w:rPr>
          <w:rFonts w:asciiTheme="minorHAnsi" w:hAnsiTheme="minorHAnsi"/>
          <w:b w:val="0"/>
          <w:bCs w:val="0"/>
          <w:color w:val="1E2761"/>
          <w:sz w:val="24"/>
          <w:szCs w:val="24"/>
          <w:lang w:eastAsia="en-US"/>
        </w:rPr>
        <w:t xml:space="preserve">API </w:t>
      </w:r>
      <w:r w:rsidRPr="007F1FDD">
        <w:rPr>
          <w:rFonts w:asciiTheme="minorHAnsi" w:hAnsiTheme="minorHAnsi"/>
          <w:b w:val="0"/>
          <w:bCs w:val="0"/>
          <w:color w:val="1E2761"/>
          <w:sz w:val="24"/>
          <w:szCs w:val="24"/>
          <w:lang w:eastAsia="en-US"/>
        </w:rPr>
        <w:t xml:space="preserve">onboarding </w:t>
      </w:r>
      <w:r>
        <w:rPr>
          <w:rFonts w:asciiTheme="minorHAnsi" w:hAnsiTheme="minorHAnsi"/>
          <w:b w:val="0"/>
          <w:bCs w:val="0"/>
          <w:color w:val="1E2761"/>
          <w:sz w:val="24"/>
          <w:szCs w:val="24"/>
          <w:lang w:eastAsia="en-US"/>
        </w:rPr>
        <w:t>flow</w:t>
      </w:r>
      <w:bookmarkEnd w:id="1110"/>
    </w:p>
    <w:p w14:paraId="48F0FEDD" w14:textId="3A6CB2FD" w:rsidR="003F677B" w:rsidRPr="003F677B" w:rsidRDefault="003F677B" w:rsidP="003F677B">
      <w:pPr>
        <w:spacing w:before="120" w:after="120"/>
        <w:rPr>
          <w:sz w:val="20"/>
          <w:szCs w:val="20"/>
          <w:lang w:val="en-IN"/>
        </w:rPr>
      </w:pPr>
      <w:r w:rsidRPr="003F677B">
        <w:rPr>
          <w:sz w:val="20"/>
          <w:szCs w:val="20"/>
          <w:lang w:val="en-IN"/>
        </w:rPr>
        <w:t xml:space="preserve">This appendix synthesizes the complete platform journey into a single end-to-end </w:t>
      </w:r>
      <w:r w:rsidR="00EA03B8" w:rsidRPr="003F677B">
        <w:rPr>
          <w:sz w:val="20"/>
          <w:szCs w:val="20"/>
          <w:lang w:val="en-IN"/>
        </w:rPr>
        <w:t>swim lane</w:t>
      </w:r>
      <w:r w:rsidRPr="003F677B">
        <w:rPr>
          <w:sz w:val="20"/>
          <w:szCs w:val="20"/>
          <w:lang w:val="en-IN"/>
        </w:rPr>
        <w:t xml:space="preserve"> diagram. Positioned as the final summary, it maps the lifecycle from business need through go-live to ongoing API onboarding.</w:t>
      </w:r>
    </w:p>
    <w:p w14:paraId="606E35A8" w14:textId="77777777" w:rsidR="003F677B" w:rsidRPr="003F677B" w:rsidRDefault="003F677B" w:rsidP="003F677B">
      <w:pPr>
        <w:spacing w:before="120" w:after="120"/>
        <w:rPr>
          <w:sz w:val="20"/>
          <w:szCs w:val="20"/>
          <w:lang w:val="en-IN"/>
        </w:rPr>
      </w:pPr>
      <w:r w:rsidRPr="003F677B">
        <w:rPr>
          <w:b/>
          <w:bCs/>
          <w:sz w:val="20"/>
          <w:szCs w:val="20"/>
          <w:lang w:val="en-IN"/>
        </w:rPr>
        <w:t>How to Read the Diagram:</w:t>
      </w:r>
    </w:p>
    <w:p w14:paraId="7F0D51E8"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Phases (Columns):</w:t>
      </w:r>
      <w:r w:rsidRPr="003F677B">
        <w:rPr>
          <w:sz w:val="20"/>
          <w:szCs w:val="20"/>
          <w:lang w:val="en-IN"/>
        </w:rPr>
        <w:t xml:space="preserve"> Read left-to-right across seven sequential execution phases.</w:t>
      </w:r>
    </w:p>
    <w:p w14:paraId="3D0C365B"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Ownership (Rows):</w:t>
      </w:r>
      <w:r w:rsidRPr="003F677B">
        <w:rPr>
          <w:sz w:val="20"/>
          <w:szCs w:val="20"/>
          <w:lang w:val="en-IN"/>
        </w:rPr>
        <w:t xml:space="preserve"> Read top-to-bottom to see which team owns each activity.</w:t>
      </w:r>
    </w:p>
    <w:p w14:paraId="188E0B5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Handovers &amp; Gates:</w:t>
      </w:r>
      <w:r w:rsidRPr="003F677B">
        <w:rPr>
          <w:sz w:val="20"/>
          <w:szCs w:val="20"/>
          <w:lang w:val="en-IN"/>
        </w:rPr>
        <w:t xml:space="preserve"> Arrows indicate team handovers; red markers highlight mandatory Technical Design Authority (TDA) approval gates.</w:t>
      </w:r>
    </w:p>
    <w:p w14:paraId="1C54D621" w14:textId="77777777" w:rsidR="003F677B" w:rsidRPr="003F677B" w:rsidRDefault="003F677B" w:rsidP="003F677B">
      <w:pPr>
        <w:numPr>
          <w:ilvl w:val="0"/>
          <w:numId w:val="17"/>
        </w:numPr>
        <w:spacing w:before="120" w:after="120"/>
        <w:rPr>
          <w:sz w:val="20"/>
          <w:szCs w:val="20"/>
          <w:lang w:val="en-IN"/>
        </w:rPr>
      </w:pPr>
      <w:r w:rsidRPr="003F677B">
        <w:rPr>
          <w:b/>
          <w:bCs/>
          <w:sz w:val="20"/>
          <w:szCs w:val="20"/>
          <w:lang w:val="en-IN"/>
        </w:rPr>
        <w:t>Document References:</w:t>
      </w:r>
      <w:r w:rsidRPr="003F677B">
        <w:rPr>
          <w:sz w:val="20"/>
          <w:szCs w:val="20"/>
          <w:lang w:val="en-IN"/>
        </w:rPr>
        <w:t xml:space="preserve"> Each activity box cites its corresponding HLD section for detailed reference.</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3566160"/>
                    </a:xfrm>
                    <a:prstGeom prst="rect">
                      <a:avLst/>
                    </a:prstGeom>
                  </pic:spPr>
                </pic:pic>
              </a:graphicData>
            </a:graphic>
          </wp:inline>
        </w:drawing>
      </w:r>
    </w:p>
    <w:p w14:paraId="7E5AC506" w14:textId="355BDEA2" w:rsidR="00D36A15" w:rsidRDefault="000156B8">
      <w:pPr>
        <w:spacing w:after="180"/>
        <w:jc w:val="center"/>
      </w:pPr>
      <w:bookmarkStart w:id="1111" w:name="_Figure_34"/>
      <w:r>
        <w:rPr>
          <w:i/>
          <w:iCs/>
          <w:color w:val="666666"/>
          <w:sz w:val="18"/>
          <w:szCs w:val="18"/>
        </w:rPr>
        <w:t xml:space="preserve">Figure 34: APIM platform </w:t>
      </w:r>
      <w:bookmarkEnd w:id="1111"/>
      <w:r w:rsidR="00A65561">
        <w:rPr>
          <w:i/>
          <w:iCs/>
          <w:color w:val="666666"/>
          <w:sz w:val="18"/>
          <w:szCs w:val="18"/>
        </w:rPr>
        <w:t>builds</w:t>
      </w:r>
      <w:r>
        <w:rPr>
          <w:i/>
          <w:iCs/>
          <w:color w:val="666666"/>
          <w:sz w:val="18"/>
          <w:szCs w:val="18"/>
        </w:rPr>
        <w:t xml:space="preserve"> and API onboarding </w:t>
      </w:r>
      <w:r w:rsidR="00A65561">
        <w:rPr>
          <w:i/>
          <w:iCs/>
          <w:color w:val="666666"/>
          <w:sz w:val="18"/>
          <w:szCs w:val="18"/>
        </w:rPr>
        <w:t>swim lane</w:t>
      </w:r>
      <w:r>
        <w:rPr>
          <w:i/>
          <w:iCs/>
          <w:color w:val="666666"/>
          <w:sz w:val="18"/>
          <w:szCs w:val="18"/>
        </w:rPr>
        <w:t>, from business requirement to production consumption</w:t>
      </w:r>
    </w:p>
    <w:p w14:paraId="067CE8D0" w14:textId="77777777" w:rsidR="003F677B" w:rsidRPr="003F677B" w:rsidRDefault="003F677B" w:rsidP="003F677B">
      <w:pPr>
        <w:spacing w:after="140"/>
        <w:rPr>
          <w:b/>
          <w:bCs/>
          <w:sz w:val="20"/>
          <w:szCs w:val="20"/>
          <w:lang w:val="en-IN"/>
        </w:rPr>
      </w:pPr>
      <w:r w:rsidRPr="003F677B">
        <w:rPr>
          <w:b/>
          <w:bCs/>
          <w:sz w:val="20"/>
          <w:szCs w:val="20"/>
          <w:lang w:val="en-IN"/>
        </w:rPr>
        <w:t>Platform Implementation Roadmap &amp; Team Execution</w:t>
      </w:r>
    </w:p>
    <w:p w14:paraId="00FC150F" w14:textId="3AFCB3F5" w:rsidR="003F677B" w:rsidRPr="003F677B" w:rsidRDefault="003F677B" w:rsidP="003F677B">
      <w:pPr>
        <w:spacing w:after="140"/>
        <w:rPr>
          <w:sz w:val="20"/>
          <w:szCs w:val="20"/>
          <w:lang w:val="en-IN"/>
        </w:rPr>
      </w:pPr>
      <w:r w:rsidRPr="003F677B">
        <w:rPr>
          <w:sz w:val="20"/>
          <w:szCs w:val="20"/>
          <w:lang w:val="en-IN"/>
        </w:rPr>
        <w:t xml:space="preserve">This appendix synthesizes the preceding design sections into a single, end-to-end </w:t>
      </w:r>
      <w:r w:rsidR="00A65561" w:rsidRPr="003F677B">
        <w:rPr>
          <w:sz w:val="20"/>
          <w:szCs w:val="20"/>
          <w:lang w:val="en-IN"/>
        </w:rPr>
        <w:t>swim lane</w:t>
      </w:r>
      <w:r w:rsidRPr="003F677B">
        <w:rPr>
          <w:sz w:val="20"/>
          <w:szCs w:val="20"/>
          <w:lang w:val="en-IN"/>
        </w:rPr>
        <w:t xml:space="preserve"> diagram, mapping the platform journey from initial business demand to a live operational state.</w:t>
      </w:r>
    </w:p>
    <w:p w14:paraId="61C09B57" w14:textId="77777777" w:rsidR="003F677B" w:rsidRPr="003F677B" w:rsidRDefault="003F677B" w:rsidP="003F677B">
      <w:pPr>
        <w:spacing w:after="140"/>
        <w:rPr>
          <w:b/>
          <w:bCs/>
          <w:sz w:val="20"/>
          <w:szCs w:val="20"/>
          <w:lang w:val="en-IN"/>
        </w:rPr>
      </w:pPr>
      <w:r w:rsidRPr="003F677B">
        <w:rPr>
          <w:b/>
          <w:bCs/>
          <w:sz w:val="20"/>
          <w:szCs w:val="20"/>
          <w:lang w:val="en-IN"/>
        </w:rPr>
        <w:t>Key Planning Takeaways</w:t>
      </w:r>
    </w:p>
    <w:p w14:paraId="35144FF8" w14:textId="77777777" w:rsidR="003F677B" w:rsidRPr="003F677B" w:rsidRDefault="003F677B" w:rsidP="003F677B">
      <w:pPr>
        <w:spacing w:after="140"/>
        <w:rPr>
          <w:sz w:val="20"/>
          <w:szCs w:val="20"/>
          <w:lang w:val="en-IN"/>
        </w:rPr>
      </w:pPr>
      <w:r w:rsidRPr="003F677B">
        <w:rPr>
          <w:sz w:val="20"/>
          <w:szCs w:val="20"/>
          <w:lang w:val="en-IN"/>
        </w:rPr>
        <w:t>Standing up the APIM platform is a sequenced, multi-team program with a clear critical path:</w:t>
      </w:r>
    </w:p>
    <w:p w14:paraId="674CA998" w14:textId="77777777" w:rsidR="003F677B" w:rsidRPr="003F677B" w:rsidRDefault="003F677B" w:rsidP="003F677B">
      <w:pPr>
        <w:numPr>
          <w:ilvl w:val="0"/>
          <w:numId w:val="18"/>
        </w:numPr>
        <w:spacing w:after="140"/>
        <w:rPr>
          <w:sz w:val="20"/>
          <w:szCs w:val="20"/>
          <w:lang w:val="en-IN"/>
        </w:rPr>
      </w:pPr>
      <w:r w:rsidRPr="003F677B">
        <w:rPr>
          <w:sz w:val="20"/>
          <w:szCs w:val="20"/>
          <w:lang w:val="en-IN"/>
        </w:rPr>
        <w:t>Architecture &amp; Governance: TDA sign-off and baseline design approval.</w:t>
      </w:r>
    </w:p>
    <w:p w14:paraId="03131785" w14:textId="77777777" w:rsidR="003F677B" w:rsidRPr="003F677B" w:rsidRDefault="003F677B" w:rsidP="003F677B">
      <w:pPr>
        <w:numPr>
          <w:ilvl w:val="0"/>
          <w:numId w:val="18"/>
        </w:numPr>
        <w:spacing w:after="140"/>
        <w:rPr>
          <w:sz w:val="20"/>
          <w:szCs w:val="20"/>
          <w:lang w:val="en-IN"/>
        </w:rPr>
      </w:pPr>
      <w:r w:rsidRPr="003F677B">
        <w:rPr>
          <w:sz w:val="20"/>
          <w:szCs w:val="20"/>
          <w:lang w:val="en-IN"/>
        </w:rPr>
        <w:t>Infrastructure Build: Parallel execution of platform and network provisioning.</w:t>
      </w:r>
    </w:p>
    <w:p w14:paraId="0E7A00FE" w14:textId="77777777" w:rsidR="003F677B" w:rsidRPr="003F677B" w:rsidRDefault="003F677B" w:rsidP="003F677B">
      <w:pPr>
        <w:numPr>
          <w:ilvl w:val="0"/>
          <w:numId w:val="18"/>
        </w:numPr>
        <w:spacing w:after="140"/>
        <w:rPr>
          <w:sz w:val="20"/>
          <w:szCs w:val="20"/>
          <w:lang w:val="en-IN"/>
        </w:rPr>
      </w:pPr>
      <w:r w:rsidRPr="003F677B">
        <w:rPr>
          <w:sz w:val="20"/>
          <w:szCs w:val="20"/>
          <w:lang w:val="en-IN"/>
        </w:rPr>
        <w:t>Validation &amp; Readiness: Security assessment, APIOps integration, and operational handover.</w:t>
      </w:r>
    </w:p>
    <w:p w14:paraId="7984C22D" w14:textId="77777777" w:rsidR="003F677B" w:rsidRPr="003F677B" w:rsidRDefault="003F677B" w:rsidP="003F677B">
      <w:pPr>
        <w:numPr>
          <w:ilvl w:val="0"/>
          <w:numId w:val="18"/>
        </w:numPr>
        <w:spacing w:after="140"/>
        <w:rPr>
          <w:sz w:val="20"/>
          <w:szCs w:val="20"/>
          <w:lang w:val="en-IN"/>
        </w:rPr>
      </w:pPr>
      <w:r w:rsidRPr="003F677B">
        <w:rPr>
          <w:sz w:val="20"/>
          <w:szCs w:val="20"/>
          <w:lang w:val="en-IN"/>
        </w:rPr>
        <w:lastRenderedPageBreak/>
        <w:t>Go-Live Gate: Final operational acceptance sign-off.</w:t>
      </w:r>
    </w:p>
    <w:p w14:paraId="751A2823" w14:textId="77777777" w:rsidR="003F677B" w:rsidRPr="003F677B" w:rsidRDefault="003F677B" w:rsidP="003F677B">
      <w:pPr>
        <w:numPr>
          <w:ilvl w:val="0"/>
          <w:numId w:val="18"/>
        </w:numPr>
        <w:spacing w:after="140"/>
        <w:rPr>
          <w:sz w:val="20"/>
          <w:szCs w:val="20"/>
          <w:lang w:val="en-IN"/>
        </w:rPr>
      </w:pPr>
      <w:r w:rsidRPr="003F677B">
        <w:rPr>
          <w:sz w:val="20"/>
          <w:szCs w:val="20"/>
          <w:lang w:val="en-IN"/>
        </w:rPr>
        <w:t>Continuous Onboarding: Application teams begin onboarding APIs only after the platform go-live gate is passed.</w:t>
      </w:r>
    </w:p>
    <w:p w14:paraId="0782C738" w14:textId="77777777" w:rsidR="003F677B" w:rsidRPr="003F677B" w:rsidRDefault="003F677B" w:rsidP="003F677B">
      <w:pPr>
        <w:spacing w:after="140"/>
        <w:rPr>
          <w:b/>
          <w:bCs/>
          <w:sz w:val="20"/>
          <w:szCs w:val="20"/>
          <w:lang w:val="en-IN"/>
        </w:rPr>
      </w:pPr>
      <w:r w:rsidRPr="003F677B">
        <w:rPr>
          <w:b/>
          <w:bCs/>
          <w:sz w:val="20"/>
          <w:szCs w:val="20"/>
          <w:lang w:val="en-IN"/>
        </w:rPr>
        <w:t>How to Read the Swimlane Diagram</w:t>
      </w:r>
    </w:p>
    <w:p w14:paraId="3F21769A" w14:textId="77777777" w:rsidR="003F677B" w:rsidRPr="003F677B" w:rsidRDefault="003F677B" w:rsidP="003F677B">
      <w:pPr>
        <w:numPr>
          <w:ilvl w:val="0"/>
          <w:numId w:val="19"/>
        </w:numPr>
        <w:spacing w:after="140"/>
        <w:rPr>
          <w:sz w:val="20"/>
          <w:szCs w:val="20"/>
          <w:lang w:val="en-IN"/>
        </w:rPr>
      </w:pPr>
      <w:r w:rsidRPr="003F677B">
        <w:rPr>
          <w:sz w:val="20"/>
          <w:szCs w:val="20"/>
          <w:lang w:val="en-IN"/>
        </w:rPr>
        <w:t>Phases (Columns): Read left-to-right across the seven sequential execution phases.</w:t>
      </w:r>
    </w:p>
    <w:p w14:paraId="01CFC1D3" w14:textId="77777777" w:rsidR="003F677B" w:rsidRPr="003F677B" w:rsidRDefault="003F677B" w:rsidP="003F677B">
      <w:pPr>
        <w:numPr>
          <w:ilvl w:val="0"/>
          <w:numId w:val="19"/>
        </w:numPr>
        <w:spacing w:after="140"/>
        <w:rPr>
          <w:sz w:val="20"/>
          <w:szCs w:val="20"/>
          <w:lang w:val="en-IN"/>
        </w:rPr>
      </w:pPr>
      <w:r w:rsidRPr="003F677B">
        <w:rPr>
          <w:sz w:val="20"/>
          <w:szCs w:val="20"/>
          <w:lang w:val="en-IN"/>
        </w:rPr>
        <w:t>Ownership (Rows): Read top-to-bottom to see which team owns each specific activity.</w:t>
      </w:r>
    </w:p>
    <w:p w14:paraId="1A4B60E5" w14:textId="77777777" w:rsidR="003F677B" w:rsidRPr="003F677B" w:rsidRDefault="003F677B" w:rsidP="003F677B">
      <w:pPr>
        <w:numPr>
          <w:ilvl w:val="0"/>
          <w:numId w:val="19"/>
        </w:numPr>
        <w:spacing w:after="140"/>
        <w:rPr>
          <w:sz w:val="20"/>
          <w:szCs w:val="20"/>
          <w:lang w:val="en-IN"/>
        </w:rPr>
      </w:pPr>
      <w:r w:rsidRPr="003F677B">
        <w:rPr>
          <w:sz w:val="20"/>
          <w:szCs w:val="20"/>
          <w:lang w:val="en-IN"/>
        </w:rPr>
        <w:t>Handovers &amp; Gates: Arrows indicate team handovers, while red markers highlight mandatory TDA approval gates.</w:t>
      </w:r>
    </w:p>
    <w:p w14:paraId="58D0EF3C" w14:textId="77777777" w:rsidR="003F677B" w:rsidRPr="003F677B" w:rsidRDefault="003F677B" w:rsidP="003F677B">
      <w:pPr>
        <w:numPr>
          <w:ilvl w:val="0"/>
          <w:numId w:val="19"/>
        </w:numPr>
        <w:spacing w:after="140"/>
        <w:rPr>
          <w:sz w:val="20"/>
          <w:szCs w:val="20"/>
          <w:lang w:val="en-IN"/>
        </w:rPr>
      </w:pPr>
      <w:r w:rsidRPr="003F677B">
        <w:rPr>
          <w:sz w:val="20"/>
          <w:szCs w:val="20"/>
          <w:lang w:val="en-IN"/>
        </w:rPr>
        <w:t>Section References: Each activity box references its corresponding HLD section for detailed technical specifications.</w:t>
      </w:r>
    </w:p>
    <w:p w14:paraId="7B456C4A" w14:textId="7D82301E" w:rsidR="00D36A15" w:rsidRPr="003F677B" w:rsidRDefault="00D36A15" w:rsidP="003F677B">
      <w:pPr>
        <w:spacing w:after="140"/>
        <w:rPr>
          <w:lang w:val="en-IN"/>
        </w:rPr>
      </w:pPr>
    </w:p>
    <w:sectPr w:rsidR="00D36A15" w:rsidRPr="003F677B" w:rsidSect="00C2163D">
      <w:headerReference w:type="first" r:id="rId67"/>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khil Rokade - Chaucer" w:date="2026-09-30T14:38:00Z" w:initials="NR">
    <w:p w14:paraId="16E5D9A9" w14:textId="77777777" w:rsidR="00730206" w:rsidRDefault="00730206" w:rsidP="00730206">
      <w:pPr>
        <w:pStyle w:val="CommentText"/>
      </w:pPr>
      <w:r>
        <w:rPr>
          <w:rStyle w:val="CommentReference"/>
        </w:rPr>
        <w:annotationRef/>
      </w:r>
      <w:r>
        <w:t>Need NFR</w:t>
      </w:r>
    </w:p>
  </w:comment>
  <w:comment w:id="26" w:author="Joycell Sundararaj - Chaucer" w:date="2026-09-29T21:20:00Z" w:initials="JS">
    <w:p w14:paraId="18993AC4" w14:textId="0DAD0212" w:rsidR="00CD37A7" w:rsidRDefault="00C15EAF" w:rsidP="00CD37A7">
      <w:pPr>
        <w:pStyle w:val="CommentText"/>
      </w:pPr>
      <w:r>
        <w:rPr>
          <w:rStyle w:val="CommentReference"/>
        </w:rPr>
        <w:annotationRef/>
      </w:r>
      <w:r w:rsidR="00CD37A7">
        <w:t xml:space="preserve">This part of the scope goes into detail on how we are implementing it while the other sentences talk about </w:t>
      </w:r>
      <w:r w:rsidR="004312D4">
        <w:t>the scope</w:t>
      </w:r>
      <w:r w:rsidR="00CD37A7">
        <w:t xml:space="preserve"> in general. We can keep it generic</w:t>
      </w:r>
    </w:p>
  </w:comment>
  <w:comment w:id="27" w:author="Puneet Kumar - Chaucer" w:date="2026-09-30T09:41:00Z" w:initials="PK">
    <w:p w14:paraId="22DBB49E" w14:textId="77777777" w:rsidR="00F31991" w:rsidRDefault="00F31991" w:rsidP="00F31991">
      <w:pPr>
        <w:pStyle w:val="CommentText"/>
      </w:pPr>
      <w:r>
        <w:rPr>
          <w:rStyle w:val="CommentReference"/>
        </w:rPr>
        <w:annotationRef/>
      </w:r>
      <w:r>
        <w:t>yes</w:t>
      </w:r>
    </w:p>
  </w:comment>
  <w:comment w:id="32" w:author="Joycell Sundararaj - Chaucer" w:date="2026-09-29T21:27:00Z" w:initials="JS">
    <w:p w14:paraId="0B8820AC" w14:textId="45A4BDCA" w:rsidR="003C791C" w:rsidRDefault="003C791C" w:rsidP="003C791C">
      <w:pPr>
        <w:pStyle w:val="CommentText"/>
      </w:pPr>
      <w:r>
        <w:rPr>
          <w:rStyle w:val="CommentReference"/>
        </w:rPr>
        <w:annotationRef/>
      </w:r>
      <w:r>
        <w:t xml:space="preserve">Although the section is good, I believe Section 2.4 and 2.5 feel more relevant to this doc </w:t>
      </w:r>
    </w:p>
  </w:comment>
  <w:comment w:id="65" w:author="Nikhil Rokade - Chaucer" w:date="2026-09-30T11:26:00Z" w:initials="NR">
    <w:p w14:paraId="677E8BBE" w14:textId="77777777" w:rsidR="008B12EF" w:rsidRDefault="00B55371" w:rsidP="008B12EF">
      <w:pPr>
        <w:pStyle w:val="CommentText"/>
      </w:pPr>
      <w:r>
        <w:rPr>
          <w:rStyle w:val="CommentReference"/>
        </w:rPr>
        <w:annotationRef/>
      </w:r>
      <w:r w:rsidR="008B12EF">
        <w:t>Not required. 2.5 is sufficient.</w:t>
      </w:r>
    </w:p>
  </w:comment>
  <w:comment w:id="123" w:author="Nikhil Rokade - Chaucer" w:date="2026-09-30T11:45:00Z" w:initials="NR">
    <w:p w14:paraId="5F1A1A1C" w14:textId="77777777" w:rsidR="006B669A" w:rsidRDefault="006B669A" w:rsidP="006B669A">
      <w:pPr>
        <w:pStyle w:val="CommentText"/>
      </w:pPr>
      <w:r>
        <w:rPr>
          <w:rStyle w:val="CommentReference"/>
        </w:rPr>
        <w:annotationRef/>
      </w:r>
      <w:r>
        <w:t>Need link to appropriate section</w:t>
      </w:r>
    </w:p>
  </w:comment>
  <w:comment w:id="127" w:author="Nikhil Rokade - Chaucer" w:date="2026-09-21T17:30:00Z" w:initials="NR">
    <w:p w14:paraId="45F836DC" w14:textId="77777777" w:rsidR="009D2B70" w:rsidRDefault="009D2B70" w:rsidP="00572FC9">
      <w:pPr>
        <w:pStyle w:val="CommentText"/>
      </w:pPr>
      <w:r>
        <w:rPr>
          <w:rStyle w:val="CommentReference"/>
        </w:rPr>
        <w:annotationRef/>
      </w:r>
      <w:r>
        <w:t xml:space="preserve">Need to clearly specify our choice here. </w:t>
      </w:r>
    </w:p>
  </w:comment>
  <w:comment w:id="128" w:author="Puneet Kumar [2]" w:date="2026-09-26T15:37:00Z" w:initials="PK">
    <w:p w14:paraId="5E5D76CD" w14:textId="77777777" w:rsidR="009D2B70" w:rsidRDefault="009D2B70">
      <w:pPr>
        <w:pStyle w:val="CommentText"/>
      </w:pPr>
      <w:r>
        <w:rPr>
          <w:rStyle w:val="CommentReference"/>
        </w:rPr>
        <w:annotationRef/>
      </w:r>
      <w:r>
        <w:t>Added</w:t>
      </w:r>
    </w:p>
  </w:comment>
  <w:comment w:id="129" w:author="Nikhil Rokade - Chaucer" w:date="2026-09-30T11:46:00Z" w:initials="NR">
    <w:p w14:paraId="7ACF86CF" w14:textId="77777777" w:rsidR="00BD0607" w:rsidRDefault="00BD0607" w:rsidP="00BD0607">
      <w:pPr>
        <w:pStyle w:val="CommentText"/>
      </w:pPr>
      <w:r>
        <w:rPr>
          <w:rStyle w:val="CommentReference"/>
        </w:rPr>
        <w:annotationRef/>
      </w:r>
      <w:r>
        <w:t>Need link to the appropriate section</w:t>
      </w:r>
    </w:p>
  </w:comment>
  <w:comment w:id="133" w:author="Joycell Sundararaj - Chaucer" w:date="2026-09-29T22:03:00Z" w:initials="JS">
    <w:p w14:paraId="7BE9D7A7" w14:textId="77777777" w:rsidR="007B29B7" w:rsidRDefault="007B29B7" w:rsidP="007B29B7">
      <w:pPr>
        <w:pStyle w:val="CommentText"/>
      </w:pPr>
      <w:r>
        <w:rPr>
          <w:rStyle w:val="CommentReference"/>
        </w:rPr>
        <w:annotationRef/>
      </w:r>
      <w:r>
        <w:t>This column needs to be updated to reflect current section numbers. Better to do it the at the very end</w:t>
      </w:r>
    </w:p>
  </w:comment>
  <w:comment w:id="135" w:author="Nikhil Rokade - Chaucer" w:date="2026-09-30T12:34:00Z" w:initials="NR">
    <w:p w14:paraId="5B571072" w14:textId="77777777" w:rsidR="00BD2B8D" w:rsidRDefault="00BD2B8D" w:rsidP="00BD2B8D">
      <w:pPr>
        <w:pStyle w:val="CommentText"/>
      </w:pPr>
      <w:r>
        <w:rPr>
          <w:rStyle w:val="CommentReference"/>
        </w:rPr>
        <w:annotationRef/>
      </w:r>
      <w:r>
        <w:t>Positioning feels incorrect as we have a dedicated section 5 for Traffic Management and Edge Security</w:t>
      </w:r>
    </w:p>
  </w:comment>
  <w:comment w:id="142" w:author="Nikhil Rokade - Chaucer" w:date="2026-09-30T14:15:00Z" w:initials="NR">
    <w:p w14:paraId="77FCD92B" w14:textId="77777777" w:rsidR="00D8244E" w:rsidRDefault="00D8244E" w:rsidP="00D8244E">
      <w:pPr>
        <w:pStyle w:val="CommentText"/>
      </w:pPr>
      <w:r>
        <w:rPr>
          <w:rStyle w:val="CommentReference"/>
        </w:rPr>
        <w:annotationRef/>
      </w:r>
      <w:r>
        <w:t>Provide indicative costs or link to it</w:t>
      </w:r>
    </w:p>
  </w:comment>
  <w:comment w:id="144" w:author="Nikhil Rokade - Chaucer" w:date="2026-09-30T14:16:00Z" w:initials="NR">
    <w:p w14:paraId="11A41702" w14:textId="77777777" w:rsidR="00126FCD" w:rsidRDefault="00126FCD" w:rsidP="00126FCD">
      <w:pPr>
        <w:pStyle w:val="CommentText"/>
      </w:pPr>
      <w:r>
        <w:rPr>
          <w:rStyle w:val="CommentReference"/>
        </w:rPr>
        <w:annotationRef/>
      </w:r>
      <w:r>
        <w:t>Provide some details</w:t>
      </w:r>
    </w:p>
  </w:comment>
  <w:comment w:id="152" w:author="Puneet Kumar - Chaucer" w:date="2026-09-28T11:33:00Z" w:initials="PK">
    <w:p w14:paraId="34803C7C" w14:textId="77777777" w:rsidR="009D2B70" w:rsidRDefault="009D2B70" w:rsidP="003C275B">
      <w:pPr>
        <w:pStyle w:val="CommentText"/>
      </w:pPr>
      <w:r>
        <w:rPr>
          <w:rStyle w:val="CommentReference"/>
        </w:rPr>
        <w:annotationRef/>
      </w:r>
      <w:r>
        <w:t>Add high level configuration for each component used i.e. AFD , APIM etc</w:t>
      </w:r>
    </w:p>
  </w:comment>
  <w:comment w:id="187" w:author="Joycell Sundararaj - Chaucer" w:date="2026-09-29T22:20:00Z" w:initials="JS">
    <w:p w14:paraId="0ACB1C75" w14:textId="77777777" w:rsidR="00770AAA" w:rsidRDefault="00770AAA" w:rsidP="00770AAA">
      <w:pPr>
        <w:pStyle w:val="CommentText"/>
      </w:pPr>
      <w:r>
        <w:rPr>
          <w:rStyle w:val="CommentReference"/>
        </w:rPr>
        <w:annotationRef/>
      </w:r>
      <w:r>
        <w:t>These principles need to checked in the EA doc, only the ones that are not available need to be captured and they need to be in the standard format used in the EA doc</w:t>
      </w:r>
    </w:p>
  </w:comment>
  <w:comment w:id="229" w:author="Nikhil Rokade - Chaucer" w:date="2026-09-30T14:20:00Z" w:initials="NR">
    <w:p w14:paraId="04E452B1" w14:textId="77777777" w:rsidR="003341A1" w:rsidRDefault="003341A1" w:rsidP="003341A1">
      <w:pPr>
        <w:pStyle w:val="CommentText"/>
      </w:pPr>
      <w:r>
        <w:rPr>
          <w:rStyle w:val="CommentReference"/>
        </w:rPr>
        <w:annotationRef/>
      </w:r>
      <w:r>
        <w:t>Visibility / readability needs improvement.</w:t>
      </w:r>
    </w:p>
  </w:comment>
  <w:comment w:id="230" w:author="Joycell Sundararaj - Chaucer" w:date="2026-09-29T22:32:00Z" w:initials="JS">
    <w:p w14:paraId="08D76844" w14:textId="77777777" w:rsidR="0064717D" w:rsidRDefault="0064717D" w:rsidP="0064717D">
      <w:pPr>
        <w:pStyle w:val="CommentText"/>
      </w:pPr>
      <w:r>
        <w:rPr>
          <w:rStyle w:val="CommentReference"/>
        </w:rPr>
        <w:annotationRef/>
      </w:r>
      <w:r>
        <w:t>This should be replaced by Backend services and we should add one more for AFD</w:t>
      </w:r>
    </w:p>
  </w:comment>
  <w:comment w:id="232" w:author="Joycell Sundararaj - Chaucer" w:date="2026-09-29T22:34:00Z" w:initials="JS">
    <w:p w14:paraId="15D1AF6C" w14:textId="77777777" w:rsidR="00887A28" w:rsidRDefault="00887A28" w:rsidP="00887A28">
      <w:pPr>
        <w:pStyle w:val="CommentText"/>
      </w:pPr>
      <w:r>
        <w:rPr>
          <w:rStyle w:val="CommentReference"/>
        </w:rPr>
        <w:annotationRef/>
      </w:r>
      <w:r>
        <w:t>May be the diagram is just enough and content can be removed? And we should probably replace microservices in the diagram with just services</w:t>
      </w:r>
    </w:p>
  </w:comment>
  <w:comment w:id="235" w:author="Puneet Kumar - Chaucer" w:date="2026-09-30T14:06:00Z" w:initials="PK">
    <w:p w14:paraId="63A67211" w14:textId="77777777" w:rsidR="00162B7A" w:rsidRDefault="00162B7A" w:rsidP="00162B7A">
      <w:pPr>
        <w:pStyle w:val="CommentText"/>
      </w:pPr>
      <w:r>
        <w:rPr>
          <w:rStyle w:val="CommentReference"/>
        </w:rPr>
        <w:annotationRef/>
      </w:r>
      <w:r>
        <w:t>Remove internal services</w:t>
      </w:r>
    </w:p>
  </w:comment>
  <w:comment w:id="240" w:author="Nikhil Rokade - Chaucer" w:date="2026-09-30T12:33:00Z" w:initials="NR">
    <w:p w14:paraId="12F82282" w14:textId="12E61E6A" w:rsidR="002068FD" w:rsidRDefault="002068FD" w:rsidP="002068FD">
      <w:pPr>
        <w:pStyle w:val="CommentText"/>
      </w:pPr>
      <w:r>
        <w:rPr>
          <w:rStyle w:val="CommentReference"/>
        </w:rPr>
        <w:annotationRef/>
      </w:r>
      <w:r>
        <w:t>Please move Internal applications over Backend Services</w:t>
      </w:r>
    </w:p>
  </w:comment>
  <w:comment w:id="267" w:author="Nikhil Rokade - Chaucer" w:date="2026-09-22T10:18:00Z" w:initials="NR">
    <w:p w14:paraId="0F4A9B6F" w14:textId="77777777" w:rsidR="001D18C7" w:rsidRDefault="001D18C7" w:rsidP="00BF06D7">
      <w:pPr>
        <w:pStyle w:val="CommentText"/>
      </w:pPr>
      <w:r>
        <w:rPr>
          <w:rStyle w:val="CommentReference"/>
        </w:rPr>
        <w:annotationRef/>
      </w:r>
      <w:r>
        <w:t>Will Key Vault be used for Edge security?</w:t>
      </w:r>
    </w:p>
  </w:comment>
  <w:comment w:id="268" w:author="Puneet Kumar [2]" w:date="2026-09-26T16:45:00Z" w:initials="PK">
    <w:p w14:paraId="3C399B5C" w14:textId="77777777" w:rsidR="001D18C7" w:rsidRDefault="001D18C7">
      <w:pPr>
        <w:pStyle w:val="CommentText"/>
      </w:pPr>
      <w:r>
        <w:rPr>
          <w:rStyle w:val="CommentReference"/>
        </w:rPr>
        <w:annotationRef/>
      </w:r>
      <w:r>
        <w:t xml:space="preserve">Yes AFD can use KV for </w:t>
      </w:r>
      <w:r w:rsidRPr="00FB47BC">
        <w:t>certificate</w:t>
      </w:r>
    </w:p>
  </w:comment>
  <w:comment w:id="269" w:author="Nikhil Rokade - Chaucer" w:date="2026-09-30T14:23:00Z" w:initials="NR">
    <w:p w14:paraId="7B059568" w14:textId="77777777" w:rsidR="00F555FB" w:rsidRDefault="00F555FB" w:rsidP="00F555FB">
      <w:pPr>
        <w:pStyle w:val="CommentText"/>
      </w:pPr>
      <w:r>
        <w:rPr>
          <w:rStyle w:val="CommentReference"/>
        </w:rPr>
        <w:annotationRef/>
      </w:r>
      <w:r>
        <w:t>Remove arrows</w:t>
      </w:r>
    </w:p>
  </w:comment>
  <w:comment w:id="280" w:author="Nikhil Rokade - Chaucer" w:date="2026-09-30T14:30:00Z" w:initials="NR">
    <w:p w14:paraId="32B6A02F" w14:textId="77777777" w:rsidR="00ED6D79" w:rsidRDefault="00ED6D79" w:rsidP="00ED6D79">
      <w:pPr>
        <w:pStyle w:val="CommentText"/>
      </w:pPr>
      <w:r>
        <w:rPr>
          <w:rStyle w:val="CommentReference"/>
        </w:rPr>
        <w:annotationRef/>
      </w:r>
      <w:r>
        <w:t>Possibly needs to be removed</w:t>
      </w:r>
    </w:p>
  </w:comment>
  <w:comment w:id="316" w:author="Joycell Sundararaj - Chaucer" w:date="2026-09-29T22:58:00Z" w:initials="JS">
    <w:p w14:paraId="62D978BA" w14:textId="77777777" w:rsidR="007C648D" w:rsidRDefault="00D31036" w:rsidP="007C648D">
      <w:pPr>
        <w:pStyle w:val="CommentText"/>
      </w:pPr>
      <w:r>
        <w:rPr>
          <w:rStyle w:val="CommentReference"/>
        </w:rPr>
        <w:annotationRef/>
      </w:r>
      <w:r w:rsidR="007C648D">
        <w:t>Diagram needs to be updated to remove UDR usage and replaced by Routing Intent</w:t>
      </w:r>
    </w:p>
  </w:comment>
  <w:comment w:id="317" w:author="Puneet Kumar - Chaucer" w:date="2026-09-30T10:06:00Z" w:initials="PK">
    <w:p w14:paraId="61745032" w14:textId="77777777" w:rsidR="00297567" w:rsidRDefault="00297567" w:rsidP="00297567">
      <w:pPr>
        <w:pStyle w:val="CommentText"/>
      </w:pPr>
      <w:r>
        <w:rPr>
          <w:rStyle w:val="CommentReference"/>
        </w:rPr>
        <w:annotationRef/>
      </w:r>
      <w:r>
        <w:t>Done</w:t>
      </w:r>
    </w:p>
  </w:comment>
  <w:comment w:id="327" w:author="Joycell Sundararaj - Chaucer" w:date="2026-09-29T22:59:00Z" w:initials="JS">
    <w:p w14:paraId="4C6890DF" w14:textId="77777777" w:rsidR="00D5736E" w:rsidRDefault="00D5736E" w:rsidP="00D5736E">
      <w:pPr>
        <w:pStyle w:val="CommentText"/>
      </w:pPr>
      <w:r>
        <w:rPr>
          <w:rStyle w:val="CommentReference"/>
        </w:rPr>
        <w:annotationRef/>
      </w:r>
      <w:r>
        <w:t>As confirmed by Jamie it east west will go through firewall in UK South</w:t>
      </w:r>
    </w:p>
  </w:comment>
  <w:comment w:id="328" w:author="Puneet Kumar - Chaucer" w:date="2026-09-30T09:57:00Z" w:initials="PK">
    <w:p w14:paraId="008657DB" w14:textId="77777777" w:rsidR="00BE23AB" w:rsidRDefault="00BE23AB" w:rsidP="00BE23AB">
      <w:pPr>
        <w:pStyle w:val="CommentText"/>
      </w:pPr>
      <w:r>
        <w:rPr>
          <w:rStyle w:val="CommentReference"/>
        </w:rPr>
        <w:annotationRef/>
      </w:r>
      <w:r>
        <w:t>updated</w:t>
      </w:r>
    </w:p>
  </w:comment>
  <w:comment w:id="329" w:author="Nikhil Rokade - Chaucer" w:date="2026-09-30T14:32:00Z" w:initials="NR">
    <w:p w14:paraId="6C4132F2" w14:textId="77777777" w:rsidR="009C1E91" w:rsidRDefault="009C1E91" w:rsidP="009C1E91">
      <w:pPr>
        <w:pStyle w:val="CommentText"/>
      </w:pPr>
      <w:r>
        <w:rPr>
          <w:rStyle w:val="CommentReference"/>
        </w:rPr>
        <w:annotationRef/>
      </w:r>
      <w:r>
        <w:t>Needs to be addressed. Its contradictory.</w:t>
      </w:r>
    </w:p>
  </w:comment>
  <w:comment w:id="343" w:author="Joycell Sundararaj - Chaucer" w:date="2026-09-29T23:15:00Z" w:initials="JS">
    <w:p w14:paraId="1C76E5E2" w14:textId="77777777" w:rsidR="00D6795A" w:rsidRDefault="00D6795A" w:rsidP="00D6795A">
      <w:pPr>
        <w:pStyle w:val="CommentText"/>
      </w:pPr>
      <w:r>
        <w:rPr>
          <w:rStyle w:val="CommentReference"/>
        </w:rPr>
        <w:annotationRef/>
      </w:r>
      <w:r>
        <w:t>Flow 1 is repeated as heading and in the diagram. Same goes for all other flows</w:t>
      </w:r>
    </w:p>
  </w:comment>
  <w:comment w:id="348" w:author="Joycell Sundararaj - Chaucer" w:date="2026-09-29T23:11:00Z" w:initials="JS">
    <w:p w14:paraId="294D8256" w14:textId="77777777" w:rsidR="00273EE2" w:rsidRDefault="00273EE2" w:rsidP="00273EE2">
      <w:pPr>
        <w:pStyle w:val="CommentText"/>
      </w:pPr>
      <w:r>
        <w:rPr>
          <w:rStyle w:val="CommentReference"/>
        </w:rPr>
        <w:annotationRef/>
      </w:r>
      <w:r>
        <w:t>This APIM policy may be helpful for external inbound traffic but may block internal inbound traffic, research needed</w:t>
      </w:r>
    </w:p>
  </w:comment>
  <w:comment w:id="395" w:author="Joycell Sundararaj - Chaucer" w:date="2026-09-29T23:31:00Z" w:initials="JS">
    <w:p w14:paraId="7A8DEC48" w14:textId="77777777" w:rsidR="009A5509" w:rsidRDefault="009A5509" w:rsidP="009A5509">
      <w:pPr>
        <w:pStyle w:val="CommentText"/>
      </w:pPr>
      <w:r>
        <w:rPr>
          <w:rStyle w:val="CommentReference"/>
        </w:rPr>
        <w:annotationRef/>
      </w:r>
      <w:r>
        <w:t>SAMI or UAMI?</w:t>
      </w:r>
    </w:p>
  </w:comment>
  <w:comment w:id="408" w:author="Joycell Sundararaj - Chaucer" w:date="2026-09-29T23:35:00Z" w:initials="JS">
    <w:p w14:paraId="2B8C80B7" w14:textId="77777777" w:rsidR="00506F87" w:rsidRDefault="00506F87" w:rsidP="00506F87">
      <w:pPr>
        <w:pStyle w:val="CommentText"/>
      </w:pPr>
      <w:r>
        <w:rPr>
          <w:rStyle w:val="CommentReference"/>
        </w:rPr>
        <w:annotationRef/>
      </w:r>
      <w:r>
        <w:t>Research needed on this line. My understanding is that the new networking architecture of Premium V2 takes care of all of it.</w:t>
      </w:r>
    </w:p>
  </w:comment>
  <w:comment w:id="417" w:author="Nikhil Rokade - Chaucer" w:date="2026-09-30T12:20:00Z" w:initials="NR">
    <w:p w14:paraId="0B7F30A0" w14:textId="4B97C172" w:rsidR="00F95F10" w:rsidRDefault="00180D8C" w:rsidP="00F95F10">
      <w:pPr>
        <w:pStyle w:val="CommentText"/>
      </w:pPr>
      <w:r>
        <w:rPr>
          <w:rStyle w:val="CommentReference"/>
        </w:rPr>
        <w:annotationRef/>
      </w:r>
      <w:r w:rsidR="00F95F10">
        <w:t>Please verify</w:t>
      </w:r>
    </w:p>
  </w:comment>
  <w:comment w:id="503" w:author="Nikhil Rokade - Chaucer" w:date="2026-09-22T10:26:00Z" w:initials="NR">
    <w:p w14:paraId="1044F0AA" w14:textId="77777777" w:rsidR="00253C05" w:rsidRDefault="00253C05" w:rsidP="00535CB1">
      <w:pPr>
        <w:pStyle w:val="CommentText"/>
      </w:pPr>
      <w:r>
        <w:rPr>
          <w:rStyle w:val="CommentReference"/>
        </w:rPr>
        <w:annotationRef/>
      </w:r>
      <w:r>
        <w:t>Use primary reference for the principles</w:t>
      </w:r>
    </w:p>
  </w:comment>
  <w:comment w:id="506" w:author="Joycell Sundararaj - Chaucer" w:date="2026-09-30T11:17:00Z" w:initials="JS">
    <w:p w14:paraId="23045E83" w14:textId="77777777" w:rsidR="00730678" w:rsidRDefault="00730678" w:rsidP="00730678">
      <w:pPr>
        <w:pStyle w:val="CommentText"/>
      </w:pPr>
      <w:r>
        <w:rPr>
          <w:rStyle w:val="CommentReference"/>
        </w:rPr>
        <w:annotationRef/>
      </w:r>
      <w:r>
        <w:t>Think anything compliance related is not needed here</w:t>
      </w:r>
    </w:p>
  </w:comment>
  <w:comment w:id="509" w:author="Joycell Sundararaj - Chaucer" w:date="2026-09-30T11:26:00Z" w:initials="JS">
    <w:p w14:paraId="0F901669" w14:textId="77777777" w:rsidR="00A25803" w:rsidRDefault="00A25803" w:rsidP="00A25803">
      <w:pPr>
        <w:pStyle w:val="CommentText"/>
      </w:pPr>
      <w:r>
        <w:rPr>
          <w:rStyle w:val="CommentReference"/>
        </w:rPr>
        <w:annotationRef/>
      </w:r>
      <w:r>
        <w:t>Need to align to Chaucer Data classification</w:t>
      </w:r>
    </w:p>
  </w:comment>
  <w:comment w:id="514" w:author="Joycell Sundararaj - Chaucer" w:date="2026-09-30T11:29:00Z" w:initials="JS">
    <w:p w14:paraId="33EBE004" w14:textId="77777777" w:rsidR="00294853" w:rsidRDefault="00294853" w:rsidP="00294853">
      <w:pPr>
        <w:pStyle w:val="CommentText"/>
      </w:pPr>
      <w:r>
        <w:rPr>
          <w:rStyle w:val="CommentReference"/>
        </w:rPr>
        <w:annotationRef/>
      </w:r>
      <w:r>
        <w:t>There is vertical arrow below the Security Review box - need to be removed or was connecting to something?</w:t>
      </w:r>
    </w:p>
  </w:comment>
  <w:comment w:id="540" w:author="Joycell Sundararaj - Chaucer" w:date="2026-09-30T11:36:00Z" w:initials="JS">
    <w:p w14:paraId="36D1E351" w14:textId="77777777" w:rsidR="00AC4AA2" w:rsidRDefault="00AC4AA2" w:rsidP="00AC4AA2">
      <w:pPr>
        <w:pStyle w:val="CommentText"/>
      </w:pPr>
      <w:r>
        <w:rPr>
          <w:rStyle w:val="CommentReference"/>
        </w:rPr>
        <w:annotationRef/>
      </w:r>
      <w:r>
        <w:t>This whole subsection should be present somewhere at the start of Section 7.1 at an appropriate place</w:t>
      </w:r>
    </w:p>
  </w:comment>
  <w:comment w:id="735" w:author="Joycell Sundararaj - Chaucer" w:date="2026-09-30T11:58:00Z" w:initials="JS">
    <w:p w14:paraId="6157053C" w14:textId="77777777" w:rsidR="00B824A4" w:rsidRDefault="00B824A4" w:rsidP="00B824A4">
      <w:pPr>
        <w:pStyle w:val="CommentText"/>
      </w:pPr>
      <w:r>
        <w:rPr>
          <w:rStyle w:val="CommentReference"/>
        </w:rPr>
        <w:annotationRef/>
      </w:r>
      <w:r>
        <w:t>Diagram to be updated to remove workspaces, we will use Products directly</w:t>
      </w:r>
    </w:p>
  </w:comment>
  <w:comment w:id="736" w:author="Nikhil Rokade - Chaucer" w:date="2026-09-30T14:46:00Z" w:initials="NR">
    <w:p w14:paraId="26A0857A" w14:textId="77777777" w:rsidR="00EF0C12" w:rsidRDefault="00EF0C12" w:rsidP="00EF0C12">
      <w:pPr>
        <w:pStyle w:val="CommentText"/>
      </w:pPr>
      <w:r>
        <w:rPr>
          <w:rStyle w:val="CommentReference"/>
        </w:rPr>
        <w:annotationRef/>
      </w:r>
      <w:r>
        <w:t>Need a design decision for initial choice to exclude workspaces</w:t>
      </w:r>
    </w:p>
  </w:comment>
  <w:comment w:id="788" w:author="Joycell Sundararaj - Chaucer" w:date="2026-09-30T12:04:00Z" w:initials="JS">
    <w:p w14:paraId="5F91F669" w14:textId="77777777" w:rsidR="00EA4251" w:rsidRDefault="00EA4251" w:rsidP="00EA4251">
      <w:pPr>
        <w:pStyle w:val="CommentText"/>
      </w:pPr>
      <w:r>
        <w:rPr>
          <w:rStyle w:val="CommentReference"/>
        </w:rPr>
        <w:annotationRef/>
      </w:r>
      <w:r>
        <w:t>Diagram to updated to remove the usage of the word workspace</w:t>
      </w:r>
    </w:p>
  </w:comment>
  <w:comment w:id="792" w:author="Joycell Sundararaj - Chaucer" w:date="2026-09-30T12:09:00Z" w:initials="JS">
    <w:p w14:paraId="43126E50" w14:textId="77777777" w:rsidR="00BF4ACF" w:rsidRDefault="00C24B74" w:rsidP="00BF4ACF">
      <w:pPr>
        <w:pStyle w:val="CommentText"/>
      </w:pPr>
      <w:r>
        <w:rPr>
          <w:rStyle w:val="CommentReference"/>
        </w:rPr>
        <w:annotationRef/>
      </w:r>
      <w:r w:rsidR="00BF4ACF">
        <w:t>Developer Portal content needs to be enhanced based on below action and key decisions that we need to take as a team w.r.t to various items related to it</w:t>
      </w:r>
      <w:r w:rsidR="00BF4ACF">
        <w:br/>
      </w:r>
      <w:r w:rsidR="00BF4ACF">
        <w:br/>
      </w:r>
      <w:r w:rsidR="00BF4ACF">
        <w:rPr>
          <w:i/>
          <w:iCs/>
        </w:rPr>
        <w:t xml:space="preserve">Team to do research on the developer portal deployment, configurations, hosting, customization and access model (internal and external consumers). All of these need to consider and be aligned to our proposed and agreed overall architecture of the APIM. </w:t>
      </w:r>
    </w:p>
  </w:comment>
  <w:comment w:id="870" w:author="Joycell Sundararaj - Chaucer" w:date="2026-09-30T12:46:00Z" w:initials="JS">
    <w:p w14:paraId="7220A65D" w14:textId="77777777" w:rsidR="00826199" w:rsidRDefault="00826199" w:rsidP="00826199">
      <w:pPr>
        <w:pStyle w:val="CommentText"/>
      </w:pPr>
      <w:r>
        <w:rPr>
          <w:rStyle w:val="CommentReference"/>
        </w:rPr>
        <w:annotationRef/>
      </w:r>
      <w:r>
        <w:t>Git Repo to be changed to Azure Repos and SIT needs to be included as an env in the diagram</w:t>
      </w:r>
    </w:p>
  </w:comment>
  <w:comment w:id="896" w:author="Joycell Sundararaj - Chaucer" w:date="2026-09-30T13:02:00Z" w:initials="JS">
    <w:p w14:paraId="055235F6" w14:textId="77777777" w:rsidR="00942BE7" w:rsidRDefault="00942BE7" w:rsidP="00942BE7">
      <w:pPr>
        <w:pStyle w:val="CommentText"/>
      </w:pPr>
      <w:r>
        <w:rPr>
          <w:rStyle w:val="CommentReference"/>
        </w:rPr>
        <w:annotationRef/>
      </w:r>
      <w:r>
        <w:t>Already explained in table, can be removed right? Applies for the next two paras as well</w:t>
      </w:r>
    </w:p>
  </w:comment>
  <w:comment w:id="932" w:author="Joycell Sundararaj - Chaucer" w:date="2026-09-30T15:24:00Z" w:initials="JS">
    <w:p w14:paraId="76408264" w14:textId="77777777" w:rsidR="00CB6734" w:rsidRDefault="00CB6734" w:rsidP="00CB6734">
      <w:pPr>
        <w:pStyle w:val="CommentText"/>
      </w:pPr>
      <w:r>
        <w:rPr>
          <w:rStyle w:val="CommentReference"/>
        </w:rPr>
        <w:annotationRef/>
      </w:r>
      <w:r>
        <w:t>Recommend removing Section 15. The content duplicates and conflicts with existing Chaucer operational, support, ITSM, DevSecOps and governance processes. Ownership, delivery, monitoring, support and escalation responsibilities for Azure Services/Components are already defined through existing operating models and supporting standards</w:t>
      </w:r>
    </w:p>
  </w:comment>
  <w:comment w:id="964" w:author="Joycell Sundararaj - Chaucer" w:date="2026-09-30T15:37:00Z" w:initials="JS">
    <w:p w14:paraId="1E23D316" w14:textId="77777777" w:rsidR="0061125F" w:rsidRDefault="0061125F" w:rsidP="0061125F">
      <w:pPr>
        <w:pStyle w:val="CommentText"/>
      </w:pPr>
      <w:r>
        <w:rPr>
          <w:rStyle w:val="CommentReference"/>
        </w:rPr>
        <w:annotationRef/>
      </w:r>
      <w:r>
        <w:t>Recommend removing the highlighted sections from Section 16. The content primarily covers service transition, operational readiness, Hypercare, support onboarding and service acceptance activities rather than APIM architecture. These activities should be managed through existing Chaucer operational, support and governance processes. Have added a short introductory para to acknowledge these areas in the HLD.</w:t>
      </w:r>
    </w:p>
  </w:comment>
  <w:comment w:id="1025" w:author="Joycell Sundararaj - Chaucer" w:date="2026-09-30T15:51:00Z" w:initials="JS">
    <w:p w14:paraId="05B464D6" w14:textId="77777777" w:rsidR="000B62C9" w:rsidRDefault="000B62C9" w:rsidP="000B62C9">
      <w:pPr>
        <w:pStyle w:val="CommentText"/>
      </w:pPr>
      <w:r>
        <w:rPr>
          <w:rStyle w:val="CommentReference"/>
        </w:rPr>
        <w:annotationRef/>
      </w:r>
      <w:r>
        <w:t>No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5D9A9" w15:done="0"/>
  <w15:commentEx w15:paraId="18993AC4" w15:done="0"/>
  <w15:commentEx w15:paraId="22DBB49E" w15:paraIdParent="18993AC4" w15:done="0"/>
  <w15:commentEx w15:paraId="0B8820AC" w15:done="0"/>
  <w15:commentEx w15:paraId="677E8BBE" w15:done="0"/>
  <w15:commentEx w15:paraId="5F1A1A1C" w15:done="0"/>
  <w15:commentEx w15:paraId="45F836DC" w15:done="0"/>
  <w15:commentEx w15:paraId="5E5D76CD" w15:paraIdParent="45F836DC" w15:done="0"/>
  <w15:commentEx w15:paraId="7ACF86CF" w15:paraIdParent="45F836DC" w15:done="0"/>
  <w15:commentEx w15:paraId="7BE9D7A7" w15:done="0"/>
  <w15:commentEx w15:paraId="5B571072" w15:done="0"/>
  <w15:commentEx w15:paraId="77FCD92B" w15:done="0"/>
  <w15:commentEx w15:paraId="11A41702" w15:done="0"/>
  <w15:commentEx w15:paraId="34803C7C" w15:done="0"/>
  <w15:commentEx w15:paraId="0ACB1C75" w15:done="0"/>
  <w15:commentEx w15:paraId="04E452B1" w15:done="0"/>
  <w15:commentEx w15:paraId="08D76844" w15:done="0"/>
  <w15:commentEx w15:paraId="15D1AF6C" w15:done="0"/>
  <w15:commentEx w15:paraId="63A67211" w15:done="0"/>
  <w15:commentEx w15:paraId="12F82282" w15:done="0"/>
  <w15:commentEx w15:paraId="0F4A9B6F" w15:done="0"/>
  <w15:commentEx w15:paraId="3C399B5C" w15:paraIdParent="0F4A9B6F" w15:done="0"/>
  <w15:commentEx w15:paraId="7B059568" w15:paraIdParent="0F4A9B6F" w15:done="0"/>
  <w15:commentEx w15:paraId="32B6A02F" w15:done="0"/>
  <w15:commentEx w15:paraId="62D978BA" w15:done="0"/>
  <w15:commentEx w15:paraId="61745032" w15:paraIdParent="62D978BA" w15:done="0"/>
  <w15:commentEx w15:paraId="4C6890DF" w15:done="0"/>
  <w15:commentEx w15:paraId="008657DB" w15:paraIdParent="4C6890DF" w15:done="0"/>
  <w15:commentEx w15:paraId="6C4132F2" w15:paraIdParent="4C6890DF" w15:done="0"/>
  <w15:commentEx w15:paraId="1C76E5E2" w15:done="0"/>
  <w15:commentEx w15:paraId="294D8256" w15:done="0"/>
  <w15:commentEx w15:paraId="7A8DEC48" w15:done="0"/>
  <w15:commentEx w15:paraId="2B8C80B7" w15:done="0"/>
  <w15:commentEx w15:paraId="0B7F30A0" w15:done="0"/>
  <w15:commentEx w15:paraId="1044F0AA" w15:done="0"/>
  <w15:commentEx w15:paraId="23045E83" w15:done="0"/>
  <w15:commentEx w15:paraId="0F901669" w15:done="0"/>
  <w15:commentEx w15:paraId="33EBE004" w15:done="0"/>
  <w15:commentEx w15:paraId="36D1E351" w15:done="0"/>
  <w15:commentEx w15:paraId="6157053C" w15:done="0"/>
  <w15:commentEx w15:paraId="26A0857A" w15:paraIdParent="6157053C" w15:done="0"/>
  <w15:commentEx w15:paraId="5F91F669" w15:done="0"/>
  <w15:commentEx w15:paraId="43126E50" w15:done="0"/>
  <w15:commentEx w15:paraId="7220A65D" w15:done="0"/>
  <w15:commentEx w15:paraId="055235F6" w15:done="0"/>
  <w15:commentEx w15:paraId="76408264" w15:done="0"/>
  <w15:commentEx w15:paraId="1E23D316" w15:done="0"/>
  <w15:commentEx w15:paraId="05B464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5A674" w16cex:dateUtc="2026-09-30T13:38:00Z"/>
  <w16cex:commentExtensible w16cex:durableId="66A69403" w16cex:dateUtc="2026-09-29T20:20:00Z"/>
  <w16cex:commentExtensible w16cex:durableId="5B821653" w16cex:dateUtc="2026-09-30T08:41:00Z"/>
  <w16cex:commentExtensible w16cex:durableId="3C5392C0" w16cex:dateUtc="2026-09-29T20:27:00Z"/>
  <w16cex:commentExtensible w16cex:durableId="06A31298" w16cex:dateUtc="2026-09-30T10:26:00Z"/>
  <w16cex:commentExtensible w16cex:durableId="552C5C43" w16cex:dateUtc="2026-09-30T10:45:00Z"/>
  <w16cex:commentExtensible w16cex:durableId="21FAD1F1" w16cex:dateUtc="2026-09-21T16:30:00Z"/>
  <w16cex:commentExtensible w16cex:durableId="1B154C3F" w16cex:dateUtc="2026-09-26T14:37:00Z"/>
  <w16cex:commentExtensible w16cex:durableId="200F5148" w16cex:dateUtc="2026-09-30T10:46:00Z"/>
  <w16cex:commentExtensible w16cex:durableId="5E9A6143" w16cex:dateUtc="2026-09-29T21:03:00Z"/>
  <w16cex:commentExtensible w16cex:durableId="18C53628" w16cex:dateUtc="2026-09-30T11:34:00Z"/>
  <w16cex:commentExtensible w16cex:durableId="26B7161D" w16cex:dateUtc="2026-09-30T13:15:00Z"/>
  <w16cex:commentExtensible w16cex:durableId="22590F43" w16cex:dateUtc="2026-09-30T13:16:00Z"/>
  <w16cex:commentExtensible w16cex:durableId="4CA2E492" w16cex:dateUtc="2026-09-28T10:33:00Z"/>
  <w16cex:commentExtensible w16cex:durableId="6885B467" w16cex:dateUtc="2026-09-29T21:20:00Z"/>
  <w16cex:commentExtensible w16cex:durableId="166EE00C" w16cex:dateUtc="2026-09-30T13:20:00Z"/>
  <w16cex:commentExtensible w16cex:durableId="2124A60F" w16cex:dateUtc="2026-09-29T21:32:00Z"/>
  <w16cex:commentExtensible w16cex:durableId="437D0180" w16cex:dateUtc="2026-09-29T21:34:00Z"/>
  <w16cex:commentExtensible w16cex:durableId="24012622" w16cex:dateUtc="2026-09-30T13:06:00Z"/>
  <w16cex:commentExtensible w16cex:durableId="770DA6C6" w16cex:dateUtc="2026-09-30T11:33:00Z"/>
  <w16cex:commentExtensible w16cex:durableId="44702F5C" w16cex:dateUtc="2026-09-22T09:18:00Z"/>
  <w16cex:commentExtensible w16cex:durableId="4797E885" w16cex:dateUtc="2026-09-26T15:45:00Z"/>
  <w16cex:commentExtensible w16cex:durableId="08B4F93C" w16cex:dateUtc="2026-09-30T13:23:00Z"/>
  <w16cex:commentExtensible w16cex:durableId="2850A904" w16cex:dateUtc="2026-09-30T13:30:00Z"/>
  <w16cex:commentExtensible w16cex:durableId="13E50E80" w16cex:dateUtc="2026-09-29T21:58:00Z"/>
  <w16cex:commentExtensible w16cex:durableId="572BE822" w16cex:dateUtc="2026-09-30T09:06:00Z"/>
  <w16cex:commentExtensible w16cex:durableId="20FDEA20" w16cex:dateUtc="2026-09-29T21:59:00Z"/>
  <w16cex:commentExtensible w16cex:durableId="2E7178AA" w16cex:dateUtc="2026-09-30T08:57:00Z"/>
  <w16cex:commentExtensible w16cex:durableId="10FAD496" w16cex:dateUtc="2026-09-30T13:32:00Z"/>
  <w16cex:commentExtensible w16cex:durableId="0BD9F537" w16cex:dateUtc="2026-09-29T22:15:00Z"/>
  <w16cex:commentExtensible w16cex:durableId="3A359EA4" w16cex:dateUtc="2026-09-29T22:11:00Z"/>
  <w16cex:commentExtensible w16cex:durableId="1A203323" w16cex:dateUtc="2026-09-29T22:31:00Z"/>
  <w16cex:commentExtensible w16cex:durableId="26F3E6AC" w16cex:dateUtc="2026-09-29T22:35:00Z"/>
  <w16cex:commentExtensible w16cex:durableId="7503809C" w16cex:dateUtc="2026-09-30T11:20:00Z"/>
  <w16cex:commentExtensible w16cex:durableId="315676D5" w16cex:dateUtc="2026-09-22T09:26:00Z"/>
  <w16cex:commentExtensible w16cex:durableId="1C58F63F" w16cex:dateUtc="2026-09-30T10:17:00Z"/>
  <w16cex:commentExtensible w16cex:durableId="70524257" w16cex:dateUtc="2026-09-30T10:26:00Z"/>
  <w16cex:commentExtensible w16cex:durableId="71333DCA" w16cex:dateUtc="2026-09-30T10:29:00Z"/>
  <w16cex:commentExtensible w16cex:durableId="6F4BE67B" w16cex:dateUtc="2026-09-30T10:36:00Z"/>
  <w16cex:commentExtensible w16cex:durableId="4635CB0F" w16cex:dateUtc="2026-09-30T10:58:00Z"/>
  <w16cex:commentExtensible w16cex:durableId="78F0B4B2" w16cex:dateUtc="2026-09-30T13:46:00Z"/>
  <w16cex:commentExtensible w16cex:durableId="08EF8F11" w16cex:dateUtc="2026-09-30T11:04:00Z"/>
  <w16cex:commentExtensible w16cex:durableId="6A075431" w16cex:dateUtc="2026-09-30T11:09:00Z"/>
  <w16cex:commentExtensible w16cex:durableId="17526035" w16cex:dateUtc="2026-09-30T11:46:00Z"/>
  <w16cex:commentExtensible w16cex:durableId="0E3D6084" w16cex:dateUtc="2026-09-30T12:02:00Z"/>
  <w16cex:commentExtensible w16cex:durableId="79F48167" w16cex:dateUtc="2026-09-30T14:24:00Z"/>
  <w16cex:commentExtensible w16cex:durableId="3772507C" w16cex:dateUtc="2026-09-30T14:37:00Z"/>
  <w16cex:commentExtensible w16cex:durableId="77DC5220" w16cex:dateUtc="2026-09-30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5D9A9" w16cid:durableId="1785A674"/>
  <w16cid:commentId w16cid:paraId="18993AC4" w16cid:durableId="66A69403"/>
  <w16cid:commentId w16cid:paraId="22DBB49E" w16cid:durableId="5B821653"/>
  <w16cid:commentId w16cid:paraId="0B8820AC" w16cid:durableId="3C5392C0"/>
  <w16cid:commentId w16cid:paraId="677E8BBE" w16cid:durableId="06A31298"/>
  <w16cid:commentId w16cid:paraId="5F1A1A1C" w16cid:durableId="552C5C43"/>
  <w16cid:commentId w16cid:paraId="45F836DC" w16cid:durableId="21FAD1F1"/>
  <w16cid:commentId w16cid:paraId="5E5D76CD" w16cid:durableId="1B154C3F"/>
  <w16cid:commentId w16cid:paraId="7ACF86CF" w16cid:durableId="200F5148"/>
  <w16cid:commentId w16cid:paraId="7BE9D7A7" w16cid:durableId="5E9A6143"/>
  <w16cid:commentId w16cid:paraId="5B571072" w16cid:durableId="18C53628"/>
  <w16cid:commentId w16cid:paraId="77FCD92B" w16cid:durableId="26B7161D"/>
  <w16cid:commentId w16cid:paraId="11A41702" w16cid:durableId="22590F43"/>
  <w16cid:commentId w16cid:paraId="34803C7C" w16cid:durableId="4CA2E492"/>
  <w16cid:commentId w16cid:paraId="0ACB1C75" w16cid:durableId="6885B467"/>
  <w16cid:commentId w16cid:paraId="04E452B1" w16cid:durableId="166EE00C"/>
  <w16cid:commentId w16cid:paraId="08D76844" w16cid:durableId="2124A60F"/>
  <w16cid:commentId w16cid:paraId="15D1AF6C" w16cid:durableId="437D0180"/>
  <w16cid:commentId w16cid:paraId="63A67211" w16cid:durableId="24012622"/>
  <w16cid:commentId w16cid:paraId="12F82282" w16cid:durableId="770DA6C6"/>
  <w16cid:commentId w16cid:paraId="0F4A9B6F" w16cid:durableId="44702F5C"/>
  <w16cid:commentId w16cid:paraId="3C399B5C" w16cid:durableId="4797E885"/>
  <w16cid:commentId w16cid:paraId="7B059568" w16cid:durableId="08B4F93C"/>
  <w16cid:commentId w16cid:paraId="32B6A02F" w16cid:durableId="2850A904"/>
  <w16cid:commentId w16cid:paraId="62D978BA" w16cid:durableId="13E50E80"/>
  <w16cid:commentId w16cid:paraId="61745032" w16cid:durableId="572BE822"/>
  <w16cid:commentId w16cid:paraId="4C6890DF" w16cid:durableId="20FDEA20"/>
  <w16cid:commentId w16cid:paraId="008657DB" w16cid:durableId="2E7178AA"/>
  <w16cid:commentId w16cid:paraId="6C4132F2" w16cid:durableId="10FAD496"/>
  <w16cid:commentId w16cid:paraId="1C76E5E2" w16cid:durableId="0BD9F537"/>
  <w16cid:commentId w16cid:paraId="294D8256" w16cid:durableId="3A359EA4"/>
  <w16cid:commentId w16cid:paraId="7A8DEC48" w16cid:durableId="1A203323"/>
  <w16cid:commentId w16cid:paraId="2B8C80B7" w16cid:durableId="26F3E6AC"/>
  <w16cid:commentId w16cid:paraId="0B7F30A0" w16cid:durableId="7503809C"/>
  <w16cid:commentId w16cid:paraId="1044F0AA" w16cid:durableId="315676D5"/>
  <w16cid:commentId w16cid:paraId="23045E83" w16cid:durableId="1C58F63F"/>
  <w16cid:commentId w16cid:paraId="0F901669" w16cid:durableId="70524257"/>
  <w16cid:commentId w16cid:paraId="33EBE004" w16cid:durableId="71333DCA"/>
  <w16cid:commentId w16cid:paraId="36D1E351" w16cid:durableId="6F4BE67B"/>
  <w16cid:commentId w16cid:paraId="6157053C" w16cid:durableId="4635CB0F"/>
  <w16cid:commentId w16cid:paraId="26A0857A" w16cid:durableId="78F0B4B2"/>
  <w16cid:commentId w16cid:paraId="5F91F669" w16cid:durableId="08EF8F11"/>
  <w16cid:commentId w16cid:paraId="43126E50" w16cid:durableId="6A075431"/>
  <w16cid:commentId w16cid:paraId="7220A65D" w16cid:durableId="17526035"/>
  <w16cid:commentId w16cid:paraId="055235F6" w16cid:durableId="0E3D6084"/>
  <w16cid:commentId w16cid:paraId="76408264" w16cid:durableId="79F48167"/>
  <w16cid:commentId w16cid:paraId="1E23D316" w16cid:durableId="3772507C"/>
  <w16cid:commentId w16cid:paraId="05B464D6" w16cid:durableId="77DC52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F93A" w14:textId="77777777" w:rsidR="004868AD" w:rsidRDefault="004868AD" w:rsidP="00614F2E">
      <w:r>
        <w:separator/>
      </w:r>
    </w:p>
  </w:endnote>
  <w:endnote w:type="continuationSeparator" w:id="0">
    <w:p w14:paraId="12EA5822" w14:textId="77777777" w:rsidR="004868AD" w:rsidRDefault="004868AD"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5185" w14:textId="77777777" w:rsidR="004868AD" w:rsidRDefault="004868AD" w:rsidP="00614F2E">
      <w:r>
        <w:separator/>
      </w:r>
    </w:p>
  </w:footnote>
  <w:footnote w:type="continuationSeparator" w:id="0">
    <w:p w14:paraId="71796233" w14:textId="77777777" w:rsidR="004868AD" w:rsidRDefault="004868AD"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A4"/>
    <w:multiLevelType w:val="multilevel"/>
    <w:tmpl w:val="F09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47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0B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4" w15:restartNumberingAfterBreak="0">
    <w:nsid w:val="19741E4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597D"/>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244E"/>
    <w:multiLevelType w:val="multilevel"/>
    <w:tmpl w:val="06F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74069"/>
    <w:multiLevelType w:val="multilevel"/>
    <w:tmpl w:val="6F8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30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10BC7"/>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B5248"/>
    <w:multiLevelType w:val="hybridMultilevel"/>
    <w:tmpl w:val="B01E020A"/>
    <w:lvl w:ilvl="0" w:tplc="A13E2EC2">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AE4A8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C68F8"/>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D3890"/>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43588"/>
    <w:multiLevelType w:val="hybridMultilevel"/>
    <w:tmpl w:val="9FE8F90A"/>
    <w:lvl w:ilvl="0" w:tplc="A2400540">
      <w:start w:val="1"/>
      <w:numFmt w:val="bullet"/>
      <w:lvlText w:val="•"/>
      <w:lvlJc w:val="left"/>
      <w:pPr>
        <w:tabs>
          <w:tab w:val="num" w:pos="720"/>
        </w:tabs>
        <w:ind w:left="720" w:hanging="360"/>
      </w:pPr>
      <w:rPr>
        <w:rFonts w:ascii="Calibri" w:hAnsi="Calibri" w:hint="default"/>
      </w:rPr>
    </w:lvl>
    <w:lvl w:ilvl="1" w:tplc="DF8A2CF2" w:tentative="1">
      <w:start w:val="1"/>
      <w:numFmt w:val="bullet"/>
      <w:lvlText w:val="•"/>
      <w:lvlJc w:val="left"/>
      <w:pPr>
        <w:tabs>
          <w:tab w:val="num" w:pos="1440"/>
        </w:tabs>
        <w:ind w:left="1440" w:hanging="360"/>
      </w:pPr>
      <w:rPr>
        <w:rFonts w:ascii="Calibri" w:hAnsi="Calibri" w:hint="default"/>
      </w:rPr>
    </w:lvl>
    <w:lvl w:ilvl="2" w:tplc="99AA98D2" w:tentative="1">
      <w:start w:val="1"/>
      <w:numFmt w:val="bullet"/>
      <w:lvlText w:val="•"/>
      <w:lvlJc w:val="left"/>
      <w:pPr>
        <w:tabs>
          <w:tab w:val="num" w:pos="2160"/>
        </w:tabs>
        <w:ind w:left="2160" w:hanging="360"/>
      </w:pPr>
      <w:rPr>
        <w:rFonts w:ascii="Calibri" w:hAnsi="Calibri" w:hint="default"/>
      </w:rPr>
    </w:lvl>
    <w:lvl w:ilvl="3" w:tplc="5A085D58" w:tentative="1">
      <w:start w:val="1"/>
      <w:numFmt w:val="bullet"/>
      <w:lvlText w:val="•"/>
      <w:lvlJc w:val="left"/>
      <w:pPr>
        <w:tabs>
          <w:tab w:val="num" w:pos="2880"/>
        </w:tabs>
        <w:ind w:left="2880" w:hanging="360"/>
      </w:pPr>
      <w:rPr>
        <w:rFonts w:ascii="Calibri" w:hAnsi="Calibri" w:hint="default"/>
      </w:rPr>
    </w:lvl>
    <w:lvl w:ilvl="4" w:tplc="8A3223E0" w:tentative="1">
      <w:start w:val="1"/>
      <w:numFmt w:val="bullet"/>
      <w:lvlText w:val="•"/>
      <w:lvlJc w:val="left"/>
      <w:pPr>
        <w:tabs>
          <w:tab w:val="num" w:pos="3600"/>
        </w:tabs>
        <w:ind w:left="3600" w:hanging="360"/>
      </w:pPr>
      <w:rPr>
        <w:rFonts w:ascii="Calibri" w:hAnsi="Calibri" w:hint="default"/>
      </w:rPr>
    </w:lvl>
    <w:lvl w:ilvl="5" w:tplc="C0425E12" w:tentative="1">
      <w:start w:val="1"/>
      <w:numFmt w:val="bullet"/>
      <w:lvlText w:val="•"/>
      <w:lvlJc w:val="left"/>
      <w:pPr>
        <w:tabs>
          <w:tab w:val="num" w:pos="4320"/>
        </w:tabs>
        <w:ind w:left="4320" w:hanging="360"/>
      </w:pPr>
      <w:rPr>
        <w:rFonts w:ascii="Calibri" w:hAnsi="Calibri" w:hint="default"/>
      </w:rPr>
    </w:lvl>
    <w:lvl w:ilvl="6" w:tplc="3600F3AA" w:tentative="1">
      <w:start w:val="1"/>
      <w:numFmt w:val="bullet"/>
      <w:lvlText w:val="•"/>
      <w:lvlJc w:val="left"/>
      <w:pPr>
        <w:tabs>
          <w:tab w:val="num" w:pos="5040"/>
        </w:tabs>
        <w:ind w:left="5040" w:hanging="360"/>
      </w:pPr>
      <w:rPr>
        <w:rFonts w:ascii="Calibri" w:hAnsi="Calibri" w:hint="default"/>
      </w:rPr>
    </w:lvl>
    <w:lvl w:ilvl="7" w:tplc="83E421AE" w:tentative="1">
      <w:start w:val="1"/>
      <w:numFmt w:val="bullet"/>
      <w:lvlText w:val="•"/>
      <w:lvlJc w:val="left"/>
      <w:pPr>
        <w:tabs>
          <w:tab w:val="num" w:pos="5760"/>
        </w:tabs>
        <w:ind w:left="5760" w:hanging="360"/>
      </w:pPr>
      <w:rPr>
        <w:rFonts w:ascii="Calibri" w:hAnsi="Calibri" w:hint="default"/>
      </w:rPr>
    </w:lvl>
    <w:lvl w:ilvl="8" w:tplc="59FCAACE" w:tentative="1">
      <w:start w:val="1"/>
      <w:numFmt w:val="bullet"/>
      <w:lvlText w:val="•"/>
      <w:lvlJc w:val="left"/>
      <w:pPr>
        <w:tabs>
          <w:tab w:val="num" w:pos="6480"/>
        </w:tabs>
        <w:ind w:left="6480" w:hanging="360"/>
      </w:pPr>
      <w:rPr>
        <w:rFonts w:ascii="Calibri" w:hAnsi="Calibri" w:hint="default"/>
      </w:rPr>
    </w:lvl>
  </w:abstractNum>
  <w:abstractNum w:abstractNumId="16" w15:restartNumberingAfterBreak="0">
    <w:nsid w:val="3659319F"/>
    <w:multiLevelType w:val="multilevel"/>
    <w:tmpl w:val="9E6A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59589D"/>
    <w:multiLevelType w:val="hybridMultilevel"/>
    <w:tmpl w:val="6DF6151C"/>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9" w15:restartNumberingAfterBreak="0">
    <w:nsid w:val="3DC62151"/>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831EA"/>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741BE"/>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A4514"/>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11F80"/>
    <w:multiLevelType w:val="hybridMultilevel"/>
    <w:tmpl w:val="3796C330"/>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25" w15:restartNumberingAfterBreak="0">
    <w:nsid w:val="632F4AB3"/>
    <w:multiLevelType w:val="hybridMultilevel"/>
    <w:tmpl w:val="FD66B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8E34D8"/>
    <w:multiLevelType w:val="multilevel"/>
    <w:tmpl w:val="E62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071D16"/>
    <w:multiLevelType w:val="multilevel"/>
    <w:tmpl w:val="A5E6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042EA"/>
    <w:multiLevelType w:val="multilevel"/>
    <w:tmpl w:val="ABA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51D84"/>
    <w:multiLevelType w:val="hybridMultilevel"/>
    <w:tmpl w:val="C71028A6"/>
    <w:lvl w:ilvl="0" w:tplc="F0CEA594">
      <w:start w:val="1"/>
      <w:numFmt w:val="decimal"/>
      <w:lvlText w:val="%1."/>
      <w:lvlJc w:val="left"/>
      <w:pPr>
        <w:ind w:left="560" w:hanging="360"/>
      </w:pPr>
      <w:rPr>
        <w:rFonts w:hint="default"/>
        <w:b/>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2" w15:restartNumberingAfterBreak="0">
    <w:nsid w:val="7BD03F72"/>
    <w:multiLevelType w:val="hybridMultilevel"/>
    <w:tmpl w:val="53A8DAD4"/>
    <w:lvl w:ilvl="0" w:tplc="77DCC8FA">
      <w:start w:val="1"/>
      <w:numFmt w:val="bullet"/>
      <w:lvlText w:val="•"/>
      <w:lvlJc w:val="left"/>
      <w:pPr>
        <w:tabs>
          <w:tab w:val="num" w:pos="360"/>
        </w:tabs>
        <w:ind w:left="360" w:hanging="360"/>
      </w:pPr>
      <w:rPr>
        <w:rFonts w:ascii="Arial" w:hAnsi="Arial" w:hint="default"/>
      </w:rPr>
    </w:lvl>
    <w:lvl w:ilvl="1" w:tplc="A9E0681A" w:tentative="1">
      <w:start w:val="1"/>
      <w:numFmt w:val="bullet"/>
      <w:lvlText w:val="•"/>
      <w:lvlJc w:val="left"/>
      <w:pPr>
        <w:tabs>
          <w:tab w:val="num" w:pos="1080"/>
        </w:tabs>
        <w:ind w:left="1080" w:hanging="360"/>
      </w:pPr>
      <w:rPr>
        <w:rFonts w:ascii="Arial" w:hAnsi="Arial" w:hint="default"/>
      </w:rPr>
    </w:lvl>
    <w:lvl w:ilvl="2" w:tplc="3D925680" w:tentative="1">
      <w:start w:val="1"/>
      <w:numFmt w:val="bullet"/>
      <w:lvlText w:val="•"/>
      <w:lvlJc w:val="left"/>
      <w:pPr>
        <w:tabs>
          <w:tab w:val="num" w:pos="1800"/>
        </w:tabs>
        <w:ind w:left="1800" w:hanging="360"/>
      </w:pPr>
      <w:rPr>
        <w:rFonts w:ascii="Arial" w:hAnsi="Arial" w:hint="default"/>
      </w:rPr>
    </w:lvl>
    <w:lvl w:ilvl="3" w:tplc="CFEC16FC" w:tentative="1">
      <w:start w:val="1"/>
      <w:numFmt w:val="bullet"/>
      <w:lvlText w:val="•"/>
      <w:lvlJc w:val="left"/>
      <w:pPr>
        <w:tabs>
          <w:tab w:val="num" w:pos="2520"/>
        </w:tabs>
        <w:ind w:left="2520" w:hanging="360"/>
      </w:pPr>
      <w:rPr>
        <w:rFonts w:ascii="Arial" w:hAnsi="Arial" w:hint="default"/>
      </w:rPr>
    </w:lvl>
    <w:lvl w:ilvl="4" w:tplc="05EC7C4A" w:tentative="1">
      <w:start w:val="1"/>
      <w:numFmt w:val="bullet"/>
      <w:lvlText w:val="•"/>
      <w:lvlJc w:val="left"/>
      <w:pPr>
        <w:tabs>
          <w:tab w:val="num" w:pos="3240"/>
        </w:tabs>
        <w:ind w:left="3240" w:hanging="360"/>
      </w:pPr>
      <w:rPr>
        <w:rFonts w:ascii="Arial" w:hAnsi="Arial" w:hint="default"/>
      </w:rPr>
    </w:lvl>
    <w:lvl w:ilvl="5" w:tplc="BDFE6E28" w:tentative="1">
      <w:start w:val="1"/>
      <w:numFmt w:val="bullet"/>
      <w:lvlText w:val="•"/>
      <w:lvlJc w:val="left"/>
      <w:pPr>
        <w:tabs>
          <w:tab w:val="num" w:pos="3960"/>
        </w:tabs>
        <w:ind w:left="3960" w:hanging="360"/>
      </w:pPr>
      <w:rPr>
        <w:rFonts w:ascii="Arial" w:hAnsi="Arial" w:hint="default"/>
      </w:rPr>
    </w:lvl>
    <w:lvl w:ilvl="6" w:tplc="6A7A419A" w:tentative="1">
      <w:start w:val="1"/>
      <w:numFmt w:val="bullet"/>
      <w:lvlText w:val="•"/>
      <w:lvlJc w:val="left"/>
      <w:pPr>
        <w:tabs>
          <w:tab w:val="num" w:pos="4680"/>
        </w:tabs>
        <w:ind w:left="4680" w:hanging="360"/>
      </w:pPr>
      <w:rPr>
        <w:rFonts w:ascii="Arial" w:hAnsi="Arial" w:hint="default"/>
      </w:rPr>
    </w:lvl>
    <w:lvl w:ilvl="7" w:tplc="123A9A68" w:tentative="1">
      <w:start w:val="1"/>
      <w:numFmt w:val="bullet"/>
      <w:lvlText w:val="•"/>
      <w:lvlJc w:val="left"/>
      <w:pPr>
        <w:tabs>
          <w:tab w:val="num" w:pos="5400"/>
        </w:tabs>
        <w:ind w:left="5400" w:hanging="360"/>
      </w:pPr>
      <w:rPr>
        <w:rFonts w:ascii="Arial" w:hAnsi="Arial" w:hint="default"/>
      </w:rPr>
    </w:lvl>
    <w:lvl w:ilvl="8" w:tplc="12F81220"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7F9E236A"/>
    <w:multiLevelType w:val="multilevel"/>
    <w:tmpl w:val="8F4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900455">
    <w:abstractNumId w:val="3"/>
    <w:lvlOverride w:ilvl="0">
      <w:startOverride w:val="1"/>
    </w:lvlOverride>
  </w:num>
  <w:num w:numId="2" w16cid:durableId="866648454">
    <w:abstractNumId w:val="29"/>
  </w:num>
  <w:num w:numId="3" w16cid:durableId="1171681179">
    <w:abstractNumId w:val="14"/>
  </w:num>
  <w:num w:numId="4" w16cid:durableId="1424296415">
    <w:abstractNumId w:val="23"/>
  </w:num>
  <w:num w:numId="5" w16cid:durableId="1991589832">
    <w:abstractNumId w:val="28"/>
  </w:num>
  <w:num w:numId="6" w16cid:durableId="1499464224">
    <w:abstractNumId w:val="17"/>
  </w:num>
  <w:num w:numId="7" w16cid:durableId="855313587">
    <w:abstractNumId w:val="25"/>
  </w:num>
  <w:num w:numId="8" w16cid:durableId="2115706345">
    <w:abstractNumId w:val="17"/>
  </w:num>
  <w:num w:numId="9" w16cid:durableId="111093656">
    <w:abstractNumId w:val="30"/>
  </w:num>
  <w:num w:numId="10" w16cid:durableId="1099721664">
    <w:abstractNumId w:val="16"/>
  </w:num>
  <w:num w:numId="11" w16cid:durableId="1348945352">
    <w:abstractNumId w:val="5"/>
  </w:num>
  <w:num w:numId="12" w16cid:durableId="150954377">
    <w:abstractNumId w:val="1"/>
  </w:num>
  <w:num w:numId="13" w16cid:durableId="1190797647">
    <w:abstractNumId w:val="8"/>
  </w:num>
  <w:num w:numId="14" w16cid:durableId="297491637">
    <w:abstractNumId w:val="33"/>
  </w:num>
  <w:num w:numId="15" w16cid:durableId="196813810">
    <w:abstractNumId w:val="9"/>
  </w:num>
  <w:num w:numId="16" w16cid:durableId="1242787409">
    <w:abstractNumId w:val="19"/>
  </w:num>
  <w:num w:numId="17" w16cid:durableId="1698503547">
    <w:abstractNumId w:val="11"/>
  </w:num>
  <w:num w:numId="18" w16cid:durableId="721558254">
    <w:abstractNumId w:val="26"/>
  </w:num>
  <w:num w:numId="19" w16cid:durableId="1556044096">
    <w:abstractNumId w:val="21"/>
  </w:num>
  <w:num w:numId="20" w16cid:durableId="778376346">
    <w:abstractNumId w:val="12"/>
  </w:num>
  <w:num w:numId="21" w16cid:durableId="1288438381">
    <w:abstractNumId w:val="22"/>
  </w:num>
  <w:num w:numId="22" w16cid:durableId="549463914">
    <w:abstractNumId w:val="13"/>
  </w:num>
  <w:num w:numId="23" w16cid:durableId="1728260855">
    <w:abstractNumId w:val="4"/>
  </w:num>
  <w:num w:numId="24" w16cid:durableId="346368167">
    <w:abstractNumId w:val="20"/>
  </w:num>
  <w:num w:numId="25" w16cid:durableId="1560676405">
    <w:abstractNumId w:val="6"/>
  </w:num>
  <w:num w:numId="26" w16cid:durableId="4290560">
    <w:abstractNumId w:val="27"/>
  </w:num>
  <w:num w:numId="27" w16cid:durableId="434790203">
    <w:abstractNumId w:val="2"/>
  </w:num>
  <w:num w:numId="28" w16cid:durableId="1288387782">
    <w:abstractNumId w:val="0"/>
  </w:num>
  <w:num w:numId="29" w16cid:durableId="1338268645">
    <w:abstractNumId w:val="18"/>
  </w:num>
  <w:num w:numId="30" w16cid:durableId="502670788">
    <w:abstractNumId w:val="31"/>
  </w:num>
  <w:num w:numId="31" w16cid:durableId="211506957">
    <w:abstractNumId w:val="24"/>
  </w:num>
  <w:num w:numId="32" w16cid:durableId="208035437">
    <w:abstractNumId w:val="15"/>
  </w:num>
  <w:num w:numId="33" w16cid:durableId="1590117732">
    <w:abstractNumId w:val="32"/>
  </w:num>
  <w:num w:numId="34" w16cid:durableId="1720517914">
    <w:abstractNumId w:val="3"/>
  </w:num>
  <w:num w:numId="35" w16cid:durableId="474833550">
    <w:abstractNumId w:val="10"/>
  </w:num>
  <w:num w:numId="36" w16cid:durableId="653024923">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Puneet Kumar - Chaucer">
    <w15:presenceInfo w15:providerId="AD" w15:userId="S::Puneet.Kumar@chaucergroup.com::090bd223-6cda-4aec-ba5f-32ca554a1dde"/>
  </w15:person>
  <w15:person w15:author="Puneet Kumar">
    <w15:presenceInfo w15:providerId="Windows Live" w15:userId="ad45cb96848cf7da"/>
  </w15:person>
  <w15:person w15:author="Joycell Sundararaj - Chaucer">
    <w15:presenceInfo w15:providerId="AD" w15:userId="S::Joycell.Sundararaj@chaucergroup.com::45538bea-d8f3-45d1-86e6-6d63bacbf9c7"/>
  </w15:person>
  <w15:person w15:author="Puneet Kumar [2]">
    <w15:presenceInfo w15:providerId="AD" w15:userId="S::Puneet.Kumar@neotechnologysolutions.com::efc9789d-00f0-4082-8896-6f9581aa5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1C43"/>
    <w:rsid w:val="00002402"/>
    <w:rsid w:val="00003140"/>
    <w:rsid w:val="000042E0"/>
    <w:rsid w:val="0000532F"/>
    <w:rsid w:val="0000554A"/>
    <w:rsid w:val="000057D3"/>
    <w:rsid w:val="00005BF5"/>
    <w:rsid w:val="000072AC"/>
    <w:rsid w:val="00007E30"/>
    <w:rsid w:val="0001054B"/>
    <w:rsid w:val="000135AE"/>
    <w:rsid w:val="000156B8"/>
    <w:rsid w:val="000168E4"/>
    <w:rsid w:val="000206BD"/>
    <w:rsid w:val="00021294"/>
    <w:rsid w:val="00024750"/>
    <w:rsid w:val="00026313"/>
    <w:rsid w:val="00026A09"/>
    <w:rsid w:val="00026C0A"/>
    <w:rsid w:val="000271A7"/>
    <w:rsid w:val="000306DC"/>
    <w:rsid w:val="000315CE"/>
    <w:rsid w:val="00031A5A"/>
    <w:rsid w:val="00031EFF"/>
    <w:rsid w:val="00032956"/>
    <w:rsid w:val="0003509D"/>
    <w:rsid w:val="00036ACC"/>
    <w:rsid w:val="00044716"/>
    <w:rsid w:val="00044768"/>
    <w:rsid w:val="000461AC"/>
    <w:rsid w:val="00046D00"/>
    <w:rsid w:val="00047308"/>
    <w:rsid w:val="00047C9E"/>
    <w:rsid w:val="00050DBF"/>
    <w:rsid w:val="00052E38"/>
    <w:rsid w:val="00054DD6"/>
    <w:rsid w:val="00055452"/>
    <w:rsid w:val="0005700C"/>
    <w:rsid w:val="0005768C"/>
    <w:rsid w:val="0005784F"/>
    <w:rsid w:val="00061B0C"/>
    <w:rsid w:val="00064D02"/>
    <w:rsid w:val="00066214"/>
    <w:rsid w:val="00066C27"/>
    <w:rsid w:val="000670AE"/>
    <w:rsid w:val="00067323"/>
    <w:rsid w:val="00070DD3"/>
    <w:rsid w:val="00071842"/>
    <w:rsid w:val="00071876"/>
    <w:rsid w:val="00075EF0"/>
    <w:rsid w:val="00081DE9"/>
    <w:rsid w:val="00082A58"/>
    <w:rsid w:val="000840E4"/>
    <w:rsid w:val="000901E7"/>
    <w:rsid w:val="000904CB"/>
    <w:rsid w:val="00092F04"/>
    <w:rsid w:val="00093D14"/>
    <w:rsid w:val="00093EF6"/>
    <w:rsid w:val="00094093"/>
    <w:rsid w:val="00094E31"/>
    <w:rsid w:val="00096A8B"/>
    <w:rsid w:val="000A040B"/>
    <w:rsid w:val="000A2D29"/>
    <w:rsid w:val="000A65A0"/>
    <w:rsid w:val="000A7645"/>
    <w:rsid w:val="000A76EB"/>
    <w:rsid w:val="000B3D1F"/>
    <w:rsid w:val="000B49C1"/>
    <w:rsid w:val="000B62C9"/>
    <w:rsid w:val="000B6C39"/>
    <w:rsid w:val="000C0EB7"/>
    <w:rsid w:val="000C55B0"/>
    <w:rsid w:val="000C6267"/>
    <w:rsid w:val="000D0189"/>
    <w:rsid w:val="000D19FB"/>
    <w:rsid w:val="000D5D46"/>
    <w:rsid w:val="000E0B1C"/>
    <w:rsid w:val="000E0B37"/>
    <w:rsid w:val="000E0C3E"/>
    <w:rsid w:val="000E0FDB"/>
    <w:rsid w:val="000E23F0"/>
    <w:rsid w:val="000E24C5"/>
    <w:rsid w:val="000E38D8"/>
    <w:rsid w:val="000E39B2"/>
    <w:rsid w:val="000E5161"/>
    <w:rsid w:val="000E552D"/>
    <w:rsid w:val="000E6CFD"/>
    <w:rsid w:val="000F0428"/>
    <w:rsid w:val="000F1CBF"/>
    <w:rsid w:val="000F2184"/>
    <w:rsid w:val="000F24A9"/>
    <w:rsid w:val="000F2EE9"/>
    <w:rsid w:val="000F4143"/>
    <w:rsid w:val="000F5BEF"/>
    <w:rsid w:val="000F6582"/>
    <w:rsid w:val="000F6EE6"/>
    <w:rsid w:val="00101F93"/>
    <w:rsid w:val="00102B9E"/>
    <w:rsid w:val="0010485B"/>
    <w:rsid w:val="00106134"/>
    <w:rsid w:val="00110CB0"/>
    <w:rsid w:val="00114702"/>
    <w:rsid w:val="00115AF4"/>
    <w:rsid w:val="001166F2"/>
    <w:rsid w:val="0012060E"/>
    <w:rsid w:val="00121239"/>
    <w:rsid w:val="00123AB3"/>
    <w:rsid w:val="001261BE"/>
    <w:rsid w:val="00126FCD"/>
    <w:rsid w:val="00131564"/>
    <w:rsid w:val="00134E01"/>
    <w:rsid w:val="00135085"/>
    <w:rsid w:val="00135374"/>
    <w:rsid w:val="00136160"/>
    <w:rsid w:val="0013747C"/>
    <w:rsid w:val="00141484"/>
    <w:rsid w:val="00141C34"/>
    <w:rsid w:val="001446D8"/>
    <w:rsid w:val="001451EF"/>
    <w:rsid w:val="00145264"/>
    <w:rsid w:val="001452C6"/>
    <w:rsid w:val="00145D75"/>
    <w:rsid w:val="0014633E"/>
    <w:rsid w:val="00146D14"/>
    <w:rsid w:val="00147A22"/>
    <w:rsid w:val="001513E1"/>
    <w:rsid w:val="00152671"/>
    <w:rsid w:val="0015268A"/>
    <w:rsid w:val="001569D6"/>
    <w:rsid w:val="001603C7"/>
    <w:rsid w:val="00162B7A"/>
    <w:rsid w:val="00164173"/>
    <w:rsid w:val="00166B93"/>
    <w:rsid w:val="00166C82"/>
    <w:rsid w:val="00170216"/>
    <w:rsid w:val="0017165F"/>
    <w:rsid w:val="00172BA8"/>
    <w:rsid w:val="0017390E"/>
    <w:rsid w:val="00173B30"/>
    <w:rsid w:val="0017683D"/>
    <w:rsid w:val="0017769F"/>
    <w:rsid w:val="00180D8C"/>
    <w:rsid w:val="00182A9F"/>
    <w:rsid w:val="00183CA6"/>
    <w:rsid w:val="00185AB5"/>
    <w:rsid w:val="001864FE"/>
    <w:rsid w:val="00190597"/>
    <w:rsid w:val="001910E5"/>
    <w:rsid w:val="00192FF0"/>
    <w:rsid w:val="001931B6"/>
    <w:rsid w:val="00193709"/>
    <w:rsid w:val="00194578"/>
    <w:rsid w:val="00194837"/>
    <w:rsid w:val="00195DF6"/>
    <w:rsid w:val="00196F7A"/>
    <w:rsid w:val="00197BB3"/>
    <w:rsid w:val="001A01B4"/>
    <w:rsid w:val="001A0B6C"/>
    <w:rsid w:val="001A10CD"/>
    <w:rsid w:val="001A11E0"/>
    <w:rsid w:val="001A1351"/>
    <w:rsid w:val="001A13DF"/>
    <w:rsid w:val="001A1AC1"/>
    <w:rsid w:val="001A1C49"/>
    <w:rsid w:val="001A4706"/>
    <w:rsid w:val="001A5A87"/>
    <w:rsid w:val="001A5F92"/>
    <w:rsid w:val="001A6EB3"/>
    <w:rsid w:val="001A71CA"/>
    <w:rsid w:val="001B24DD"/>
    <w:rsid w:val="001B310E"/>
    <w:rsid w:val="001B4C41"/>
    <w:rsid w:val="001B5D9C"/>
    <w:rsid w:val="001B64FF"/>
    <w:rsid w:val="001C23A4"/>
    <w:rsid w:val="001C37DF"/>
    <w:rsid w:val="001C4E1E"/>
    <w:rsid w:val="001C5585"/>
    <w:rsid w:val="001C6641"/>
    <w:rsid w:val="001D1049"/>
    <w:rsid w:val="001D18C7"/>
    <w:rsid w:val="001D38A2"/>
    <w:rsid w:val="001D3F62"/>
    <w:rsid w:val="001E0DC7"/>
    <w:rsid w:val="001E0E2F"/>
    <w:rsid w:val="001E1D3D"/>
    <w:rsid w:val="001E2641"/>
    <w:rsid w:val="001E2828"/>
    <w:rsid w:val="001E3EA3"/>
    <w:rsid w:val="001E3EAC"/>
    <w:rsid w:val="001E4ABC"/>
    <w:rsid w:val="001E56D7"/>
    <w:rsid w:val="001E6912"/>
    <w:rsid w:val="001E78F6"/>
    <w:rsid w:val="001F2E3F"/>
    <w:rsid w:val="001F3B65"/>
    <w:rsid w:val="001F4B99"/>
    <w:rsid w:val="001F540A"/>
    <w:rsid w:val="001F7A8A"/>
    <w:rsid w:val="001F7B69"/>
    <w:rsid w:val="0020161E"/>
    <w:rsid w:val="00203ABD"/>
    <w:rsid w:val="002068FD"/>
    <w:rsid w:val="0020772B"/>
    <w:rsid w:val="00207A7E"/>
    <w:rsid w:val="00207F34"/>
    <w:rsid w:val="002107E6"/>
    <w:rsid w:val="00211AB7"/>
    <w:rsid w:val="002161B1"/>
    <w:rsid w:val="002204DC"/>
    <w:rsid w:val="002268D7"/>
    <w:rsid w:val="00230662"/>
    <w:rsid w:val="00230AC3"/>
    <w:rsid w:val="00232752"/>
    <w:rsid w:val="00232E4E"/>
    <w:rsid w:val="00235D0B"/>
    <w:rsid w:val="00236812"/>
    <w:rsid w:val="0024004E"/>
    <w:rsid w:val="00240774"/>
    <w:rsid w:val="002410A8"/>
    <w:rsid w:val="00241C6C"/>
    <w:rsid w:val="0024400E"/>
    <w:rsid w:val="0024727A"/>
    <w:rsid w:val="002517C8"/>
    <w:rsid w:val="002519D6"/>
    <w:rsid w:val="002519F7"/>
    <w:rsid w:val="00251D30"/>
    <w:rsid w:val="002520CD"/>
    <w:rsid w:val="00252BEB"/>
    <w:rsid w:val="00252FA5"/>
    <w:rsid w:val="00253C05"/>
    <w:rsid w:val="00255E82"/>
    <w:rsid w:val="0025606E"/>
    <w:rsid w:val="002562A2"/>
    <w:rsid w:val="00257EB6"/>
    <w:rsid w:val="00263970"/>
    <w:rsid w:val="00263D69"/>
    <w:rsid w:val="00263DF9"/>
    <w:rsid w:val="00264706"/>
    <w:rsid w:val="0026479F"/>
    <w:rsid w:val="00264C36"/>
    <w:rsid w:val="00265D2E"/>
    <w:rsid w:val="002664AC"/>
    <w:rsid w:val="002679B6"/>
    <w:rsid w:val="002679E1"/>
    <w:rsid w:val="00267B81"/>
    <w:rsid w:val="00270D36"/>
    <w:rsid w:val="00270E42"/>
    <w:rsid w:val="002711C5"/>
    <w:rsid w:val="002718B4"/>
    <w:rsid w:val="00271A9B"/>
    <w:rsid w:val="00273EE2"/>
    <w:rsid w:val="002741C5"/>
    <w:rsid w:val="0027476C"/>
    <w:rsid w:val="00275A0F"/>
    <w:rsid w:val="002768A1"/>
    <w:rsid w:val="0028089C"/>
    <w:rsid w:val="00281962"/>
    <w:rsid w:val="00284C6E"/>
    <w:rsid w:val="00285BEF"/>
    <w:rsid w:val="00286904"/>
    <w:rsid w:val="00286F4A"/>
    <w:rsid w:val="00290029"/>
    <w:rsid w:val="00290C25"/>
    <w:rsid w:val="002918DF"/>
    <w:rsid w:val="00293C57"/>
    <w:rsid w:val="00294578"/>
    <w:rsid w:val="00294853"/>
    <w:rsid w:val="00295BF6"/>
    <w:rsid w:val="00296288"/>
    <w:rsid w:val="00296A0D"/>
    <w:rsid w:val="00297567"/>
    <w:rsid w:val="0029771C"/>
    <w:rsid w:val="002A1EE2"/>
    <w:rsid w:val="002A235F"/>
    <w:rsid w:val="002A3C2A"/>
    <w:rsid w:val="002A4592"/>
    <w:rsid w:val="002A55ED"/>
    <w:rsid w:val="002A57C3"/>
    <w:rsid w:val="002B30D3"/>
    <w:rsid w:val="002B5639"/>
    <w:rsid w:val="002B7A4B"/>
    <w:rsid w:val="002C2E30"/>
    <w:rsid w:val="002C2E4D"/>
    <w:rsid w:val="002D0586"/>
    <w:rsid w:val="002D119F"/>
    <w:rsid w:val="002D25EA"/>
    <w:rsid w:val="002D382E"/>
    <w:rsid w:val="002D7A3A"/>
    <w:rsid w:val="002E0F99"/>
    <w:rsid w:val="002E169D"/>
    <w:rsid w:val="002E1C8F"/>
    <w:rsid w:val="002E1CAD"/>
    <w:rsid w:val="002E4C5E"/>
    <w:rsid w:val="002E54C6"/>
    <w:rsid w:val="002E5BD2"/>
    <w:rsid w:val="002E76EF"/>
    <w:rsid w:val="002F01DE"/>
    <w:rsid w:val="002F18D0"/>
    <w:rsid w:val="002F2E4E"/>
    <w:rsid w:val="002F328B"/>
    <w:rsid w:val="002F3607"/>
    <w:rsid w:val="002F3E15"/>
    <w:rsid w:val="002F7241"/>
    <w:rsid w:val="00300635"/>
    <w:rsid w:val="0030258D"/>
    <w:rsid w:val="00303A8C"/>
    <w:rsid w:val="00303B20"/>
    <w:rsid w:val="00303DF7"/>
    <w:rsid w:val="00303E8E"/>
    <w:rsid w:val="00304D2E"/>
    <w:rsid w:val="00304DD4"/>
    <w:rsid w:val="00305E16"/>
    <w:rsid w:val="00306CC6"/>
    <w:rsid w:val="00307CE6"/>
    <w:rsid w:val="0031003C"/>
    <w:rsid w:val="003126E9"/>
    <w:rsid w:val="00313C82"/>
    <w:rsid w:val="00317C43"/>
    <w:rsid w:val="00321939"/>
    <w:rsid w:val="00321A20"/>
    <w:rsid w:val="00324BAD"/>
    <w:rsid w:val="00324D7B"/>
    <w:rsid w:val="00325027"/>
    <w:rsid w:val="003264A5"/>
    <w:rsid w:val="00327485"/>
    <w:rsid w:val="003277BB"/>
    <w:rsid w:val="003278C8"/>
    <w:rsid w:val="00327BEF"/>
    <w:rsid w:val="00330441"/>
    <w:rsid w:val="003309C0"/>
    <w:rsid w:val="00333AE6"/>
    <w:rsid w:val="003341A1"/>
    <w:rsid w:val="00337F1A"/>
    <w:rsid w:val="0034249F"/>
    <w:rsid w:val="00342EE2"/>
    <w:rsid w:val="003433FC"/>
    <w:rsid w:val="00343DBD"/>
    <w:rsid w:val="003440B4"/>
    <w:rsid w:val="00344EAE"/>
    <w:rsid w:val="003503B2"/>
    <w:rsid w:val="00350ACB"/>
    <w:rsid w:val="00350F23"/>
    <w:rsid w:val="003527F6"/>
    <w:rsid w:val="00352B53"/>
    <w:rsid w:val="0035470A"/>
    <w:rsid w:val="00356C84"/>
    <w:rsid w:val="00356E9E"/>
    <w:rsid w:val="00360287"/>
    <w:rsid w:val="00362B15"/>
    <w:rsid w:val="00362B31"/>
    <w:rsid w:val="0036367C"/>
    <w:rsid w:val="0036464A"/>
    <w:rsid w:val="00364D1E"/>
    <w:rsid w:val="00370EB4"/>
    <w:rsid w:val="00371292"/>
    <w:rsid w:val="00372E47"/>
    <w:rsid w:val="00373FCA"/>
    <w:rsid w:val="0037467A"/>
    <w:rsid w:val="00375433"/>
    <w:rsid w:val="00376059"/>
    <w:rsid w:val="003800D9"/>
    <w:rsid w:val="00380511"/>
    <w:rsid w:val="00387151"/>
    <w:rsid w:val="00387703"/>
    <w:rsid w:val="00393147"/>
    <w:rsid w:val="003950C4"/>
    <w:rsid w:val="0039554D"/>
    <w:rsid w:val="0039610B"/>
    <w:rsid w:val="0039743C"/>
    <w:rsid w:val="00397E6D"/>
    <w:rsid w:val="003A1F97"/>
    <w:rsid w:val="003A57A3"/>
    <w:rsid w:val="003A73F0"/>
    <w:rsid w:val="003A7E16"/>
    <w:rsid w:val="003B24A0"/>
    <w:rsid w:val="003B32E0"/>
    <w:rsid w:val="003C0751"/>
    <w:rsid w:val="003C0E12"/>
    <w:rsid w:val="003C21B7"/>
    <w:rsid w:val="003C275B"/>
    <w:rsid w:val="003C2872"/>
    <w:rsid w:val="003C791C"/>
    <w:rsid w:val="003D0655"/>
    <w:rsid w:val="003D6076"/>
    <w:rsid w:val="003D6FDF"/>
    <w:rsid w:val="003D7104"/>
    <w:rsid w:val="003E1B5B"/>
    <w:rsid w:val="003E2238"/>
    <w:rsid w:val="003E27EC"/>
    <w:rsid w:val="003E2AB1"/>
    <w:rsid w:val="003E33D6"/>
    <w:rsid w:val="003E3A0C"/>
    <w:rsid w:val="003F2715"/>
    <w:rsid w:val="003F445C"/>
    <w:rsid w:val="003F677B"/>
    <w:rsid w:val="004033DF"/>
    <w:rsid w:val="0041306A"/>
    <w:rsid w:val="00413970"/>
    <w:rsid w:val="0041402F"/>
    <w:rsid w:val="00417196"/>
    <w:rsid w:val="004230AC"/>
    <w:rsid w:val="00424034"/>
    <w:rsid w:val="0042485D"/>
    <w:rsid w:val="00425386"/>
    <w:rsid w:val="00425CEA"/>
    <w:rsid w:val="00426FC3"/>
    <w:rsid w:val="004312D4"/>
    <w:rsid w:val="004323EB"/>
    <w:rsid w:val="00433B8A"/>
    <w:rsid w:val="00435B01"/>
    <w:rsid w:val="004401F8"/>
    <w:rsid w:val="004408B0"/>
    <w:rsid w:val="00444BFF"/>
    <w:rsid w:val="0044547D"/>
    <w:rsid w:val="0044602F"/>
    <w:rsid w:val="004475BE"/>
    <w:rsid w:val="00452738"/>
    <w:rsid w:val="0045341E"/>
    <w:rsid w:val="004546CF"/>
    <w:rsid w:val="004558F4"/>
    <w:rsid w:val="00456104"/>
    <w:rsid w:val="004569BF"/>
    <w:rsid w:val="0045726B"/>
    <w:rsid w:val="004574DC"/>
    <w:rsid w:val="00457A2A"/>
    <w:rsid w:val="0046006F"/>
    <w:rsid w:val="00460250"/>
    <w:rsid w:val="00460F6D"/>
    <w:rsid w:val="0046426C"/>
    <w:rsid w:val="004657DF"/>
    <w:rsid w:val="0047179A"/>
    <w:rsid w:val="0047355B"/>
    <w:rsid w:val="00474583"/>
    <w:rsid w:val="00475686"/>
    <w:rsid w:val="00476358"/>
    <w:rsid w:val="00480973"/>
    <w:rsid w:val="0048177F"/>
    <w:rsid w:val="00481899"/>
    <w:rsid w:val="004844FB"/>
    <w:rsid w:val="00485187"/>
    <w:rsid w:val="004868AD"/>
    <w:rsid w:val="00492A79"/>
    <w:rsid w:val="00494C09"/>
    <w:rsid w:val="0049548B"/>
    <w:rsid w:val="004A5D36"/>
    <w:rsid w:val="004A6099"/>
    <w:rsid w:val="004A6D3C"/>
    <w:rsid w:val="004B35F5"/>
    <w:rsid w:val="004B60C0"/>
    <w:rsid w:val="004B6D2B"/>
    <w:rsid w:val="004C08DE"/>
    <w:rsid w:val="004C0AA5"/>
    <w:rsid w:val="004C2683"/>
    <w:rsid w:val="004C3AA7"/>
    <w:rsid w:val="004C4813"/>
    <w:rsid w:val="004D07B1"/>
    <w:rsid w:val="004D1B15"/>
    <w:rsid w:val="004D33B8"/>
    <w:rsid w:val="004D5371"/>
    <w:rsid w:val="004D5699"/>
    <w:rsid w:val="004D5E62"/>
    <w:rsid w:val="004E05E2"/>
    <w:rsid w:val="004E0771"/>
    <w:rsid w:val="004E085E"/>
    <w:rsid w:val="004E1A81"/>
    <w:rsid w:val="004E54FD"/>
    <w:rsid w:val="004E61E8"/>
    <w:rsid w:val="004E636E"/>
    <w:rsid w:val="004E725E"/>
    <w:rsid w:val="004F0DFB"/>
    <w:rsid w:val="004F1047"/>
    <w:rsid w:val="004F2F0F"/>
    <w:rsid w:val="004F310C"/>
    <w:rsid w:val="004F3292"/>
    <w:rsid w:val="004F3A77"/>
    <w:rsid w:val="004F4825"/>
    <w:rsid w:val="004F4A21"/>
    <w:rsid w:val="004F6D72"/>
    <w:rsid w:val="004F7635"/>
    <w:rsid w:val="004F7D2A"/>
    <w:rsid w:val="00501721"/>
    <w:rsid w:val="00501C01"/>
    <w:rsid w:val="00502607"/>
    <w:rsid w:val="0050309F"/>
    <w:rsid w:val="00503300"/>
    <w:rsid w:val="0050412C"/>
    <w:rsid w:val="005056D9"/>
    <w:rsid w:val="00505EBC"/>
    <w:rsid w:val="00506F87"/>
    <w:rsid w:val="00506FCE"/>
    <w:rsid w:val="0050722E"/>
    <w:rsid w:val="005100AA"/>
    <w:rsid w:val="00510BB8"/>
    <w:rsid w:val="005113B9"/>
    <w:rsid w:val="00511B6A"/>
    <w:rsid w:val="00512CD5"/>
    <w:rsid w:val="00512E1D"/>
    <w:rsid w:val="00513E64"/>
    <w:rsid w:val="00515126"/>
    <w:rsid w:val="005151ED"/>
    <w:rsid w:val="005169E8"/>
    <w:rsid w:val="00520F38"/>
    <w:rsid w:val="005220AA"/>
    <w:rsid w:val="0052320C"/>
    <w:rsid w:val="00524922"/>
    <w:rsid w:val="00525D2E"/>
    <w:rsid w:val="0053105E"/>
    <w:rsid w:val="00531E3F"/>
    <w:rsid w:val="005339B4"/>
    <w:rsid w:val="00535CB1"/>
    <w:rsid w:val="00537917"/>
    <w:rsid w:val="00541754"/>
    <w:rsid w:val="005504A3"/>
    <w:rsid w:val="00550E78"/>
    <w:rsid w:val="00555CEF"/>
    <w:rsid w:val="0055659B"/>
    <w:rsid w:val="0055753C"/>
    <w:rsid w:val="00560523"/>
    <w:rsid w:val="005607C1"/>
    <w:rsid w:val="005646FB"/>
    <w:rsid w:val="005675AD"/>
    <w:rsid w:val="00567CF4"/>
    <w:rsid w:val="005713F9"/>
    <w:rsid w:val="00571C75"/>
    <w:rsid w:val="00572FAB"/>
    <w:rsid w:val="00572FC9"/>
    <w:rsid w:val="00573369"/>
    <w:rsid w:val="00573F7C"/>
    <w:rsid w:val="00574099"/>
    <w:rsid w:val="00577C90"/>
    <w:rsid w:val="00582924"/>
    <w:rsid w:val="00582E20"/>
    <w:rsid w:val="0058300D"/>
    <w:rsid w:val="005864F0"/>
    <w:rsid w:val="00586814"/>
    <w:rsid w:val="005904D6"/>
    <w:rsid w:val="005906F9"/>
    <w:rsid w:val="00590DCF"/>
    <w:rsid w:val="00593888"/>
    <w:rsid w:val="00593DCE"/>
    <w:rsid w:val="00594278"/>
    <w:rsid w:val="00597A3D"/>
    <w:rsid w:val="005A015A"/>
    <w:rsid w:val="005A17E3"/>
    <w:rsid w:val="005B017C"/>
    <w:rsid w:val="005B2B05"/>
    <w:rsid w:val="005B6D32"/>
    <w:rsid w:val="005B7CC4"/>
    <w:rsid w:val="005B7D67"/>
    <w:rsid w:val="005C07D9"/>
    <w:rsid w:val="005C1E62"/>
    <w:rsid w:val="005C64B7"/>
    <w:rsid w:val="005C7C32"/>
    <w:rsid w:val="005C7FAB"/>
    <w:rsid w:val="005D0223"/>
    <w:rsid w:val="005D116A"/>
    <w:rsid w:val="005D26C0"/>
    <w:rsid w:val="005D2C70"/>
    <w:rsid w:val="005D671C"/>
    <w:rsid w:val="005D69E4"/>
    <w:rsid w:val="005D7A63"/>
    <w:rsid w:val="005E33E1"/>
    <w:rsid w:val="005E348C"/>
    <w:rsid w:val="005E4C0A"/>
    <w:rsid w:val="005F006A"/>
    <w:rsid w:val="005F4057"/>
    <w:rsid w:val="005F4327"/>
    <w:rsid w:val="006005E0"/>
    <w:rsid w:val="00600A03"/>
    <w:rsid w:val="00600C43"/>
    <w:rsid w:val="0060150C"/>
    <w:rsid w:val="00603869"/>
    <w:rsid w:val="0061125F"/>
    <w:rsid w:val="00611AF1"/>
    <w:rsid w:val="00612414"/>
    <w:rsid w:val="00612950"/>
    <w:rsid w:val="00613B9A"/>
    <w:rsid w:val="00614651"/>
    <w:rsid w:val="00614B63"/>
    <w:rsid w:val="00614F2E"/>
    <w:rsid w:val="00617183"/>
    <w:rsid w:val="006203BD"/>
    <w:rsid w:val="006205F0"/>
    <w:rsid w:val="00620B2C"/>
    <w:rsid w:val="00621A67"/>
    <w:rsid w:val="00623125"/>
    <w:rsid w:val="006234D0"/>
    <w:rsid w:val="00623630"/>
    <w:rsid w:val="006246BC"/>
    <w:rsid w:val="00630731"/>
    <w:rsid w:val="00631FFA"/>
    <w:rsid w:val="006325BC"/>
    <w:rsid w:val="00632BC5"/>
    <w:rsid w:val="006362B6"/>
    <w:rsid w:val="00640A6B"/>
    <w:rsid w:val="00642627"/>
    <w:rsid w:val="00642AE4"/>
    <w:rsid w:val="00644834"/>
    <w:rsid w:val="0064559D"/>
    <w:rsid w:val="0064717D"/>
    <w:rsid w:val="00647D8E"/>
    <w:rsid w:val="00660FCC"/>
    <w:rsid w:val="00662CDC"/>
    <w:rsid w:val="0066568B"/>
    <w:rsid w:val="00666465"/>
    <w:rsid w:val="00666A79"/>
    <w:rsid w:val="00671862"/>
    <w:rsid w:val="00671C6B"/>
    <w:rsid w:val="00671D19"/>
    <w:rsid w:val="00674C7E"/>
    <w:rsid w:val="00674E09"/>
    <w:rsid w:val="00675291"/>
    <w:rsid w:val="00676DFE"/>
    <w:rsid w:val="00677A29"/>
    <w:rsid w:val="00682431"/>
    <w:rsid w:val="00685165"/>
    <w:rsid w:val="00686D2F"/>
    <w:rsid w:val="006909CF"/>
    <w:rsid w:val="0069237C"/>
    <w:rsid w:val="00694053"/>
    <w:rsid w:val="00695541"/>
    <w:rsid w:val="006960AD"/>
    <w:rsid w:val="006A0F58"/>
    <w:rsid w:val="006A302C"/>
    <w:rsid w:val="006A7CEB"/>
    <w:rsid w:val="006B04A7"/>
    <w:rsid w:val="006B428A"/>
    <w:rsid w:val="006B48FD"/>
    <w:rsid w:val="006B4F51"/>
    <w:rsid w:val="006B5403"/>
    <w:rsid w:val="006B56FA"/>
    <w:rsid w:val="006B669A"/>
    <w:rsid w:val="006B730B"/>
    <w:rsid w:val="006C00A7"/>
    <w:rsid w:val="006C03B9"/>
    <w:rsid w:val="006C0543"/>
    <w:rsid w:val="006C083D"/>
    <w:rsid w:val="006C1835"/>
    <w:rsid w:val="006C1915"/>
    <w:rsid w:val="006C19DD"/>
    <w:rsid w:val="006C1AE2"/>
    <w:rsid w:val="006C1DDA"/>
    <w:rsid w:val="006C2319"/>
    <w:rsid w:val="006C2B32"/>
    <w:rsid w:val="006C32EA"/>
    <w:rsid w:val="006C481D"/>
    <w:rsid w:val="006C774B"/>
    <w:rsid w:val="006D2A9A"/>
    <w:rsid w:val="006D44F0"/>
    <w:rsid w:val="006D5017"/>
    <w:rsid w:val="006D6FA7"/>
    <w:rsid w:val="006D7D8A"/>
    <w:rsid w:val="006E184A"/>
    <w:rsid w:val="006E1AB1"/>
    <w:rsid w:val="006E4EEE"/>
    <w:rsid w:val="006E5E30"/>
    <w:rsid w:val="006F54F8"/>
    <w:rsid w:val="006F6095"/>
    <w:rsid w:val="006F706F"/>
    <w:rsid w:val="0070279F"/>
    <w:rsid w:val="00703013"/>
    <w:rsid w:val="00703A23"/>
    <w:rsid w:val="00706E26"/>
    <w:rsid w:val="00707E5A"/>
    <w:rsid w:val="00711D63"/>
    <w:rsid w:val="0071260D"/>
    <w:rsid w:val="007139F5"/>
    <w:rsid w:val="00716329"/>
    <w:rsid w:val="00717103"/>
    <w:rsid w:val="00721E40"/>
    <w:rsid w:val="00721F98"/>
    <w:rsid w:val="00723A44"/>
    <w:rsid w:val="00724616"/>
    <w:rsid w:val="00730206"/>
    <w:rsid w:val="00730678"/>
    <w:rsid w:val="00730DD2"/>
    <w:rsid w:val="00731C3F"/>
    <w:rsid w:val="00731C88"/>
    <w:rsid w:val="00732864"/>
    <w:rsid w:val="00734234"/>
    <w:rsid w:val="007344BD"/>
    <w:rsid w:val="00735086"/>
    <w:rsid w:val="0073520E"/>
    <w:rsid w:val="007355BD"/>
    <w:rsid w:val="00736A51"/>
    <w:rsid w:val="0073727D"/>
    <w:rsid w:val="00741815"/>
    <w:rsid w:val="00743F41"/>
    <w:rsid w:val="00744BA8"/>
    <w:rsid w:val="00745B87"/>
    <w:rsid w:val="00750A7A"/>
    <w:rsid w:val="00752C5C"/>
    <w:rsid w:val="007532FD"/>
    <w:rsid w:val="00756666"/>
    <w:rsid w:val="00757122"/>
    <w:rsid w:val="00757A32"/>
    <w:rsid w:val="007613EA"/>
    <w:rsid w:val="007658BC"/>
    <w:rsid w:val="00770AAA"/>
    <w:rsid w:val="00771DA9"/>
    <w:rsid w:val="00772250"/>
    <w:rsid w:val="00773A1F"/>
    <w:rsid w:val="007750FD"/>
    <w:rsid w:val="00775B46"/>
    <w:rsid w:val="007766BC"/>
    <w:rsid w:val="00777A4F"/>
    <w:rsid w:val="007828F3"/>
    <w:rsid w:val="00782A10"/>
    <w:rsid w:val="00785085"/>
    <w:rsid w:val="00785503"/>
    <w:rsid w:val="007871F6"/>
    <w:rsid w:val="007878F6"/>
    <w:rsid w:val="00787C0C"/>
    <w:rsid w:val="00792311"/>
    <w:rsid w:val="00794342"/>
    <w:rsid w:val="00794466"/>
    <w:rsid w:val="00794F88"/>
    <w:rsid w:val="0079783E"/>
    <w:rsid w:val="007A3A8E"/>
    <w:rsid w:val="007A40FA"/>
    <w:rsid w:val="007A5FBE"/>
    <w:rsid w:val="007A71FC"/>
    <w:rsid w:val="007B29B7"/>
    <w:rsid w:val="007B39D9"/>
    <w:rsid w:val="007B570C"/>
    <w:rsid w:val="007B662B"/>
    <w:rsid w:val="007B76B5"/>
    <w:rsid w:val="007C2ABC"/>
    <w:rsid w:val="007C3CE8"/>
    <w:rsid w:val="007C61F3"/>
    <w:rsid w:val="007C648D"/>
    <w:rsid w:val="007D0722"/>
    <w:rsid w:val="007D0B3C"/>
    <w:rsid w:val="007D29DC"/>
    <w:rsid w:val="007D3F8B"/>
    <w:rsid w:val="007D558E"/>
    <w:rsid w:val="007D5593"/>
    <w:rsid w:val="007D5D95"/>
    <w:rsid w:val="007E0217"/>
    <w:rsid w:val="007E4978"/>
    <w:rsid w:val="007E6733"/>
    <w:rsid w:val="007E6A36"/>
    <w:rsid w:val="007E729C"/>
    <w:rsid w:val="007F1FDD"/>
    <w:rsid w:val="007F22E4"/>
    <w:rsid w:val="007F3FD0"/>
    <w:rsid w:val="007F512E"/>
    <w:rsid w:val="007F519E"/>
    <w:rsid w:val="007F5718"/>
    <w:rsid w:val="007F613F"/>
    <w:rsid w:val="007F6E21"/>
    <w:rsid w:val="00800F5A"/>
    <w:rsid w:val="00801657"/>
    <w:rsid w:val="00802077"/>
    <w:rsid w:val="00802832"/>
    <w:rsid w:val="008039C8"/>
    <w:rsid w:val="00805A2A"/>
    <w:rsid w:val="00805B47"/>
    <w:rsid w:val="00805DA5"/>
    <w:rsid w:val="0080619B"/>
    <w:rsid w:val="008120BA"/>
    <w:rsid w:val="00816A80"/>
    <w:rsid w:val="00817E1F"/>
    <w:rsid w:val="00820179"/>
    <w:rsid w:val="00820AD6"/>
    <w:rsid w:val="0082236C"/>
    <w:rsid w:val="00823808"/>
    <w:rsid w:val="00824205"/>
    <w:rsid w:val="0082450F"/>
    <w:rsid w:val="00826199"/>
    <w:rsid w:val="00826372"/>
    <w:rsid w:val="0082779F"/>
    <w:rsid w:val="00831A80"/>
    <w:rsid w:val="0083386B"/>
    <w:rsid w:val="00835D45"/>
    <w:rsid w:val="00836C62"/>
    <w:rsid w:val="00836E4F"/>
    <w:rsid w:val="00841BF7"/>
    <w:rsid w:val="0084659D"/>
    <w:rsid w:val="008474B2"/>
    <w:rsid w:val="00850458"/>
    <w:rsid w:val="00853323"/>
    <w:rsid w:val="0085426C"/>
    <w:rsid w:val="00854E89"/>
    <w:rsid w:val="00857977"/>
    <w:rsid w:val="00861AA8"/>
    <w:rsid w:val="0086214C"/>
    <w:rsid w:val="008624C3"/>
    <w:rsid w:val="008631E0"/>
    <w:rsid w:val="0086387F"/>
    <w:rsid w:val="008647B4"/>
    <w:rsid w:val="008649B0"/>
    <w:rsid w:val="00867670"/>
    <w:rsid w:val="0087061A"/>
    <w:rsid w:val="008707BE"/>
    <w:rsid w:val="00871C1E"/>
    <w:rsid w:val="00872241"/>
    <w:rsid w:val="00872B67"/>
    <w:rsid w:val="008736C6"/>
    <w:rsid w:val="00874078"/>
    <w:rsid w:val="0087471E"/>
    <w:rsid w:val="0087529D"/>
    <w:rsid w:val="00875F1C"/>
    <w:rsid w:val="00877384"/>
    <w:rsid w:val="00880521"/>
    <w:rsid w:val="00881E71"/>
    <w:rsid w:val="008829D7"/>
    <w:rsid w:val="00883221"/>
    <w:rsid w:val="00887A28"/>
    <w:rsid w:val="00887BE2"/>
    <w:rsid w:val="0089398B"/>
    <w:rsid w:val="008954E3"/>
    <w:rsid w:val="008973DA"/>
    <w:rsid w:val="008A056B"/>
    <w:rsid w:val="008A0E50"/>
    <w:rsid w:val="008A12EA"/>
    <w:rsid w:val="008A2485"/>
    <w:rsid w:val="008A3A10"/>
    <w:rsid w:val="008A3F1B"/>
    <w:rsid w:val="008A3F47"/>
    <w:rsid w:val="008A4374"/>
    <w:rsid w:val="008A4E18"/>
    <w:rsid w:val="008A5ED0"/>
    <w:rsid w:val="008A64D5"/>
    <w:rsid w:val="008B12EF"/>
    <w:rsid w:val="008B162D"/>
    <w:rsid w:val="008B42A6"/>
    <w:rsid w:val="008B6774"/>
    <w:rsid w:val="008B6801"/>
    <w:rsid w:val="008B6AC7"/>
    <w:rsid w:val="008B725B"/>
    <w:rsid w:val="008C042B"/>
    <w:rsid w:val="008C37CD"/>
    <w:rsid w:val="008C3B4C"/>
    <w:rsid w:val="008C72E9"/>
    <w:rsid w:val="008C7A9A"/>
    <w:rsid w:val="008D0CDE"/>
    <w:rsid w:val="008D2BA4"/>
    <w:rsid w:val="008D3284"/>
    <w:rsid w:val="008D5475"/>
    <w:rsid w:val="008D7027"/>
    <w:rsid w:val="008E0455"/>
    <w:rsid w:val="008E1049"/>
    <w:rsid w:val="008E1548"/>
    <w:rsid w:val="008E1DB9"/>
    <w:rsid w:val="008E287A"/>
    <w:rsid w:val="008E58BD"/>
    <w:rsid w:val="008E6288"/>
    <w:rsid w:val="008E6940"/>
    <w:rsid w:val="008E7E8F"/>
    <w:rsid w:val="008E7F3F"/>
    <w:rsid w:val="008F1D51"/>
    <w:rsid w:val="008F296A"/>
    <w:rsid w:val="008F67C4"/>
    <w:rsid w:val="00903539"/>
    <w:rsid w:val="009046BA"/>
    <w:rsid w:val="0091043A"/>
    <w:rsid w:val="009111A8"/>
    <w:rsid w:val="0091166F"/>
    <w:rsid w:val="0091187F"/>
    <w:rsid w:val="00911CEA"/>
    <w:rsid w:val="009124E1"/>
    <w:rsid w:val="00913BCD"/>
    <w:rsid w:val="00913E95"/>
    <w:rsid w:val="009145FF"/>
    <w:rsid w:val="00916821"/>
    <w:rsid w:val="00917501"/>
    <w:rsid w:val="00924D27"/>
    <w:rsid w:val="00925364"/>
    <w:rsid w:val="00930244"/>
    <w:rsid w:val="009306F4"/>
    <w:rsid w:val="009310DA"/>
    <w:rsid w:val="00935864"/>
    <w:rsid w:val="009374BF"/>
    <w:rsid w:val="0094298A"/>
    <w:rsid w:val="00942BE7"/>
    <w:rsid w:val="009434B9"/>
    <w:rsid w:val="00944641"/>
    <w:rsid w:val="00944984"/>
    <w:rsid w:val="00944DCB"/>
    <w:rsid w:val="00946B3E"/>
    <w:rsid w:val="00952EC9"/>
    <w:rsid w:val="00953515"/>
    <w:rsid w:val="00961689"/>
    <w:rsid w:val="00963559"/>
    <w:rsid w:val="00963AF2"/>
    <w:rsid w:val="00967F8E"/>
    <w:rsid w:val="00972DB3"/>
    <w:rsid w:val="00973348"/>
    <w:rsid w:val="00974B89"/>
    <w:rsid w:val="0097570F"/>
    <w:rsid w:val="0097597A"/>
    <w:rsid w:val="00975D5E"/>
    <w:rsid w:val="00976BEF"/>
    <w:rsid w:val="00977FCB"/>
    <w:rsid w:val="009815DF"/>
    <w:rsid w:val="00981ACF"/>
    <w:rsid w:val="00982017"/>
    <w:rsid w:val="00982D53"/>
    <w:rsid w:val="00983629"/>
    <w:rsid w:val="00984369"/>
    <w:rsid w:val="009867AE"/>
    <w:rsid w:val="00986E0B"/>
    <w:rsid w:val="00987073"/>
    <w:rsid w:val="009873BD"/>
    <w:rsid w:val="00990604"/>
    <w:rsid w:val="009927EF"/>
    <w:rsid w:val="00996FEC"/>
    <w:rsid w:val="009A1F1E"/>
    <w:rsid w:val="009A2F08"/>
    <w:rsid w:val="009A328E"/>
    <w:rsid w:val="009A48F9"/>
    <w:rsid w:val="009A4B10"/>
    <w:rsid w:val="009A4DAD"/>
    <w:rsid w:val="009A4F0A"/>
    <w:rsid w:val="009A51A5"/>
    <w:rsid w:val="009A5509"/>
    <w:rsid w:val="009A5E31"/>
    <w:rsid w:val="009A76A0"/>
    <w:rsid w:val="009B1900"/>
    <w:rsid w:val="009B691A"/>
    <w:rsid w:val="009C1E28"/>
    <w:rsid w:val="009C1E91"/>
    <w:rsid w:val="009C40E7"/>
    <w:rsid w:val="009C41E0"/>
    <w:rsid w:val="009C5B96"/>
    <w:rsid w:val="009C7EAE"/>
    <w:rsid w:val="009D00B9"/>
    <w:rsid w:val="009D2B70"/>
    <w:rsid w:val="009D36AD"/>
    <w:rsid w:val="009D524A"/>
    <w:rsid w:val="009D5BC0"/>
    <w:rsid w:val="009D5C61"/>
    <w:rsid w:val="009D755B"/>
    <w:rsid w:val="009E0A70"/>
    <w:rsid w:val="009E0B0F"/>
    <w:rsid w:val="009E3716"/>
    <w:rsid w:val="009F2452"/>
    <w:rsid w:val="009F3AD0"/>
    <w:rsid w:val="009F41AC"/>
    <w:rsid w:val="00A01214"/>
    <w:rsid w:val="00A01F56"/>
    <w:rsid w:val="00A03A52"/>
    <w:rsid w:val="00A0405B"/>
    <w:rsid w:val="00A045D7"/>
    <w:rsid w:val="00A05211"/>
    <w:rsid w:val="00A0548D"/>
    <w:rsid w:val="00A06881"/>
    <w:rsid w:val="00A071B8"/>
    <w:rsid w:val="00A07ED8"/>
    <w:rsid w:val="00A13F9A"/>
    <w:rsid w:val="00A17D00"/>
    <w:rsid w:val="00A20AE5"/>
    <w:rsid w:val="00A21C01"/>
    <w:rsid w:val="00A25239"/>
    <w:rsid w:val="00A256F1"/>
    <w:rsid w:val="00A25803"/>
    <w:rsid w:val="00A25A02"/>
    <w:rsid w:val="00A333D9"/>
    <w:rsid w:val="00A40229"/>
    <w:rsid w:val="00A4217C"/>
    <w:rsid w:val="00A42CA7"/>
    <w:rsid w:val="00A4367C"/>
    <w:rsid w:val="00A45720"/>
    <w:rsid w:val="00A45FE8"/>
    <w:rsid w:val="00A46C85"/>
    <w:rsid w:val="00A47221"/>
    <w:rsid w:val="00A50006"/>
    <w:rsid w:val="00A5018E"/>
    <w:rsid w:val="00A5043A"/>
    <w:rsid w:val="00A5153A"/>
    <w:rsid w:val="00A52551"/>
    <w:rsid w:val="00A540C0"/>
    <w:rsid w:val="00A55578"/>
    <w:rsid w:val="00A55D84"/>
    <w:rsid w:val="00A56708"/>
    <w:rsid w:val="00A5682F"/>
    <w:rsid w:val="00A56A5F"/>
    <w:rsid w:val="00A56E68"/>
    <w:rsid w:val="00A60340"/>
    <w:rsid w:val="00A608E5"/>
    <w:rsid w:val="00A61C75"/>
    <w:rsid w:val="00A62101"/>
    <w:rsid w:val="00A65561"/>
    <w:rsid w:val="00A66D9D"/>
    <w:rsid w:val="00A711C1"/>
    <w:rsid w:val="00A72BE6"/>
    <w:rsid w:val="00A7414C"/>
    <w:rsid w:val="00A7476F"/>
    <w:rsid w:val="00A7522B"/>
    <w:rsid w:val="00A752BB"/>
    <w:rsid w:val="00A76098"/>
    <w:rsid w:val="00A7765A"/>
    <w:rsid w:val="00A77E64"/>
    <w:rsid w:val="00A8239D"/>
    <w:rsid w:val="00A83D6D"/>
    <w:rsid w:val="00A83E73"/>
    <w:rsid w:val="00A85419"/>
    <w:rsid w:val="00A85928"/>
    <w:rsid w:val="00A870D5"/>
    <w:rsid w:val="00A90826"/>
    <w:rsid w:val="00A91F85"/>
    <w:rsid w:val="00A92154"/>
    <w:rsid w:val="00A948C7"/>
    <w:rsid w:val="00A9708B"/>
    <w:rsid w:val="00A977F3"/>
    <w:rsid w:val="00A9798A"/>
    <w:rsid w:val="00AA019D"/>
    <w:rsid w:val="00AA1AB4"/>
    <w:rsid w:val="00AA33F9"/>
    <w:rsid w:val="00AA3CE1"/>
    <w:rsid w:val="00AA409F"/>
    <w:rsid w:val="00AA734E"/>
    <w:rsid w:val="00AB0792"/>
    <w:rsid w:val="00AB0E3A"/>
    <w:rsid w:val="00AB4110"/>
    <w:rsid w:val="00AB5027"/>
    <w:rsid w:val="00AB5632"/>
    <w:rsid w:val="00AC12F4"/>
    <w:rsid w:val="00AC44A2"/>
    <w:rsid w:val="00AC4AA2"/>
    <w:rsid w:val="00AC7EF5"/>
    <w:rsid w:val="00AD09F2"/>
    <w:rsid w:val="00AD0F87"/>
    <w:rsid w:val="00AD1BA2"/>
    <w:rsid w:val="00AD2334"/>
    <w:rsid w:val="00AD2562"/>
    <w:rsid w:val="00AD332E"/>
    <w:rsid w:val="00AD3EEC"/>
    <w:rsid w:val="00AD5D29"/>
    <w:rsid w:val="00AD7A88"/>
    <w:rsid w:val="00AE06BA"/>
    <w:rsid w:val="00AE1020"/>
    <w:rsid w:val="00AE3510"/>
    <w:rsid w:val="00AE4A4A"/>
    <w:rsid w:val="00AE50AE"/>
    <w:rsid w:val="00AE7AC9"/>
    <w:rsid w:val="00AF1347"/>
    <w:rsid w:val="00AF16E1"/>
    <w:rsid w:val="00AF24B0"/>
    <w:rsid w:val="00AF4509"/>
    <w:rsid w:val="00AF49A7"/>
    <w:rsid w:val="00AF60ED"/>
    <w:rsid w:val="00B011C3"/>
    <w:rsid w:val="00B017C7"/>
    <w:rsid w:val="00B02334"/>
    <w:rsid w:val="00B0291F"/>
    <w:rsid w:val="00B04AA7"/>
    <w:rsid w:val="00B04C14"/>
    <w:rsid w:val="00B05B72"/>
    <w:rsid w:val="00B05B95"/>
    <w:rsid w:val="00B1073D"/>
    <w:rsid w:val="00B2072A"/>
    <w:rsid w:val="00B21EAE"/>
    <w:rsid w:val="00B2373E"/>
    <w:rsid w:val="00B2440C"/>
    <w:rsid w:val="00B25F70"/>
    <w:rsid w:val="00B30372"/>
    <w:rsid w:val="00B314CA"/>
    <w:rsid w:val="00B3415A"/>
    <w:rsid w:val="00B4070A"/>
    <w:rsid w:val="00B418A5"/>
    <w:rsid w:val="00B435A0"/>
    <w:rsid w:val="00B4372E"/>
    <w:rsid w:val="00B464C5"/>
    <w:rsid w:val="00B46757"/>
    <w:rsid w:val="00B47890"/>
    <w:rsid w:val="00B53014"/>
    <w:rsid w:val="00B53277"/>
    <w:rsid w:val="00B541DF"/>
    <w:rsid w:val="00B5520E"/>
    <w:rsid w:val="00B55371"/>
    <w:rsid w:val="00B57AF1"/>
    <w:rsid w:val="00B61C47"/>
    <w:rsid w:val="00B62626"/>
    <w:rsid w:val="00B63E0A"/>
    <w:rsid w:val="00B652E2"/>
    <w:rsid w:val="00B6647E"/>
    <w:rsid w:val="00B70580"/>
    <w:rsid w:val="00B72E18"/>
    <w:rsid w:val="00B73A60"/>
    <w:rsid w:val="00B746DB"/>
    <w:rsid w:val="00B773E0"/>
    <w:rsid w:val="00B824A4"/>
    <w:rsid w:val="00B83DE7"/>
    <w:rsid w:val="00B84BF7"/>
    <w:rsid w:val="00B8546F"/>
    <w:rsid w:val="00B869DA"/>
    <w:rsid w:val="00B86F2B"/>
    <w:rsid w:val="00B90E89"/>
    <w:rsid w:val="00B92EAB"/>
    <w:rsid w:val="00B955A1"/>
    <w:rsid w:val="00B958E9"/>
    <w:rsid w:val="00B9601C"/>
    <w:rsid w:val="00B96645"/>
    <w:rsid w:val="00B96F4A"/>
    <w:rsid w:val="00B975B5"/>
    <w:rsid w:val="00B97A46"/>
    <w:rsid w:val="00BA1020"/>
    <w:rsid w:val="00BA11D2"/>
    <w:rsid w:val="00BA1582"/>
    <w:rsid w:val="00BA15E1"/>
    <w:rsid w:val="00BA2AE9"/>
    <w:rsid w:val="00BA3195"/>
    <w:rsid w:val="00BA3A5E"/>
    <w:rsid w:val="00BA448A"/>
    <w:rsid w:val="00BA56A8"/>
    <w:rsid w:val="00BA585A"/>
    <w:rsid w:val="00BA6670"/>
    <w:rsid w:val="00BA6F12"/>
    <w:rsid w:val="00BA791A"/>
    <w:rsid w:val="00BB2E30"/>
    <w:rsid w:val="00BB322A"/>
    <w:rsid w:val="00BB52CA"/>
    <w:rsid w:val="00BB662F"/>
    <w:rsid w:val="00BB667D"/>
    <w:rsid w:val="00BC187B"/>
    <w:rsid w:val="00BC25E2"/>
    <w:rsid w:val="00BC6C79"/>
    <w:rsid w:val="00BD0404"/>
    <w:rsid w:val="00BD0607"/>
    <w:rsid w:val="00BD19D7"/>
    <w:rsid w:val="00BD1EB4"/>
    <w:rsid w:val="00BD2201"/>
    <w:rsid w:val="00BD2B8D"/>
    <w:rsid w:val="00BD5F9C"/>
    <w:rsid w:val="00BE0C0A"/>
    <w:rsid w:val="00BE1624"/>
    <w:rsid w:val="00BE23AB"/>
    <w:rsid w:val="00BE26F0"/>
    <w:rsid w:val="00BE4AB6"/>
    <w:rsid w:val="00BE5944"/>
    <w:rsid w:val="00BE6313"/>
    <w:rsid w:val="00BF06D7"/>
    <w:rsid w:val="00BF1513"/>
    <w:rsid w:val="00BF36D0"/>
    <w:rsid w:val="00BF414B"/>
    <w:rsid w:val="00BF48C6"/>
    <w:rsid w:val="00BF4ACF"/>
    <w:rsid w:val="00BF553B"/>
    <w:rsid w:val="00BF6F2C"/>
    <w:rsid w:val="00C00413"/>
    <w:rsid w:val="00C00E6B"/>
    <w:rsid w:val="00C03AA2"/>
    <w:rsid w:val="00C03CCE"/>
    <w:rsid w:val="00C0675C"/>
    <w:rsid w:val="00C07645"/>
    <w:rsid w:val="00C1193D"/>
    <w:rsid w:val="00C14640"/>
    <w:rsid w:val="00C14E32"/>
    <w:rsid w:val="00C15EAF"/>
    <w:rsid w:val="00C20841"/>
    <w:rsid w:val="00C2143E"/>
    <w:rsid w:val="00C2163D"/>
    <w:rsid w:val="00C22122"/>
    <w:rsid w:val="00C24B74"/>
    <w:rsid w:val="00C26EDA"/>
    <w:rsid w:val="00C3016E"/>
    <w:rsid w:val="00C30419"/>
    <w:rsid w:val="00C30792"/>
    <w:rsid w:val="00C3111B"/>
    <w:rsid w:val="00C31695"/>
    <w:rsid w:val="00C3322B"/>
    <w:rsid w:val="00C33CBD"/>
    <w:rsid w:val="00C33EAC"/>
    <w:rsid w:val="00C4205F"/>
    <w:rsid w:val="00C42D18"/>
    <w:rsid w:val="00C43C82"/>
    <w:rsid w:val="00C43E99"/>
    <w:rsid w:val="00C47114"/>
    <w:rsid w:val="00C47CA9"/>
    <w:rsid w:val="00C50FC6"/>
    <w:rsid w:val="00C513F9"/>
    <w:rsid w:val="00C51F3D"/>
    <w:rsid w:val="00C52456"/>
    <w:rsid w:val="00C542BF"/>
    <w:rsid w:val="00C544FA"/>
    <w:rsid w:val="00C56311"/>
    <w:rsid w:val="00C56E02"/>
    <w:rsid w:val="00C60385"/>
    <w:rsid w:val="00C615C9"/>
    <w:rsid w:val="00C62050"/>
    <w:rsid w:val="00C629CF"/>
    <w:rsid w:val="00C648C0"/>
    <w:rsid w:val="00C66200"/>
    <w:rsid w:val="00C666B9"/>
    <w:rsid w:val="00C73E36"/>
    <w:rsid w:val="00C74182"/>
    <w:rsid w:val="00C74556"/>
    <w:rsid w:val="00C74D45"/>
    <w:rsid w:val="00C7504B"/>
    <w:rsid w:val="00C77BF1"/>
    <w:rsid w:val="00C8018D"/>
    <w:rsid w:val="00C81560"/>
    <w:rsid w:val="00C8467C"/>
    <w:rsid w:val="00C85B8E"/>
    <w:rsid w:val="00C9066B"/>
    <w:rsid w:val="00C91042"/>
    <w:rsid w:val="00C9315D"/>
    <w:rsid w:val="00C96798"/>
    <w:rsid w:val="00C96C7B"/>
    <w:rsid w:val="00C971AA"/>
    <w:rsid w:val="00CA003C"/>
    <w:rsid w:val="00CA3703"/>
    <w:rsid w:val="00CA3DEA"/>
    <w:rsid w:val="00CA6ED0"/>
    <w:rsid w:val="00CA6F9A"/>
    <w:rsid w:val="00CA7A1D"/>
    <w:rsid w:val="00CA7ECE"/>
    <w:rsid w:val="00CB06C9"/>
    <w:rsid w:val="00CB1995"/>
    <w:rsid w:val="00CB3F1C"/>
    <w:rsid w:val="00CB56F6"/>
    <w:rsid w:val="00CB6734"/>
    <w:rsid w:val="00CB7D80"/>
    <w:rsid w:val="00CB7E87"/>
    <w:rsid w:val="00CC0E59"/>
    <w:rsid w:val="00CC222C"/>
    <w:rsid w:val="00CC6099"/>
    <w:rsid w:val="00CC6A5C"/>
    <w:rsid w:val="00CD16E4"/>
    <w:rsid w:val="00CD19A7"/>
    <w:rsid w:val="00CD37A7"/>
    <w:rsid w:val="00CD42A9"/>
    <w:rsid w:val="00CD69D2"/>
    <w:rsid w:val="00CD6A4B"/>
    <w:rsid w:val="00CD7CBA"/>
    <w:rsid w:val="00CD7E4F"/>
    <w:rsid w:val="00CE0BB7"/>
    <w:rsid w:val="00CE0C9E"/>
    <w:rsid w:val="00CE23F9"/>
    <w:rsid w:val="00CE3446"/>
    <w:rsid w:val="00CE388E"/>
    <w:rsid w:val="00CE47CB"/>
    <w:rsid w:val="00CE4E12"/>
    <w:rsid w:val="00CE4F9E"/>
    <w:rsid w:val="00CE62F1"/>
    <w:rsid w:val="00CE6699"/>
    <w:rsid w:val="00CE7B86"/>
    <w:rsid w:val="00CF0A41"/>
    <w:rsid w:val="00CF2BE2"/>
    <w:rsid w:val="00CF3C8F"/>
    <w:rsid w:val="00CF41FA"/>
    <w:rsid w:val="00CF4C73"/>
    <w:rsid w:val="00D0008F"/>
    <w:rsid w:val="00D00C59"/>
    <w:rsid w:val="00D04610"/>
    <w:rsid w:val="00D05087"/>
    <w:rsid w:val="00D05B10"/>
    <w:rsid w:val="00D05C19"/>
    <w:rsid w:val="00D0737B"/>
    <w:rsid w:val="00D11DDB"/>
    <w:rsid w:val="00D135ED"/>
    <w:rsid w:val="00D1387F"/>
    <w:rsid w:val="00D1459D"/>
    <w:rsid w:val="00D15430"/>
    <w:rsid w:val="00D201A6"/>
    <w:rsid w:val="00D22022"/>
    <w:rsid w:val="00D23E6F"/>
    <w:rsid w:val="00D27410"/>
    <w:rsid w:val="00D31036"/>
    <w:rsid w:val="00D327D9"/>
    <w:rsid w:val="00D3379B"/>
    <w:rsid w:val="00D33AB8"/>
    <w:rsid w:val="00D34211"/>
    <w:rsid w:val="00D36A15"/>
    <w:rsid w:val="00D42D00"/>
    <w:rsid w:val="00D43805"/>
    <w:rsid w:val="00D44C64"/>
    <w:rsid w:val="00D44C72"/>
    <w:rsid w:val="00D46548"/>
    <w:rsid w:val="00D46610"/>
    <w:rsid w:val="00D46B35"/>
    <w:rsid w:val="00D51EB3"/>
    <w:rsid w:val="00D523EA"/>
    <w:rsid w:val="00D551DF"/>
    <w:rsid w:val="00D560EA"/>
    <w:rsid w:val="00D5736E"/>
    <w:rsid w:val="00D57EDE"/>
    <w:rsid w:val="00D60745"/>
    <w:rsid w:val="00D62800"/>
    <w:rsid w:val="00D62F46"/>
    <w:rsid w:val="00D62F78"/>
    <w:rsid w:val="00D6496B"/>
    <w:rsid w:val="00D64CCF"/>
    <w:rsid w:val="00D6795A"/>
    <w:rsid w:val="00D67AA9"/>
    <w:rsid w:val="00D67AF9"/>
    <w:rsid w:val="00D746AC"/>
    <w:rsid w:val="00D74F37"/>
    <w:rsid w:val="00D772E9"/>
    <w:rsid w:val="00D8006F"/>
    <w:rsid w:val="00D80F19"/>
    <w:rsid w:val="00D8244E"/>
    <w:rsid w:val="00D82648"/>
    <w:rsid w:val="00D83636"/>
    <w:rsid w:val="00D847E7"/>
    <w:rsid w:val="00D91F22"/>
    <w:rsid w:val="00D927C2"/>
    <w:rsid w:val="00D937D5"/>
    <w:rsid w:val="00D93B4B"/>
    <w:rsid w:val="00DA2385"/>
    <w:rsid w:val="00DA2A00"/>
    <w:rsid w:val="00DA50A2"/>
    <w:rsid w:val="00DA57BE"/>
    <w:rsid w:val="00DA5FAC"/>
    <w:rsid w:val="00DA736B"/>
    <w:rsid w:val="00DB0508"/>
    <w:rsid w:val="00DB05C6"/>
    <w:rsid w:val="00DB5F99"/>
    <w:rsid w:val="00DB6098"/>
    <w:rsid w:val="00DB6864"/>
    <w:rsid w:val="00DC3031"/>
    <w:rsid w:val="00DC391F"/>
    <w:rsid w:val="00DC40EC"/>
    <w:rsid w:val="00DC5C38"/>
    <w:rsid w:val="00DC7871"/>
    <w:rsid w:val="00DD0457"/>
    <w:rsid w:val="00DD04EE"/>
    <w:rsid w:val="00DD12E7"/>
    <w:rsid w:val="00DD23DB"/>
    <w:rsid w:val="00DD4E21"/>
    <w:rsid w:val="00DD57F4"/>
    <w:rsid w:val="00DF07CC"/>
    <w:rsid w:val="00DF14F7"/>
    <w:rsid w:val="00DF73B7"/>
    <w:rsid w:val="00E00FF0"/>
    <w:rsid w:val="00E04C4F"/>
    <w:rsid w:val="00E11D2C"/>
    <w:rsid w:val="00E12188"/>
    <w:rsid w:val="00E126B2"/>
    <w:rsid w:val="00E1444C"/>
    <w:rsid w:val="00E21556"/>
    <w:rsid w:val="00E21D78"/>
    <w:rsid w:val="00E23870"/>
    <w:rsid w:val="00E250E6"/>
    <w:rsid w:val="00E25A21"/>
    <w:rsid w:val="00E27643"/>
    <w:rsid w:val="00E3037C"/>
    <w:rsid w:val="00E3152E"/>
    <w:rsid w:val="00E335CD"/>
    <w:rsid w:val="00E33CDD"/>
    <w:rsid w:val="00E33D35"/>
    <w:rsid w:val="00E34E1F"/>
    <w:rsid w:val="00E36626"/>
    <w:rsid w:val="00E37810"/>
    <w:rsid w:val="00E378DB"/>
    <w:rsid w:val="00E37E03"/>
    <w:rsid w:val="00E408EE"/>
    <w:rsid w:val="00E456F5"/>
    <w:rsid w:val="00E46255"/>
    <w:rsid w:val="00E472FD"/>
    <w:rsid w:val="00E5152A"/>
    <w:rsid w:val="00E53DFB"/>
    <w:rsid w:val="00E54654"/>
    <w:rsid w:val="00E5514B"/>
    <w:rsid w:val="00E57F29"/>
    <w:rsid w:val="00E604B6"/>
    <w:rsid w:val="00E60746"/>
    <w:rsid w:val="00E607F5"/>
    <w:rsid w:val="00E60A8B"/>
    <w:rsid w:val="00E6136C"/>
    <w:rsid w:val="00E71448"/>
    <w:rsid w:val="00E71AF4"/>
    <w:rsid w:val="00E73236"/>
    <w:rsid w:val="00E74397"/>
    <w:rsid w:val="00E765E4"/>
    <w:rsid w:val="00E81215"/>
    <w:rsid w:val="00E86094"/>
    <w:rsid w:val="00E90505"/>
    <w:rsid w:val="00E915FD"/>
    <w:rsid w:val="00E94A6B"/>
    <w:rsid w:val="00EA03B8"/>
    <w:rsid w:val="00EA162E"/>
    <w:rsid w:val="00EA1ABC"/>
    <w:rsid w:val="00EA1F4D"/>
    <w:rsid w:val="00EA2C95"/>
    <w:rsid w:val="00EA33F1"/>
    <w:rsid w:val="00EA4251"/>
    <w:rsid w:val="00EA6E52"/>
    <w:rsid w:val="00EB06F2"/>
    <w:rsid w:val="00EB25BE"/>
    <w:rsid w:val="00EB2615"/>
    <w:rsid w:val="00EC1F11"/>
    <w:rsid w:val="00EC2885"/>
    <w:rsid w:val="00EC2E0B"/>
    <w:rsid w:val="00EC523D"/>
    <w:rsid w:val="00ED3AD9"/>
    <w:rsid w:val="00ED453B"/>
    <w:rsid w:val="00ED6D79"/>
    <w:rsid w:val="00ED7344"/>
    <w:rsid w:val="00EE2229"/>
    <w:rsid w:val="00EE2743"/>
    <w:rsid w:val="00EE4176"/>
    <w:rsid w:val="00EE5575"/>
    <w:rsid w:val="00EE5754"/>
    <w:rsid w:val="00EE6B5D"/>
    <w:rsid w:val="00EE7A43"/>
    <w:rsid w:val="00EE7E29"/>
    <w:rsid w:val="00EF0C12"/>
    <w:rsid w:val="00EF1951"/>
    <w:rsid w:val="00EF5CAB"/>
    <w:rsid w:val="00EF6A26"/>
    <w:rsid w:val="00F0110D"/>
    <w:rsid w:val="00F01789"/>
    <w:rsid w:val="00F0284A"/>
    <w:rsid w:val="00F05DE7"/>
    <w:rsid w:val="00F061DA"/>
    <w:rsid w:val="00F07209"/>
    <w:rsid w:val="00F10E97"/>
    <w:rsid w:val="00F141D3"/>
    <w:rsid w:val="00F166FE"/>
    <w:rsid w:val="00F205C3"/>
    <w:rsid w:val="00F207EC"/>
    <w:rsid w:val="00F219F4"/>
    <w:rsid w:val="00F236D1"/>
    <w:rsid w:val="00F23B85"/>
    <w:rsid w:val="00F23E38"/>
    <w:rsid w:val="00F25C74"/>
    <w:rsid w:val="00F30A75"/>
    <w:rsid w:val="00F31991"/>
    <w:rsid w:val="00F32A8D"/>
    <w:rsid w:val="00F35CE6"/>
    <w:rsid w:val="00F36A45"/>
    <w:rsid w:val="00F37774"/>
    <w:rsid w:val="00F40F22"/>
    <w:rsid w:val="00F42E0A"/>
    <w:rsid w:val="00F459E4"/>
    <w:rsid w:val="00F45D9E"/>
    <w:rsid w:val="00F474F1"/>
    <w:rsid w:val="00F47F8A"/>
    <w:rsid w:val="00F51F44"/>
    <w:rsid w:val="00F52063"/>
    <w:rsid w:val="00F5482F"/>
    <w:rsid w:val="00F549A2"/>
    <w:rsid w:val="00F555FB"/>
    <w:rsid w:val="00F626DE"/>
    <w:rsid w:val="00F62B12"/>
    <w:rsid w:val="00F63D4C"/>
    <w:rsid w:val="00F63D84"/>
    <w:rsid w:val="00F6603A"/>
    <w:rsid w:val="00F663A9"/>
    <w:rsid w:val="00F67D03"/>
    <w:rsid w:val="00F70219"/>
    <w:rsid w:val="00F726AC"/>
    <w:rsid w:val="00F76625"/>
    <w:rsid w:val="00F77A06"/>
    <w:rsid w:val="00F77E42"/>
    <w:rsid w:val="00F80450"/>
    <w:rsid w:val="00F81AB1"/>
    <w:rsid w:val="00F82182"/>
    <w:rsid w:val="00F82B0C"/>
    <w:rsid w:val="00F8559F"/>
    <w:rsid w:val="00F90276"/>
    <w:rsid w:val="00F90776"/>
    <w:rsid w:val="00F95F10"/>
    <w:rsid w:val="00F96AF9"/>
    <w:rsid w:val="00F9767B"/>
    <w:rsid w:val="00F978FA"/>
    <w:rsid w:val="00FA010B"/>
    <w:rsid w:val="00FA0D67"/>
    <w:rsid w:val="00FA1439"/>
    <w:rsid w:val="00FA1A24"/>
    <w:rsid w:val="00FA1CF1"/>
    <w:rsid w:val="00FA34A5"/>
    <w:rsid w:val="00FA356A"/>
    <w:rsid w:val="00FA37E6"/>
    <w:rsid w:val="00FA42E7"/>
    <w:rsid w:val="00FA71A3"/>
    <w:rsid w:val="00FA7A23"/>
    <w:rsid w:val="00FA7E68"/>
    <w:rsid w:val="00FA7EFB"/>
    <w:rsid w:val="00FB0ED7"/>
    <w:rsid w:val="00FB0F9C"/>
    <w:rsid w:val="00FB1745"/>
    <w:rsid w:val="00FB2514"/>
    <w:rsid w:val="00FB2CAD"/>
    <w:rsid w:val="00FB4514"/>
    <w:rsid w:val="00FB47BC"/>
    <w:rsid w:val="00FB62A5"/>
    <w:rsid w:val="00FB67A7"/>
    <w:rsid w:val="00FB75CF"/>
    <w:rsid w:val="00FB763B"/>
    <w:rsid w:val="00FC4645"/>
    <w:rsid w:val="00FC4CFC"/>
    <w:rsid w:val="00FD0E98"/>
    <w:rsid w:val="00FD3710"/>
    <w:rsid w:val="00FD3958"/>
    <w:rsid w:val="00FD3A7B"/>
    <w:rsid w:val="00FD3C7F"/>
    <w:rsid w:val="00FD6099"/>
    <w:rsid w:val="00FD7485"/>
    <w:rsid w:val="00FE24AB"/>
    <w:rsid w:val="00FE444C"/>
    <w:rsid w:val="00FE4B1D"/>
    <w:rsid w:val="00FF18D4"/>
    <w:rsid w:val="00FF3F40"/>
    <w:rsid w:val="00FF4139"/>
    <w:rsid w:val="00FF43AB"/>
    <w:rsid w:val="00FF50B2"/>
    <w:rsid w:val="00FF77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0FAC7A88-CED4-4107-BFAC-98A26398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uiPriority w:val="34"/>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 w:type="character" w:styleId="FollowedHyperlink">
    <w:name w:val="FollowedHyperlink"/>
    <w:basedOn w:val="DefaultParagraphFont"/>
    <w:uiPriority w:val="99"/>
    <w:semiHidden/>
    <w:rsid w:val="00D67AF9"/>
    <w:rPr>
      <w:color w:val="262E3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jp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6.png"/><Relationship Id="rId63" Type="http://schemas.openxmlformats.org/officeDocument/2006/relationships/hyperlink" Target="https://azure.microsoft.com/en-us/pricing/details/api-management/"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echcommunity.microsoft.com/blog/integrationsonazureblog/announcing-the-general-availability-ga-of-the-premium-v2-tier-of-azure-api-manag/4471499"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5.png"/><Relationship Id="rId5" Type="http://schemas.openxmlformats.org/officeDocument/2006/relationships/numbering" Target="numbering.xml"/><Relationship Id="rId15" Type="http://schemas.openxmlformats.org/officeDocument/2006/relationships/hyperlink" Target="https://learn.microsoft.com/en-us/azure/architecture/web-apps/api-management/architectures/protect-api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chaucer-ctg.atlassian.net/wiki/spaces/DSD/pages/edit-v2/598376450?draftShareId=090b3ed3-593c-40ee-aca7-6a161fa3e909" TargetMode="External"/><Relationship Id="rId60" Type="http://schemas.openxmlformats.org/officeDocument/2006/relationships/image" Target="media/image41.png"/><Relationship Id="rId65" Type="http://schemas.openxmlformats.org/officeDocument/2006/relationships/hyperlink" Target="https://learn.microsoft.com/en-us/azure/well-architected/service-guides/api-management/relia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7.png"/><Relationship Id="rId64" Type="http://schemas.openxmlformats.org/officeDocument/2006/relationships/image" Target="media/image44.png"/><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chaucer-ctg.atlassian.net/wiki/spaces/DSD/pages/edit-v2/597426178?draftShareId=40a82647-7c4f-420f-83c5-69919222f19d"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learn.microsoft.com/en-us/azure/reliability/reliability-api-management"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Props1.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2.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4.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20108</Words>
  <Characters>114618</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134458</CharactersWithSpaces>
  <SharedDoc>false</SharedDoc>
  <HLinks>
    <vt:vector size="894" baseType="variant">
      <vt:variant>
        <vt:i4>2752613</vt:i4>
      </vt:variant>
      <vt:variant>
        <vt:i4>693</vt:i4>
      </vt:variant>
      <vt:variant>
        <vt:i4>0</vt:i4>
      </vt:variant>
      <vt:variant>
        <vt:i4>5</vt:i4>
      </vt:variant>
      <vt:variant>
        <vt:lpwstr>https://learn.microsoft.com/en-us/azure/well-architected/service-guides/api-management/reliability</vt:lpwstr>
      </vt:variant>
      <vt:variant>
        <vt:lpwstr/>
      </vt:variant>
      <vt:variant>
        <vt:i4>1245241</vt:i4>
      </vt:variant>
      <vt:variant>
        <vt:i4>690</vt:i4>
      </vt:variant>
      <vt:variant>
        <vt:i4>0</vt:i4>
      </vt:variant>
      <vt:variant>
        <vt:i4>5</vt:i4>
      </vt:variant>
      <vt:variant>
        <vt:lpwstr/>
      </vt:variant>
      <vt:variant>
        <vt:lpwstr>_Toc9105</vt:lpwstr>
      </vt:variant>
      <vt:variant>
        <vt:i4>1769535</vt:i4>
      </vt:variant>
      <vt:variant>
        <vt:i4>687</vt:i4>
      </vt:variant>
      <vt:variant>
        <vt:i4>0</vt:i4>
      </vt:variant>
      <vt:variant>
        <vt:i4>5</vt:i4>
      </vt:variant>
      <vt:variant>
        <vt:lpwstr/>
      </vt:variant>
      <vt:variant>
        <vt:lpwstr>_Toc241399529</vt:lpwstr>
      </vt:variant>
      <vt:variant>
        <vt:i4>1769535</vt:i4>
      </vt:variant>
      <vt:variant>
        <vt:i4>684</vt:i4>
      </vt:variant>
      <vt:variant>
        <vt:i4>0</vt:i4>
      </vt:variant>
      <vt:variant>
        <vt:i4>5</vt:i4>
      </vt:variant>
      <vt:variant>
        <vt:lpwstr/>
      </vt:variant>
      <vt:variant>
        <vt:lpwstr>_Toc241399529</vt:lpwstr>
      </vt:variant>
      <vt:variant>
        <vt:i4>1179705</vt:i4>
      </vt:variant>
      <vt:variant>
        <vt:i4>681</vt:i4>
      </vt:variant>
      <vt:variant>
        <vt:i4>0</vt:i4>
      </vt:variant>
      <vt:variant>
        <vt:i4>5</vt:i4>
      </vt:variant>
      <vt:variant>
        <vt:lpwstr/>
      </vt:variant>
      <vt:variant>
        <vt:lpwstr>_Toc9104</vt:lpwstr>
      </vt:variant>
      <vt:variant>
        <vt:i4>1114175</vt:i4>
      </vt:variant>
      <vt:variant>
        <vt:i4>678</vt:i4>
      </vt:variant>
      <vt:variant>
        <vt:i4>0</vt:i4>
      </vt:variant>
      <vt:variant>
        <vt:i4>5</vt:i4>
      </vt:variant>
      <vt:variant>
        <vt:lpwstr/>
      </vt:variant>
      <vt:variant>
        <vt:lpwstr>_Toc241399582</vt:lpwstr>
      </vt:variant>
      <vt:variant>
        <vt:i4>2031679</vt:i4>
      </vt:variant>
      <vt:variant>
        <vt:i4>675</vt:i4>
      </vt:variant>
      <vt:variant>
        <vt:i4>0</vt:i4>
      </vt:variant>
      <vt:variant>
        <vt:i4>5</vt:i4>
      </vt:variant>
      <vt:variant>
        <vt:lpwstr/>
      </vt:variant>
      <vt:variant>
        <vt:lpwstr>_Toc241399567</vt:lpwstr>
      </vt:variant>
      <vt:variant>
        <vt:i4>2031679</vt:i4>
      </vt:variant>
      <vt:variant>
        <vt:i4>672</vt:i4>
      </vt:variant>
      <vt:variant>
        <vt:i4>0</vt:i4>
      </vt:variant>
      <vt:variant>
        <vt:i4>5</vt:i4>
      </vt:variant>
      <vt:variant>
        <vt:lpwstr/>
      </vt:variant>
      <vt:variant>
        <vt:lpwstr>_Toc241399563</vt:lpwstr>
      </vt:variant>
      <vt:variant>
        <vt:i4>1507385</vt:i4>
      </vt:variant>
      <vt:variant>
        <vt:i4>669</vt:i4>
      </vt:variant>
      <vt:variant>
        <vt:i4>0</vt:i4>
      </vt:variant>
      <vt:variant>
        <vt:i4>5</vt:i4>
      </vt:variant>
      <vt:variant>
        <vt:lpwstr/>
      </vt:variant>
      <vt:variant>
        <vt:lpwstr>_Toc9101</vt:lpwstr>
      </vt:variant>
      <vt:variant>
        <vt:i4>1507385</vt:i4>
      </vt:variant>
      <vt:variant>
        <vt:i4>666</vt:i4>
      </vt:variant>
      <vt:variant>
        <vt:i4>0</vt:i4>
      </vt:variant>
      <vt:variant>
        <vt:i4>5</vt:i4>
      </vt:variant>
      <vt:variant>
        <vt:lpwstr/>
      </vt:variant>
      <vt:variant>
        <vt:lpwstr>_Toc9101</vt:lpwstr>
      </vt:variant>
      <vt:variant>
        <vt:i4>2031679</vt:i4>
      </vt:variant>
      <vt:variant>
        <vt:i4>663</vt:i4>
      </vt:variant>
      <vt:variant>
        <vt:i4>0</vt:i4>
      </vt:variant>
      <vt:variant>
        <vt:i4>5</vt:i4>
      </vt:variant>
      <vt:variant>
        <vt:lpwstr/>
      </vt:variant>
      <vt:variant>
        <vt:lpwstr>_Toc241399566</vt:lpwstr>
      </vt:variant>
      <vt:variant>
        <vt:i4>2031679</vt:i4>
      </vt:variant>
      <vt:variant>
        <vt:i4>660</vt:i4>
      </vt:variant>
      <vt:variant>
        <vt:i4>0</vt:i4>
      </vt:variant>
      <vt:variant>
        <vt:i4>5</vt:i4>
      </vt:variant>
      <vt:variant>
        <vt:lpwstr/>
      </vt:variant>
      <vt:variant>
        <vt:lpwstr>_Toc241399563</vt:lpwstr>
      </vt:variant>
      <vt:variant>
        <vt:i4>1114169</vt:i4>
      </vt:variant>
      <vt:variant>
        <vt:i4>657</vt:i4>
      </vt:variant>
      <vt:variant>
        <vt:i4>0</vt:i4>
      </vt:variant>
      <vt:variant>
        <vt:i4>5</vt:i4>
      </vt:variant>
      <vt:variant>
        <vt:lpwstr/>
      </vt:variant>
      <vt:variant>
        <vt:lpwstr>_Toc9107</vt:lpwstr>
      </vt:variant>
      <vt:variant>
        <vt:i4>2031679</vt:i4>
      </vt:variant>
      <vt:variant>
        <vt:i4>654</vt:i4>
      </vt:variant>
      <vt:variant>
        <vt:i4>0</vt:i4>
      </vt:variant>
      <vt:variant>
        <vt:i4>5</vt:i4>
      </vt:variant>
      <vt:variant>
        <vt:lpwstr/>
      </vt:variant>
      <vt:variant>
        <vt:lpwstr>_Toc241399567</vt:lpwstr>
      </vt:variant>
      <vt:variant>
        <vt:i4>2031679</vt:i4>
      </vt:variant>
      <vt:variant>
        <vt:i4>651</vt:i4>
      </vt:variant>
      <vt:variant>
        <vt:i4>0</vt:i4>
      </vt:variant>
      <vt:variant>
        <vt:i4>5</vt:i4>
      </vt:variant>
      <vt:variant>
        <vt:lpwstr/>
      </vt:variant>
      <vt:variant>
        <vt:lpwstr>_Toc241399565</vt:lpwstr>
      </vt:variant>
      <vt:variant>
        <vt:i4>1507385</vt:i4>
      </vt:variant>
      <vt:variant>
        <vt:i4>648</vt:i4>
      </vt:variant>
      <vt:variant>
        <vt:i4>0</vt:i4>
      </vt:variant>
      <vt:variant>
        <vt:i4>5</vt:i4>
      </vt:variant>
      <vt:variant>
        <vt:lpwstr/>
      </vt:variant>
      <vt:variant>
        <vt:lpwstr>_Toc9101</vt:lpwstr>
      </vt:variant>
      <vt:variant>
        <vt:i4>2031679</vt:i4>
      </vt:variant>
      <vt:variant>
        <vt:i4>645</vt:i4>
      </vt:variant>
      <vt:variant>
        <vt:i4>0</vt:i4>
      </vt:variant>
      <vt:variant>
        <vt:i4>5</vt:i4>
      </vt:variant>
      <vt:variant>
        <vt:lpwstr/>
      </vt:variant>
      <vt:variant>
        <vt:lpwstr>_Toc241399563</vt:lpwstr>
      </vt:variant>
      <vt:variant>
        <vt:i4>2031679</vt:i4>
      </vt:variant>
      <vt:variant>
        <vt:i4>642</vt:i4>
      </vt:variant>
      <vt:variant>
        <vt:i4>0</vt:i4>
      </vt:variant>
      <vt:variant>
        <vt:i4>5</vt:i4>
      </vt:variant>
      <vt:variant>
        <vt:lpwstr/>
      </vt:variant>
      <vt:variant>
        <vt:lpwstr>_Toc241399563</vt:lpwstr>
      </vt:variant>
      <vt:variant>
        <vt:i4>1769535</vt:i4>
      </vt:variant>
      <vt:variant>
        <vt:i4>639</vt:i4>
      </vt:variant>
      <vt:variant>
        <vt:i4>0</vt:i4>
      </vt:variant>
      <vt:variant>
        <vt:i4>5</vt:i4>
      </vt:variant>
      <vt:variant>
        <vt:lpwstr/>
      </vt:variant>
      <vt:variant>
        <vt:lpwstr>_Toc241399529</vt:lpwstr>
      </vt:variant>
      <vt:variant>
        <vt:i4>1703956</vt:i4>
      </vt:variant>
      <vt:variant>
        <vt:i4>636</vt:i4>
      </vt:variant>
      <vt:variant>
        <vt:i4>0</vt:i4>
      </vt:variant>
      <vt:variant>
        <vt:i4>5</vt:i4>
      </vt:variant>
      <vt:variant>
        <vt:lpwstr/>
      </vt:variant>
      <vt:variant>
        <vt:lpwstr>_Figure_26</vt:lpwstr>
      </vt:variant>
      <vt:variant>
        <vt:i4>1638420</vt:i4>
      </vt:variant>
      <vt:variant>
        <vt:i4>633</vt:i4>
      </vt:variant>
      <vt:variant>
        <vt:i4>0</vt:i4>
      </vt:variant>
      <vt:variant>
        <vt:i4>5</vt:i4>
      </vt:variant>
      <vt:variant>
        <vt:lpwstr/>
      </vt:variant>
      <vt:variant>
        <vt:lpwstr>_Figure_25</vt:lpwstr>
      </vt:variant>
      <vt:variant>
        <vt:i4>2031679</vt:i4>
      </vt:variant>
      <vt:variant>
        <vt:i4>630</vt:i4>
      </vt:variant>
      <vt:variant>
        <vt:i4>0</vt:i4>
      </vt:variant>
      <vt:variant>
        <vt:i4>5</vt:i4>
      </vt:variant>
      <vt:variant>
        <vt:lpwstr/>
      </vt:variant>
      <vt:variant>
        <vt:lpwstr>_Toc241399565</vt:lpwstr>
      </vt:variant>
      <vt:variant>
        <vt:i4>1966143</vt:i4>
      </vt:variant>
      <vt:variant>
        <vt:i4>627</vt:i4>
      </vt:variant>
      <vt:variant>
        <vt:i4>0</vt:i4>
      </vt:variant>
      <vt:variant>
        <vt:i4>5</vt:i4>
      </vt:variant>
      <vt:variant>
        <vt:lpwstr/>
      </vt:variant>
      <vt:variant>
        <vt:lpwstr>_Toc241399571</vt:lpwstr>
      </vt:variant>
      <vt:variant>
        <vt:i4>2031679</vt:i4>
      </vt:variant>
      <vt:variant>
        <vt:i4>624</vt:i4>
      </vt:variant>
      <vt:variant>
        <vt:i4>0</vt:i4>
      </vt:variant>
      <vt:variant>
        <vt:i4>5</vt:i4>
      </vt:variant>
      <vt:variant>
        <vt:lpwstr/>
      </vt:variant>
      <vt:variant>
        <vt:lpwstr>_Toc241399563</vt:lpwstr>
      </vt:variant>
      <vt:variant>
        <vt:i4>2031679</vt:i4>
      </vt:variant>
      <vt:variant>
        <vt:i4>621</vt:i4>
      </vt:variant>
      <vt:variant>
        <vt:i4>0</vt:i4>
      </vt:variant>
      <vt:variant>
        <vt:i4>5</vt:i4>
      </vt:variant>
      <vt:variant>
        <vt:lpwstr/>
      </vt:variant>
      <vt:variant>
        <vt:lpwstr>_Toc241399566</vt:lpwstr>
      </vt:variant>
      <vt:variant>
        <vt:i4>1114175</vt:i4>
      </vt:variant>
      <vt:variant>
        <vt:i4>618</vt:i4>
      </vt:variant>
      <vt:variant>
        <vt:i4>0</vt:i4>
      </vt:variant>
      <vt:variant>
        <vt:i4>5</vt:i4>
      </vt:variant>
      <vt:variant>
        <vt:lpwstr/>
      </vt:variant>
      <vt:variant>
        <vt:lpwstr>_Toc241399582</vt:lpwstr>
      </vt:variant>
      <vt:variant>
        <vt:i4>2031679</vt:i4>
      </vt:variant>
      <vt:variant>
        <vt:i4>615</vt:i4>
      </vt:variant>
      <vt:variant>
        <vt:i4>0</vt:i4>
      </vt:variant>
      <vt:variant>
        <vt:i4>5</vt:i4>
      </vt:variant>
      <vt:variant>
        <vt:lpwstr/>
      </vt:variant>
      <vt:variant>
        <vt:lpwstr>_Toc241399567</vt:lpwstr>
      </vt:variant>
      <vt:variant>
        <vt:i4>2031679</vt:i4>
      </vt:variant>
      <vt:variant>
        <vt:i4>612</vt:i4>
      </vt:variant>
      <vt:variant>
        <vt:i4>0</vt:i4>
      </vt:variant>
      <vt:variant>
        <vt:i4>5</vt:i4>
      </vt:variant>
      <vt:variant>
        <vt:lpwstr/>
      </vt:variant>
      <vt:variant>
        <vt:lpwstr>_Toc241399565</vt:lpwstr>
      </vt:variant>
      <vt:variant>
        <vt:i4>1245241</vt:i4>
      </vt:variant>
      <vt:variant>
        <vt:i4>609</vt:i4>
      </vt:variant>
      <vt:variant>
        <vt:i4>0</vt:i4>
      </vt:variant>
      <vt:variant>
        <vt:i4>5</vt:i4>
      </vt:variant>
      <vt:variant>
        <vt:lpwstr/>
      </vt:variant>
      <vt:variant>
        <vt:lpwstr>_Toc9105</vt:lpwstr>
      </vt:variant>
      <vt:variant>
        <vt:i4>2031679</vt:i4>
      </vt:variant>
      <vt:variant>
        <vt:i4>606</vt:i4>
      </vt:variant>
      <vt:variant>
        <vt:i4>0</vt:i4>
      </vt:variant>
      <vt:variant>
        <vt:i4>5</vt:i4>
      </vt:variant>
      <vt:variant>
        <vt:lpwstr/>
      </vt:variant>
      <vt:variant>
        <vt:lpwstr>_Toc241399565</vt:lpwstr>
      </vt:variant>
      <vt:variant>
        <vt:i4>2031679</vt:i4>
      </vt:variant>
      <vt:variant>
        <vt:i4>603</vt:i4>
      </vt:variant>
      <vt:variant>
        <vt:i4>0</vt:i4>
      </vt:variant>
      <vt:variant>
        <vt:i4>5</vt:i4>
      </vt:variant>
      <vt:variant>
        <vt:lpwstr/>
      </vt:variant>
      <vt:variant>
        <vt:lpwstr>_Toc241399566</vt:lpwstr>
      </vt:variant>
      <vt:variant>
        <vt:i4>2031679</vt:i4>
      </vt:variant>
      <vt:variant>
        <vt:i4>600</vt:i4>
      </vt:variant>
      <vt:variant>
        <vt:i4>0</vt:i4>
      </vt:variant>
      <vt:variant>
        <vt:i4>5</vt:i4>
      </vt:variant>
      <vt:variant>
        <vt:lpwstr/>
      </vt:variant>
      <vt:variant>
        <vt:lpwstr>_Toc241399565</vt:lpwstr>
      </vt:variant>
      <vt:variant>
        <vt:i4>2031679</vt:i4>
      </vt:variant>
      <vt:variant>
        <vt:i4>597</vt:i4>
      </vt:variant>
      <vt:variant>
        <vt:i4>0</vt:i4>
      </vt:variant>
      <vt:variant>
        <vt:i4>5</vt:i4>
      </vt:variant>
      <vt:variant>
        <vt:lpwstr/>
      </vt:variant>
      <vt:variant>
        <vt:lpwstr>_Toc241399563</vt:lpwstr>
      </vt:variant>
      <vt:variant>
        <vt:i4>6094860</vt:i4>
      </vt:variant>
      <vt:variant>
        <vt:i4>594</vt:i4>
      </vt:variant>
      <vt:variant>
        <vt:i4>0</vt:i4>
      </vt:variant>
      <vt:variant>
        <vt:i4>5</vt:i4>
      </vt:variant>
      <vt:variant>
        <vt:lpwstr>https://azure.microsoft.com/en-us/pricing/details/api-management/</vt:lpwstr>
      </vt:variant>
      <vt:variant>
        <vt:lpwstr/>
      </vt:variant>
      <vt:variant>
        <vt:i4>2097268</vt:i4>
      </vt:variant>
      <vt:variant>
        <vt:i4>591</vt:i4>
      </vt:variant>
      <vt:variant>
        <vt:i4>0</vt:i4>
      </vt:variant>
      <vt:variant>
        <vt:i4>5</vt:i4>
      </vt:variant>
      <vt:variant>
        <vt:lpwstr>https://chaucer-ctg.atlassian.net/wiki/spaces/DSD/pages/edit-v2/598376450?draftShareId=090b3ed3-593c-40ee-aca7-6a161fa3e909</vt:lpwstr>
      </vt:variant>
      <vt:variant>
        <vt:lpwstr/>
      </vt:variant>
      <vt:variant>
        <vt:i4>2097194</vt:i4>
      </vt:variant>
      <vt:variant>
        <vt:i4>588</vt:i4>
      </vt:variant>
      <vt:variant>
        <vt:i4>0</vt:i4>
      </vt:variant>
      <vt:variant>
        <vt:i4>5</vt:i4>
      </vt:variant>
      <vt:variant>
        <vt:lpwstr>https://chaucer-ctg.atlassian.net/wiki/spaces/DSD/pages/edit-v2/597426178?draftShareId=40a82647-7c4f-420f-83c5-69919222f19d</vt:lpwstr>
      </vt:variant>
      <vt:variant>
        <vt:lpwstr/>
      </vt:variant>
      <vt:variant>
        <vt:i4>1835028</vt:i4>
      </vt:variant>
      <vt:variant>
        <vt:i4>585</vt:i4>
      </vt:variant>
      <vt:variant>
        <vt:i4>0</vt:i4>
      </vt:variant>
      <vt:variant>
        <vt:i4>5</vt:i4>
      </vt:variant>
      <vt:variant>
        <vt:lpwstr/>
      </vt:variant>
      <vt:variant>
        <vt:lpwstr>_Figure_20</vt:lpwstr>
      </vt:variant>
      <vt:variant>
        <vt:i4>2031679</vt:i4>
      </vt:variant>
      <vt:variant>
        <vt:i4>582</vt:i4>
      </vt:variant>
      <vt:variant>
        <vt:i4>0</vt:i4>
      </vt:variant>
      <vt:variant>
        <vt:i4>5</vt:i4>
      </vt:variant>
      <vt:variant>
        <vt:lpwstr/>
      </vt:variant>
      <vt:variant>
        <vt:lpwstr>_Toc241399561</vt:lpwstr>
      </vt:variant>
      <vt:variant>
        <vt:i4>2031679</vt:i4>
      </vt:variant>
      <vt:variant>
        <vt:i4>579</vt:i4>
      </vt:variant>
      <vt:variant>
        <vt:i4>0</vt:i4>
      </vt:variant>
      <vt:variant>
        <vt:i4>5</vt:i4>
      </vt:variant>
      <vt:variant>
        <vt:lpwstr/>
      </vt:variant>
      <vt:variant>
        <vt:lpwstr>_Toc241399561</vt:lpwstr>
      </vt:variant>
      <vt:variant>
        <vt:i4>1048633</vt:i4>
      </vt:variant>
      <vt:variant>
        <vt:i4>573</vt:i4>
      </vt:variant>
      <vt:variant>
        <vt:i4>0</vt:i4>
      </vt:variant>
      <vt:variant>
        <vt:i4>5</vt:i4>
      </vt:variant>
      <vt:variant>
        <vt:lpwstr/>
      </vt:variant>
      <vt:variant>
        <vt:lpwstr>_Toc241523851</vt:lpwstr>
      </vt:variant>
      <vt:variant>
        <vt:i4>1048633</vt:i4>
      </vt:variant>
      <vt:variant>
        <vt:i4>570</vt:i4>
      </vt:variant>
      <vt:variant>
        <vt:i4>0</vt:i4>
      </vt:variant>
      <vt:variant>
        <vt:i4>5</vt:i4>
      </vt:variant>
      <vt:variant>
        <vt:lpwstr/>
      </vt:variant>
      <vt:variant>
        <vt:lpwstr>_Toc241523850</vt:lpwstr>
      </vt:variant>
      <vt:variant>
        <vt:i4>2031679</vt:i4>
      </vt:variant>
      <vt:variant>
        <vt:i4>567</vt:i4>
      </vt:variant>
      <vt:variant>
        <vt:i4>0</vt:i4>
      </vt:variant>
      <vt:variant>
        <vt:i4>5</vt:i4>
      </vt:variant>
      <vt:variant>
        <vt:lpwstr/>
      </vt:variant>
      <vt:variant>
        <vt:lpwstr>_Toc241399566</vt:lpwstr>
      </vt:variant>
      <vt:variant>
        <vt:i4>1966143</vt:i4>
      </vt:variant>
      <vt:variant>
        <vt:i4>564</vt:i4>
      </vt:variant>
      <vt:variant>
        <vt:i4>0</vt:i4>
      </vt:variant>
      <vt:variant>
        <vt:i4>5</vt:i4>
      </vt:variant>
      <vt:variant>
        <vt:lpwstr/>
      </vt:variant>
      <vt:variant>
        <vt:lpwstr>_Toc241399571</vt:lpwstr>
      </vt:variant>
      <vt:variant>
        <vt:i4>1507376</vt:i4>
      </vt:variant>
      <vt:variant>
        <vt:i4>555</vt:i4>
      </vt:variant>
      <vt:variant>
        <vt:i4>0</vt:i4>
      </vt:variant>
      <vt:variant>
        <vt:i4>5</vt:i4>
      </vt:variant>
      <vt:variant>
        <vt:lpwstr/>
      </vt:variant>
      <vt:variant>
        <vt:lpwstr>_Toc9797</vt:lpwstr>
      </vt:variant>
      <vt:variant>
        <vt:i4>1703999</vt:i4>
      </vt:variant>
      <vt:variant>
        <vt:i4>552</vt:i4>
      </vt:variant>
      <vt:variant>
        <vt:i4>0</vt:i4>
      </vt:variant>
      <vt:variant>
        <vt:i4>5</vt:i4>
      </vt:variant>
      <vt:variant>
        <vt:lpwstr/>
      </vt:variant>
      <vt:variant>
        <vt:lpwstr>_Toc241399535</vt:lpwstr>
      </vt:variant>
      <vt:variant>
        <vt:i4>1703999</vt:i4>
      </vt:variant>
      <vt:variant>
        <vt:i4>549</vt:i4>
      </vt:variant>
      <vt:variant>
        <vt:i4>0</vt:i4>
      </vt:variant>
      <vt:variant>
        <vt:i4>5</vt:i4>
      </vt:variant>
      <vt:variant>
        <vt:lpwstr/>
      </vt:variant>
      <vt:variant>
        <vt:lpwstr>_Toc241399535</vt:lpwstr>
      </vt:variant>
      <vt:variant>
        <vt:i4>2031679</vt:i4>
      </vt:variant>
      <vt:variant>
        <vt:i4>543</vt:i4>
      </vt:variant>
      <vt:variant>
        <vt:i4>0</vt:i4>
      </vt:variant>
      <vt:variant>
        <vt:i4>5</vt:i4>
      </vt:variant>
      <vt:variant>
        <vt:lpwstr/>
      </vt:variant>
      <vt:variant>
        <vt:lpwstr>_Toc241399561</vt:lpwstr>
      </vt:variant>
      <vt:variant>
        <vt:i4>1835071</vt:i4>
      </vt:variant>
      <vt:variant>
        <vt:i4>540</vt:i4>
      </vt:variant>
      <vt:variant>
        <vt:i4>0</vt:i4>
      </vt:variant>
      <vt:variant>
        <vt:i4>5</vt:i4>
      </vt:variant>
      <vt:variant>
        <vt:lpwstr/>
      </vt:variant>
      <vt:variant>
        <vt:lpwstr>_Toc241399559</vt:lpwstr>
      </vt:variant>
      <vt:variant>
        <vt:i4>1703999</vt:i4>
      </vt:variant>
      <vt:variant>
        <vt:i4>537</vt:i4>
      </vt:variant>
      <vt:variant>
        <vt:i4>0</vt:i4>
      </vt:variant>
      <vt:variant>
        <vt:i4>5</vt:i4>
      </vt:variant>
      <vt:variant>
        <vt:lpwstr/>
      </vt:variant>
      <vt:variant>
        <vt:lpwstr>_Toc241399536</vt:lpwstr>
      </vt:variant>
      <vt:variant>
        <vt:i4>7340146</vt:i4>
      </vt:variant>
      <vt:variant>
        <vt:i4>534</vt:i4>
      </vt:variant>
      <vt:variant>
        <vt:i4>0</vt:i4>
      </vt:variant>
      <vt:variant>
        <vt:i4>5</vt:i4>
      </vt:variant>
      <vt:variant>
        <vt:lpwstr>https://learn.microsoft.com/en-us/azure/reliability/reliability-api-management</vt:lpwstr>
      </vt:variant>
      <vt:variant>
        <vt:lpwstr/>
      </vt:variant>
      <vt:variant>
        <vt:i4>5832704</vt:i4>
      </vt:variant>
      <vt:variant>
        <vt:i4>531</vt:i4>
      </vt:variant>
      <vt:variant>
        <vt:i4>0</vt:i4>
      </vt:variant>
      <vt:variant>
        <vt:i4>5</vt:i4>
      </vt:variant>
      <vt:variant>
        <vt:lpwstr>https://techcommunity.microsoft.com/blog/integrationsonazureblog/announcing-the-general-availability-ga-of-the-premium-v2-tier-of-azure-api-manag/4471499</vt:lpwstr>
      </vt:variant>
      <vt:variant>
        <vt:lpwstr/>
      </vt:variant>
      <vt:variant>
        <vt:i4>3735611</vt:i4>
      </vt:variant>
      <vt:variant>
        <vt:i4>525</vt:i4>
      </vt:variant>
      <vt:variant>
        <vt:i4>0</vt:i4>
      </vt:variant>
      <vt:variant>
        <vt:i4>5</vt:i4>
      </vt:variant>
      <vt:variant>
        <vt:lpwstr>https://learn.microsoft.com/en-us/azure/architecture/web-apps/api-management/architectures/protect-apis</vt:lpwstr>
      </vt:variant>
      <vt:variant>
        <vt:lpwstr/>
      </vt:variant>
      <vt:variant>
        <vt:i4>1966143</vt:i4>
      </vt:variant>
      <vt:variant>
        <vt:i4>522</vt:i4>
      </vt:variant>
      <vt:variant>
        <vt:i4>0</vt:i4>
      </vt:variant>
      <vt:variant>
        <vt:i4>5</vt:i4>
      </vt:variant>
      <vt:variant>
        <vt:lpwstr/>
      </vt:variant>
      <vt:variant>
        <vt:lpwstr>_Toc241399571</vt:lpwstr>
      </vt:variant>
      <vt:variant>
        <vt:i4>2031679</vt:i4>
      </vt:variant>
      <vt:variant>
        <vt:i4>519</vt:i4>
      </vt:variant>
      <vt:variant>
        <vt:i4>0</vt:i4>
      </vt:variant>
      <vt:variant>
        <vt:i4>5</vt:i4>
      </vt:variant>
      <vt:variant>
        <vt:lpwstr/>
      </vt:variant>
      <vt:variant>
        <vt:lpwstr>_Toc241399566</vt:lpwstr>
      </vt:variant>
      <vt:variant>
        <vt:i4>1966143</vt:i4>
      </vt:variant>
      <vt:variant>
        <vt:i4>516</vt:i4>
      </vt:variant>
      <vt:variant>
        <vt:i4>0</vt:i4>
      </vt:variant>
      <vt:variant>
        <vt:i4>5</vt:i4>
      </vt:variant>
      <vt:variant>
        <vt:lpwstr/>
      </vt:variant>
      <vt:variant>
        <vt:lpwstr>_Toc241399570</vt:lpwstr>
      </vt:variant>
      <vt:variant>
        <vt:i4>1703999</vt:i4>
      </vt:variant>
      <vt:variant>
        <vt:i4>513</vt:i4>
      </vt:variant>
      <vt:variant>
        <vt:i4>0</vt:i4>
      </vt:variant>
      <vt:variant>
        <vt:i4>5</vt:i4>
      </vt:variant>
      <vt:variant>
        <vt:lpwstr/>
      </vt:variant>
      <vt:variant>
        <vt:lpwstr>_Toc241399537</vt:lpwstr>
      </vt:variant>
      <vt:variant>
        <vt:i4>2031679</vt:i4>
      </vt:variant>
      <vt:variant>
        <vt:i4>510</vt:i4>
      </vt:variant>
      <vt:variant>
        <vt:i4>0</vt:i4>
      </vt:variant>
      <vt:variant>
        <vt:i4>5</vt:i4>
      </vt:variant>
      <vt:variant>
        <vt:lpwstr/>
      </vt:variant>
      <vt:variant>
        <vt:lpwstr>_Toc241399565</vt:lpwstr>
      </vt:variant>
      <vt:variant>
        <vt:i4>2031679</vt:i4>
      </vt:variant>
      <vt:variant>
        <vt:i4>507</vt:i4>
      </vt:variant>
      <vt:variant>
        <vt:i4>0</vt:i4>
      </vt:variant>
      <vt:variant>
        <vt:i4>5</vt:i4>
      </vt:variant>
      <vt:variant>
        <vt:lpwstr/>
      </vt:variant>
      <vt:variant>
        <vt:lpwstr>_Toc241399561</vt:lpwstr>
      </vt:variant>
      <vt:variant>
        <vt:i4>2031679</vt:i4>
      </vt:variant>
      <vt:variant>
        <vt:i4>504</vt:i4>
      </vt:variant>
      <vt:variant>
        <vt:i4>0</vt:i4>
      </vt:variant>
      <vt:variant>
        <vt:i4>5</vt:i4>
      </vt:variant>
      <vt:variant>
        <vt:lpwstr/>
      </vt:variant>
      <vt:variant>
        <vt:lpwstr>_Toc241399564</vt:lpwstr>
      </vt:variant>
      <vt:variant>
        <vt:i4>2031679</vt:i4>
      </vt:variant>
      <vt:variant>
        <vt:i4>501</vt:i4>
      </vt:variant>
      <vt:variant>
        <vt:i4>0</vt:i4>
      </vt:variant>
      <vt:variant>
        <vt:i4>5</vt:i4>
      </vt:variant>
      <vt:variant>
        <vt:lpwstr/>
      </vt:variant>
      <vt:variant>
        <vt:lpwstr>_Toc241399567</vt:lpwstr>
      </vt:variant>
      <vt:variant>
        <vt:i4>2031679</vt:i4>
      </vt:variant>
      <vt:variant>
        <vt:i4>498</vt:i4>
      </vt:variant>
      <vt:variant>
        <vt:i4>0</vt:i4>
      </vt:variant>
      <vt:variant>
        <vt:i4>5</vt:i4>
      </vt:variant>
      <vt:variant>
        <vt:lpwstr/>
      </vt:variant>
      <vt:variant>
        <vt:lpwstr>_Toc241399567</vt:lpwstr>
      </vt:variant>
      <vt:variant>
        <vt:i4>1835071</vt:i4>
      </vt:variant>
      <vt:variant>
        <vt:i4>495</vt:i4>
      </vt:variant>
      <vt:variant>
        <vt:i4>0</vt:i4>
      </vt:variant>
      <vt:variant>
        <vt:i4>5</vt:i4>
      </vt:variant>
      <vt:variant>
        <vt:lpwstr/>
      </vt:variant>
      <vt:variant>
        <vt:lpwstr>_Toc241399557</vt:lpwstr>
      </vt:variant>
      <vt:variant>
        <vt:i4>1703999</vt:i4>
      </vt:variant>
      <vt:variant>
        <vt:i4>492</vt:i4>
      </vt:variant>
      <vt:variant>
        <vt:i4>0</vt:i4>
      </vt:variant>
      <vt:variant>
        <vt:i4>5</vt:i4>
      </vt:variant>
      <vt:variant>
        <vt:lpwstr/>
      </vt:variant>
      <vt:variant>
        <vt:lpwstr>_Toc241399537</vt:lpwstr>
      </vt:variant>
      <vt:variant>
        <vt:i4>1835071</vt:i4>
      </vt:variant>
      <vt:variant>
        <vt:i4>489</vt:i4>
      </vt:variant>
      <vt:variant>
        <vt:i4>0</vt:i4>
      </vt:variant>
      <vt:variant>
        <vt:i4>5</vt:i4>
      </vt:variant>
      <vt:variant>
        <vt:lpwstr/>
      </vt:variant>
      <vt:variant>
        <vt:lpwstr>_Toc241399555</vt:lpwstr>
      </vt:variant>
      <vt:variant>
        <vt:i4>1835071</vt:i4>
      </vt:variant>
      <vt:variant>
        <vt:i4>486</vt:i4>
      </vt:variant>
      <vt:variant>
        <vt:i4>0</vt:i4>
      </vt:variant>
      <vt:variant>
        <vt:i4>5</vt:i4>
      </vt:variant>
      <vt:variant>
        <vt:lpwstr/>
      </vt:variant>
      <vt:variant>
        <vt:lpwstr>_Toc241399557</vt:lpwstr>
      </vt:variant>
      <vt:variant>
        <vt:i4>1703999</vt:i4>
      </vt:variant>
      <vt:variant>
        <vt:i4>483</vt:i4>
      </vt:variant>
      <vt:variant>
        <vt:i4>0</vt:i4>
      </vt:variant>
      <vt:variant>
        <vt:i4>5</vt:i4>
      </vt:variant>
      <vt:variant>
        <vt:lpwstr/>
      </vt:variant>
      <vt:variant>
        <vt:lpwstr>_Toc241399538</vt:lpwstr>
      </vt:variant>
      <vt:variant>
        <vt:i4>1703999</vt:i4>
      </vt:variant>
      <vt:variant>
        <vt:i4>480</vt:i4>
      </vt:variant>
      <vt:variant>
        <vt:i4>0</vt:i4>
      </vt:variant>
      <vt:variant>
        <vt:i4>5</vt:i4>
      </vt:variant>
      <vt:variant>
        <vt:lpwstr/>
      </vt:variant>
      <vt:variant>
        <vt:lpwstr>_Toc241399537</vt:lpwstr>
      </vt:variant>
      <vt:variant>
        <vt:i4>1835071</vt:i4>
      </vt:variant>
      <vt:variant>
        <vt:i4>477</vt:i4>
      </vt:variant>
      <vt:variant>
        <vt:i4>0</vt:i4>
      </vt:variant>
      <vt:variant>
        <vt:i4>5</vt:i4>
      </vt:variant>
      <vt:variant>
        <vt:lpwstr/>
      </vt:variant>
      <vt:variant>
        <vt:lpwstr>_Toc241399558</vt:lpwstr>
      </vt:variant>
      <vt:variant>
        <vt:i4>1835071</vt:i4>
      </vt:variant>
      <vt:variant>
        <vt:i4>474</vt:i4>
      </vt:variant>
      <vt:variant>
        <vt:i4>0</vt:i4>
      </vt:variant>
      <vt:variant>
        <vt:i4>5</vt:i4>
      </vt:variant>
      <vt:variant>
        <vt:lpwstr/>
      </vt:variant>
      <vt:variant>
        <vt:lpwstr>_Toc241399558</vt:lpwstr>
      </vt:variant>
      <vt:variant>
        <vt:i4>1835071</vt:i4>
      </vt:variant>
      <vt:variant>
        <vt:i4>471</vt:i4>
      </vt:variant>
      <vt:variant>
        <vt:i4>0</vt:i4>
      </vt:variant>
      <vt:variant>
        <vt:i4>5</vt:i4>
      </vt:variant>
      <vt:variant>
        <vt:lpwstr/>
      </vt:variant>
      <vt:variant>
        <vt:lpwstr>_Toc241399559</vt:lpwstr>
      </vt:variant>
      <vt:variant>
        <vt:i4>1703999</vt:i4>
      </vt:variant>
      <vt:variant>
        <vt:i4>465</vt:i4>
      </vt:variant>
      <vt:variant>
        <vt:i4>0</vt:i4>
      </vt:variant>
      <vt:variant>
        <vt:i4>5</vt:i4>
      </vt:variant>
      <vt:variant>
        <vt:lpwstr/>
      </vt:variant>
      <vt:variant>
        <vt:lpwstr>_Toc241399537</vt:lpwstr>
      </vt:variant>
      <vt:variant>
        <vt:i4>1966143</vt:i4>
      </vt:variant>
      <vt:variant>
        <vt:i4>462</vt:i4>
      </vt:variant>
      <vt:variant>
        <vt:i4>0</vt:i4>
      </vt:variant>
      <vt:variant>
        <vt:i4>5</vt:i4>
      </vt:variant>
      <vt:variant>
        <vt:lpwstr/>
      </vt:variant>
      <vt:variant>
        <vt:lpwstr>_Toc241399571</vt:lpwstr>
      </vt:variant>
      <vt:variant>
        <vt:i4>1835071</vt:i4>
      </vt:variant>
      <vt:variant>
        <vt:i4>459</vt:i4>
      </vt:variant>
      <vt:variant>
        <vt:i4>0</vt:i4>
      </vt:variant>
      <vt:variant>
        <vt:i4>5</vt:i4>
      </vt:variant>
      <vt:variant>
        <vt:lpwstr/>
      </vt:variant>
      <vt:variant>
        <vt:lpwstr>_Toc241399559</vt:lpwstr>
      </vt:variant>
      <vt:variant>
        <vt:i4>1376312</vt:i4>
      </vt:variant>
      <vt:variant>
        <vt:i4>452</vt:i4>
      </vt:variant>
      <vt:variant>
        <vt:i4>0</vt:i4>
      </vt:variant>
      <vt:variant>
        <vt:i4>5</vt:i4>
      </vt:variant>
      <vt:variant>
        <vt:lpwstr/>
      </vt:variant>
      <vt:variant>
        <vt:lpwstr>_Toc241523902</vt:lpwstr>
      </vt:variant>
      <vt:variant>
        <vt:i4>1376312</vt:i4>
      </vt:variant>
      <vt:variant>
        <vt:i4>446</vt:i4>
      </vt:variant>
      <vt:variant>
        <vt:i4>0</vt:i4>
      </vt:variant>
      <vt:variant>
        <vt:i4>5</vt:i4>
      </vt:variant>
      <vt:variant>
        <vt:lpwstr/>
      </vt:variant>
      <vt:variant>
        <vt:lpwstr>_Toc241523901</vt:lpwstr>
      </vt:variant>
      <vt:variant>
        <vt:i4>1376312</vt:i4>
      </vt:variant>
      <vt:variant>
        <vt:i4>440</vt:i4>
      </vt:variant>
      <vt:variant>
        <vt:i4>0</vt:i4>
      </vt:variant>
      <vt:variant>
        <vt:i4>5</vt:i4>
      </vt:variant>
      <vt:variant>
        <vt:lpwstr/>
      </vt:variant>
      <vt:variant>
        <vt:lpwstr>_Toc241523900</vt:lpwstr>
      </vt:variant>
      <vt:variant>
        <vt:i4>1835065</vt:i4>
      </vt:variant>
      <vt:variant>
        <vt:i4>434</vt:i4>
      </vt:variant>
      <vt:variant>
        <vt:i4>0</vt:i4>
      </vt:variant>
      <vt:variant>
        <vt:i4>5</vt:i4>
      </vt:variant>
      <vt:variant>
        <vt:lpwstr/>
      </vt:variant>
      <vt:variant>
        <vt:lpwstr>_Toc241523899</vt:lpwstr>
      </vt:variant>
      <vt:variant>
        <vt:i4>1835065</vt:i4>
      </vt:variant>
      <vt:variant>
        <vt:i4>428</vt:i4>
      </vt:variant>
      <vt:variant>
        <vt:i4>0</vt:i4>
      </vt:variant>
      <vt:variant>
        <vt:i4>5</vt:i4>
      </vt:variant>
      <vt:variant>
        <vt:lpwstr/>
      </vt:variant>
      <vt:variant>
        <vt:lpwstr>_Toc241523898</vt:lpwstr>
      </vt:variant>
      <vt:variant>
        <vt:i4>1835065</vt:i4>
      </vt:variant>
      <vt:variant>
        <vt:i4>422</vt:i4>
      </vt:variant>
      <vt:variant>
        <vt:i4>0</vt:i4>
      </vt:variant>
      <vt:variant>
        <vt:i4>5</vt:i4>
      </vt:variant>
      <vt:variant>
        <vt:lpwstr/>
      </vt:variant>
      <vt:variant>
        <vt:lpwstr>_Toc241523897</vt:lpwstr>
      </vt:variant>
      <vt:variant>
        <vt:i4>1835065</vt:i4>
      </vt:variant>
      <vt:variant>
        <vt:i4>416</vt:i4>
      </vt:variant>
      <vt:variant>
        <vt:i4>0</vt:i4>
      </vt:variant>
      <vt:variant>
        <vt:i4>5</vt:i4>
      </vt:variant>
      <vt:variant>
        <vt:lpwstr/>
      </vt:variant>
      <vt:variant>
        <vt:lpwstr>_Toc241523896</vt:lpwstr>
      </vt:variant>
      <vt:variant>
        <vt:i4>1835065</vt:i4>
      </vt:variant>
      <vt:variant>
        <vt:i4>410</vt:i4>
      </vt:variant>
      <vt:variant>
        <vt:i4>0</vt:i4>
      </vt:variant>
      <vt:variant>
        <vt:i4>5</vt:i4>
      </vt:variant>
      <vt:variant>
        <vt:lpwstr/>
      </vt:variant>
      <vt:variant>
        <vt:lpwstr>_Toc241523895</vt:lpwstr>
      </vt:variant>
      <vt:variant>
        <vt:i4>1835065</vt:i4>
      </vt:variant>
      <vt:variant>
        <vt:i4>404</vt:i4>
      </vt:variant>
      <vt:variant>
        <vt:i4>0</vt:i4>
      </vt:variant>
      <vt:variant>
        <vt:i4>5</vt:i4>
      </vt:variant>
      <vt:variant>
        <vt:lpwstr/>
      </vt:variant>
      <vt:variant>
        <vt:lpwstr>_Toc241523894</vt:lpwstr>
      </vt:variant>
      <vt:variant>
        <vt:i4>1835065</vt:i4>
      </vt:variant>
      <vt:variant>
        <vt:i4>398</vt:i4>
      </vt:variant>
      <vt:variant>
        <vt:i4>0</vt:i4>
      </vt:variant>
      <vt:variant>
        <vt:i4>5</vt:i4>
      </vt:variant>
      <vt:variant>
        <vt:lpwstr/>
      </vt:variant>
      <vt:variant>
        <vt:lpwstr>_Toc241523893</vt:lpwstr>
      </vt:variant>
      <vt:variant>
        <vt:i4>1835065</vt:i4>
      </vt:variant>
      <vt:variant>
        <vt:i4>392</vt:i4>
      </vt:variant>
      <vt:variant>
        <vt:i4>0</vt:i4>
      </vt:variant>
      <vt:variant>
        <vt:i4>5</vt:i4>
      </vt:variant>
      <vt:variant>
        <vt:lpwstr/>
      </vt:variant>
      <vt:variant>
        <vt:lpwstr>_Toc241523892</vt:lpwstr>
      </vt:variant>
      <vt:variant>
        <vt:i4>1835065</vt:i4>
      </vt:variant>
      <vt:variant>
        <vt:i4>386</vt:i4>
      </vt:variant>
      <vt:variant>
        <vt:i4>0</vt:i4>
      </vt:variant>
      <vt:variant>
        <vt:i4>5</vt:i4>
      </vt:variant>
      <vt:variant>
        <vt:lpwstr/>
      </vt:variant>
      <vt:variant>
        <vt:lpwstr>_Toc241523891</vt:lpwstr>
      </vt:variant>
      <vt:variant>
        <vt:i4>1835065</vt:i4>
      </vt:variant>
      <vt:variant>
        <vt:i4>380</vt:i4>
      </vt:variant>
      <vt:variant>
        <vt:i4>0</vt:i4>
      </vt:variant>
      <vt:variant>
        <vt:i4>5</vt:i4>
      </vt:variant>
      <vt:variant>
        <vt:lpwstr/>
      </vt:variant>
      <vt:variant>
        <vt:lpwstr>_Toc241523890</vt:lpwstr>
      </vt:variant>
      <vt:variant>
        <vt:i4>1900601</vt:i4>
      </vt:variant>
      <vt:variant>
        <vt:i4>374</vt:i4>
      </vt:variant>
      <vt:variant>
        <vt:i4>0</vt:i4>
      </vt:variant>
      <vt:variant>
        <vt:i4>5</vt:i4>
      </vt:variant>
      <vt:variant>
        <vt:lpwstr/>
      </vt:variant>
      <vt:variant>
        <vt:lpwstr>_Toc241523889</vt:lpwstr>
      </vt:variant>
      <vt:variant>
        <vt:i4>1900601</vt:i4>
      </vt:variant>
      <vt:variant>
        <vt:i4>368</vt:i4>
      </vt:variant>
      <vt:variant>
        <vt:i4>0</vt:i4>
      </vt:variant>
      <vt:variant>
        <vt:i4>5</vt:i4>
      </vt:variant>
      <vt:variant>
        <vt:lpwstr/>
      </vt:variant>
      <vt:variant>
        <vt:lpwstr>_Toc241523888</vt:lpwstr>
      </vt:variant>
      <vt:variant>
        <vt:i4>1900601</vt:i4>
      </vt:variant>
      <vt:variant>
        <vt:i4>362</vt:i4>
      </vt:variant>
      <vt:variant>
        <vt:i4>0</vt:i4>
      </vt:variant>
      <vt:variant>
        <vt:i4>5</vt:i4>
      </vt:variant>
      <vt:variant>
        <vt:lpwstr/>
      </vt:variant>
      <vt:variant>
        <vt:lpwstr>_Toc241523887</vt:lpwstr>
      </vt:variant>
      <vt:variant>
        <vt:i4>1900601</vt:i4>
      </vt:variant>
      <vt:variant>
        <vt:i4>356</vt:i4>
      </vt:variant>
      <vt:variant>
        <vt:i4>0</vt:i4>
      </vt:variant>
      <vt:variant>
        <vt:i4>5</vt:i4>
      </vt:variant>
      <vt:variant>
        <vt:lpwstr/>
      </vt:variant>
      <vt:variant>
        <vt:lpwstr>_Toc241523886</vt:lpwstr>
      </vt:variant>
      <vt:variant>
        <vt:i4>1900601</vt:i4>
      </vt:variant>
      <vt:variant>
        <vt:i4>350</vt:i4>
      </vt:variant>
      <vt:variant>
        <vt:i4>0</vt:i4>
      </vt:variant>
      <vt:variant>
        <vt:i4>5</vt:i4>
      </vt:variant>
      <vt:variant>
        <vt:lpwstr/>
      </vt:variant>
      <vt:variant>
        <vt:lpwstr>_Toc241523885</vt:lpwstr>
      </vt:variant>
      <vt:variant>
        <vt:i4>1900601</vt:i4>
      </vt:variant>
      <vt:variant>
        <vt:i4>344</vt:i4>
      </vt:variant>
      <vt:variant>
        <vt:i4>0</vt:i4>
      </vt:variant>
      <vt:variant>
        <vt:i4>5</vt:i4>
      </vt:variant>
      <vt:variant>
        <vt:lpwstr/>
      </vt:variant>
      <vt:variant>
        <vt:lpwstr>_Toc241523884</vt:lpwstr>
      </vt:variant>
      <vt:variant>
        <vt:i4>1900601</vt:i4>
      </vt:variant>
      <vt:variant>
        <vt:i4>338</vt:i4>
      </vt:variant>
      <vt:variant>
        <vt:i4>0</vt:i4>
      </vt:variant>
      <vt:variant>
        <vt:i4>5</vt:i4>
      </vt:variant>
      <vt:variant>
        <vt:lpwstr/>
      </vt:variant>
      <vt:variant>
        <vt:lpwstr>_Toc241523883</vt:lpwstr>
      </vt:variant>
      <vt:variant>
        <vt:i4>1900601</vt:i4>
      </vt:variant>
      <vt:variant>
        <vt:i4>332</vt:i4>
      </vt:variant>
      <vt:variant>
        <vt:i4>0</vt:i4>
      </vt:variant>
      <vt:variant>
        <vt:i4>5</vt:i4>
      </vt:variant>
      <vt:variant>
        <vt:lpwstr/>
      </vt:variant>
      <vt:variant>
        <vt:lpwstr>_Toc241523882</vt:lpwstr>
      </vt:variant>
      <vt:variant>
        <vt:i4>1900601</vt:i4>
      </vt:variant>
      <vt:variant>
        <vt:i4>326</vt:i4>
      </vt:variant>
      <vt:variant>
        <vt:i4>0</vt:i4>
      </vt:variant>
      <vt:variant>
        <vt:i4>5</vt:i4>
      </vt:variant>
      <vt:variant>
        <vt:lpwstr/>
      </vt:variant>
      <vt:variant>
        <vt:lpwstr>_Toc241523881</vt:lpwstr>
      </vt:variant>
      <vt:variant>
        <vt:i4>1900601</vt:i4>
      </vt:variant>
      <vt:variant>
        <vt:i4>320</vt:i4>
      </vt:variant>
      <vt:variant>
        <vt:i4>0</vt:i4>
      </vt:variant>
      <vt:variant>
        <vt:i4>5</vt:i4>
      </vt:variant>
      <vt:variant>
        <vt:lpwstr/>
      </vt:variant>
      <vt:variant>
        <vt:lpwstr>_Toc241523880</vt:lpwstr>
      </vt:variant>
      <vt:variant>
        <vt:i4>1179705</vt:i4>
      </vt:variant>
      <vt:variant>
        <vt:i4>314</vt:i4>
      </vt:variant>
      <vt:variant>
        <vt:i4>0</vt:i4>
      </vt:variant>
      <vt:variant>
        <vt:i4>5</vt:i4>
      </vt:variant>
      <vt:variant>
        <vt:lpwstr/>
      </vt:variant>
      <vt:variant>
        <vt:lpwstr>_Toc241523879</vt:lpwstr>
      </vt:variant>
      <vt:variant>
        <vt:i4>1179705</vt:i4>
      </vt:variant>
      <vt:variant>
        <vt:i4>308</vt:i4>
      </vt:variant>
      <vt:variant>
        <vt:i4>0</vt:i4>
      </vt:variant>
      <vt:variant>
        <vt:i4>5</vt:i4>
      </vt:variant>
      <vt:variant>
        <vt:lpwstr/>
      </vt:variant>
      <vt:variant>
        <vt:lpwstr>_Toc241523878</vt:lpwstr>
      </vt:variant>
      <vt:variant>
        <vt:i4>1179705</vt:i4>
      </vt:variant>
      <vt:variant>
        <vt:i4>302</vt:i4>
      </vt:variant>
      <vt:variant>
        <vt:i4>0</vt:i4>
      </vt:variant>
      <vt:variant>
        <vt:i4>5</vt:i4>
      </vt:variant>
      <vt:variant>
        <vt:lpwstr/>
      </vt:variant>
      <vt:variant>
        <vt:lpwstr>_Toc241523877</vt:lpwstr>
      </vt:variant>
      <vt:variant>
        <vt:i4>1179705</vt:i4>
      </vt:variant>
      <vt:variant>
        <vt:i4>296</vt:i4>
      </vt:variant>
      <vt:variant>
        <vt:i4>0</vt:i4>
      </vt:variant>
      <vt:variant>
        <vt:i4>5</vt:i4>
      </vt:variant>
      <vt:variant>
        <vt:lpwstr/>
      </vt:variant>
      <vt:variant>
        <vt:lpwstr>_Toc241523876</vt:lpwstr>
      </vt:variant>
      <vt:variant>
        <vt:i4>1179705</vt:i4>
      </vt:variant>
      <vt:variant>
        <vt:i4>290</vt:i4>
      </vt:variant>
      <vt:variant>
        <vt:i4>0</vt:i4>
      </vt:variant>
      <vt:variant>
        <vt:i4>5</vt:i4>
      </vt:variant>
      <vt:variant>
        <vt:lpwstr/>
      </vt:variant>
      <vt:variant>
        <vt:lpwstr>_Toc241523875</vt:lpwstr>
      </vt:variant>
      <vt:variant>
        <vt:i4>1179705</vt:i4>
      </vt:variant>
      <vt:variant>
        <vt:i4>284</vt:i4>
      </vt:variant>
      <vt:variant>
        <vt:i4>0</vt:i4>
      </vt:variant>
      <vt:variant>
        <vt:i4>5</vt:i4>
      </vt:variant>
      <vt:variant>
        <vt:lpwstr/>
      </vt:variant>
      <vt:variant>
        <vt:lpwstr>_Toc241523874</vt:lpwstr>
      </vt:variant>
      <vt:variant>
        <vt:i4>1179705</vt:i4>
      </vt:variant>
      <vt:variant>
        <vt:i4>278</vt:i4>
      </vt:variant>
      <vt:variant>
        <vt:i4>0</vt:i4>
      </vt:variant>
      <vt:variant>
        <vt:i4>5</vt:i4>
      </vt:variant>
      <vt:variant>
        <vt:lpwstr/>
      </vt:variant>
      <vt:variant>
        <vt:lpwstr>_Toc241523873</vt:lpwstr>
      </vt:variant>
      <vt:variant>
        <vt:i4>1179705</vt:i4>
      </vt:variant>
      <vt:variant>
        <vt:i4>272</vt:i4>
      </vt:variant>
      <vt:variant>
        <vt:i4>0</vt:i4>
      </vt:variant>
      <vt:variant>
        <vt:i4>5</vt:i4>
      </vt:variant>
      <vt:variant>
        <vt:lpwstr/>
      </vt:variant>
      <vt:variant>
        <vt:lpwstr>_Toc241523872</vt:lpwstr>
      </vt:variant>
      <vt:variant>
        <vt:i4>1179705</vt:i4>
      </vt:variant>
      <vt:variant>
        <vt:i4>266</vt:i4>
      </vt:variant>
      <vt:variant>
        <vt:i4>0</vt:i4>
      </vt:variant>
      <vt:variant>
        <vt:i4>5</vt:i4>
      </vt:variant>
      <vt:variant>
        <vt:lpwstr/>
      </vt:variant>
      <vt:variant>
        <vt:lpwstr>_Toc241523871</vt:lpwstr>
      </vt:variant>
      <vt:variant>
        <vt:i4>1179705</vt:i4>
      </vt:variant>
      <vt:variant>
        <vt:i4>260</vt:i4>
      </vt:variant>
      <vt:variant>
        <vt:i4>0</vt:i4>
      </vt:variant>
      <vt:variant>
        <vt:i4>5</vt:i4>
      </vt:variant>
      <vt:variant>
        <vt:lpwstr/>
      </vt:variant>
      <vt:variant>
        <vt:lpwstr>_Toc241523870</vt:lpwstr>
      </vt:variant>
      <vt:variant>
        <vt:i4>1245241</vt:i4>
      </vt:variant>
      <vt:variant>
        <vt:i4>254</vt:i4>
      </vt:variant>
      <vt:variant>
        <vt:i4>0</vt:i4>
      </vt:variant>
      <vt:variant>
        <vt:i4>5</vt:i4>
      </vt:variant>
      <vt:variant>
        <vt:lpwstr/>
      </vt:variant>
      <vt:variant>
        <vt:lpwstr>_Toc241523869</vt:lpwstr>
      </vt:variant>
      <vt:variant>
        <vt:i4>1245241</vt:i4>
      </vt:variant>
      <vt:variant>
        <vt:i4>248</vt:i4>
      </vt:variant>
      <vt:variant>
        <vt:i4>0</vt:i4>
      </vt:variant>
      <vt:variant>
        <vt:i4>5</vt:i4>
      </vt:variant>
      <vt:variant>
        <vt:lpwstr/>
      </vt:variant>
      <vt:variant>
        <vt:lpwstr>_Toc241523868</vt:lpwstr>
      </vt:variant>
      <vt:variant>
        <vt:i4>1245241</vt:i4>
      </vt:variant>
      <vt:variant>
        <vt:i4>242</vt:i4>
      </vt:variant>
      <vt:variant>
        <vt:i4>0</vt:i4>
      </vt:variant>
      <vt:variant>
        <vt:i4>5</vt:i4>
      </vt:variant>
      <vt:variant>
        <vt:lpwstr/>
      </vt:variant>
      <vt:variant>
        <vt:lpwstr>_Toc241523867</vt:lpwstr>
      </vt:variant>
      <vt:variant>
        <vt:i4>1245241</vt:i4>
      </vt:variant>
      <vt:variant>
        <vt:i4>236</vt:i4>
      </vt:variant>
      <vt:variant>
        <vt:i4>0</vt:i4>
      </vt:variant>
      <vt:variant>
        <vt:i4>5</vt:i4>
      </vt:variant>
      <vt:variant>
        <vt:lpwstr/>
      </vt:variant>
      <vt:variant>
        <vt:lpwstr>_Toc241523866</vt:lpwstr>
      </vt:variant>
      <vt:variant>
        <vt:i4>1245241</vt:i4>
      </vt:variant>
      <vt:variant>
        <vt:i4>230</vt:i4>
      </vt:variant>
      <vt:variant>
        <vt:i4>0</vt:i4>
      </vt:variant>
      <vt:variant>
        <vt:i4>5</vt:i4>
      </vt:variant>
      <vt:variant>
        <vt:lpwstr/>
      </vt:variant>
      <vt:variant>
        <vt:lpwstr>_Toc241523865</vt:lpwstr>
      </vt:variant>
      <vt:variant>
        <vt:i4>1245241</vt:i4>
      </vt:variant>
      <vt:variant>
        <vt:i4>224</vt:i4>
      </vt:variant>
      <vt:variant>
        <vt:i4>0</vt:i4>
      </vt:variant>
      <vt:variant>
        <vt:i4>5</vt:i4>
      </vt:variant>
      <vt:variant>
        <vt:lpwstr/>
      </vt:variant>
      <vt:variant>
        <vt:lpwstr>_Toc241523864</vt:lpwstr>
      </vt:variant>
      <vt:variant>
        <vt:i4>1245241</vt:i4>
      </vt:variant>
      <vt:variant>
        <vt:i4>218</vt:i4>
      </vt:variant>
      <vt:variant>
        <vt:i4>0</vt:i4>
      </vt:variant>
      <vt:variant>
        <vt:i4>5</vt:i4>
      </vt:variant>
      <vt:variant>
        <vt:lpwstr/>
      </vt:variant>
      <vt:variant>
        <vt:lpwstr>_Toc241523863</vt:lpwstr>
      </vt:variant>
      <vt:variant>
        <vt:i4>1245241</vt:i4>
      </vt:variant>
      <vt:variant>
        <vt:i4>212</vt:i4>
      </vt:variant>
      <vt:variant>
        <vt:i4>0</vt:i4>
      </vt:variant>
      <vt:variant>
        <vt:i4>5</vt:i4>
      </vt:variant>
      <vt:variant>
        <vt:lpwstr/>
      </vt:variant>
      <vt:variant>
        <vt:lpwstr>_Toc241523862</vt:lpwstr>
      </vt:variant>
      <vt:variant>
        <vt:i4>1245241</vt:i4>
      </vt:variant>
      <vt:variant>
        <vt:i4>206</vt:i4>
      </vt:variant>
      <vt:variant>
        <vt:i4>0</vt:i4>
      </vt:variant>
      <vt:variant>
        <vt:i4>5</vt:i4>
      </vt:variant>
      <vt:variant>
        <vt:lpwstr/>
      </vt:variant>
      <vt:variant>
        <vt:lpwstr>_Toc241523861</vt:lpwstr>
      </vt:variant>
      <vt:variant>
        <vt:i4>1245241</vt:i4>
      </vt:variant>
      <vt:variant>
        <vt:i4>200</vt:i4>
      </vt:variant>
      <vt:variant>
        <vt:i4>0</vt:i4>
      </vt:variant>
      <vt:variant>
        <vt:i4>5</vt:i4>
      </vt:variant>
      <vt:variant>
        <vt:lpwstr/>
      </vt:variant>
      <vt:variant>
        <vt:lpwstr>_Toc241523860</vt:lpwstr>
      </vt:variant>
      <vt:variant>
        <vt:i4>1048633</vt:i4>
      </vt:variant>
      <vt:variant>
        <vt:i4>194</vt:i4>
      </vt:variant>
      <vt:variant>
        <vt:i4>0</vt:i4>
      </vt:variant>
      <vt:variant>
        <vt:i4>5</vt:i4>
      </vt:variant>
      <vt:variant>
        <vt:lpwstr/>
      </vt:variant>
      <vt:variant>
        <vt:lpwstr>_Toc241523859</vt:lpwstr>
      </vt:variant>
      <vt:variant>
        <vt:i4>1048633</vt:i4>
      </vt:variant>
      <vt:variant>
        <vt:i4>188</vt:i4>
      </vt:variant>
      <vt:variant>
        <vt:i4>0</vt:i4>
      </vt:variant>
      <vt:variant>
        <vt:i4>5</vt:i4>
      </vt:variant>
      <vt:variant>
        <vt:lpwstr/>
      </vt:variant>
      <vt:variant>
        <vt:lpwstr>_Toc241523858</vt:lpwstr>
      </vt:variant>
      <vt:variant>
        <vt:i4>1048633</vt:i4>
      </vt:variant>
      <vt:variant>
        <vt:i4>182</vt:i4>
      </vt:variant>
      <vt:variant>
        <vt:i4>0</vt:i4>
      </vt:variant>
      <vt:variant>
        <vt:i4>5</vt:i4>
      </vt:variant>
      <vt:variant>
        <vt:lpwstr/>
      </vt:variant>
      <vt:variant>
        <vt:lpwstr>_Toc241523857</vt:lpwstr>
      </vt:variant>
      <vt:variant>
        <vt:i4>1048633</vt:i4>
      </vt:variant>
      <vt:variant>
        <vt:i4>176</vt:i4>
      </vt:variant>
      <vt:variant>
        <vt:i4>0</vt:i4>
      </vt:variant>
      <vt:variant>
        <vt:i4>5</vt:i4>
      </vt:variant>
      <vt:variant>
        <vt:lpwstr/>
      </vt:variant>
      <vt:variant>
        <vt:lpwstr>_Toc241523856</vt:lpwstr>
      </vt:variant>
      <vt:variant>
        <vt:i4>1048633</vt:i4>
      </vt:variant>
      <vt:variant>
        <vt:i4>170</vt:i4>
      </vt:variant>
      <vt:variant>
        <vt:i4>0</vt:i4>
      </vt:variant>
      <vt:variant>
        <vt:i4>5</vt:i4>
      </vt:variant>
      <vt:variant>
        <vt:lpwstr/>
      </vt:variant>
      <vt:variant>
        <vt:lpwstr>_Toc241523855</vt:lpwstr>
      </vt:variant>
      <vt:variant>
        <vt:i4>1048633</vt:i4>
      </vt:variant>
      <vt:variant>
        <vt:i4>164</vt:i4>
      </vt:variant>
      <vt:variant>
        <vt:i4>0</vt:i4>
      </vt:variant>
      <vt:variant>
        <vt:i4>5</vt:i4>
      </vt:variant>
      <vt:variant>
        <vt:lpwstr/>
      </vt:variant>
      <vt:variant>
        <vt:lpwstr>_Toc241523854</vt:lpwstr>
      </vt:variant>
      <vt:variant>
        <vt:i4>1048633</vt:i4>
      </vt:variant>
      <vt:variant>
        <vt:i4>158</vt:i4>
      </vt:variant>
      <vt:variant>
        <vt:i4>0</vt:i4>
      </vt:variant>
      <vt:variant>
        <vt:i4>5</vt:i4>
      </vt:variant>
      <vt:variant>
        <vt:lpwstr/>
      </vt:variant>
      <vt:variant>
        <vt:lpwstr>_Toc241523853</vt:lpwstr>
      </vt:variant>
      <vt:variant>
        <vt:i4>1048633</vt:i4>
      </vt:variant>
      <vt:variant>
        <vt:i4>152</vt:i4>
      </vt:variant>
      <vt:variant>
        <vt:i4>0</vt:i4>
      </vt:variant>
      <vt:variant>
        <vt:i4>5</vt:i4>
      </vt:variant>
      <vt:variant>
        <vt:lpwstr/>
      </vt:variant>
      <vt:variant>
        <vt:lpwstr>_Toc241523852</vt:lpwstr>
      </vt:variant>
      <vt:variant>
        <vt:i4>1048633</vt:i4>
      </vt:variant>
      <vt:variant>
        <vt:i4>146</vt:i4>
      </vt:variant>
      <vt:variant>
        <vt:i4>0</vt:i4>
      </vt:variant>
      <vt:variant>
        <vt:i4>5</vt:i4>
      </vt:variant>
      <vt:variant>
        <vt:lpwstr/>
      </vt:variant>
      <vt:variant>
        <vt:lpwstr>_Toc241523851</vt:lpwstr>
      </vt:variant>
      <vt:variant>
        <vt:i4>1048633</vt:i4>
      </vt:variant>
      <vt:variant>
        <vt:i4>140</vt:i4>
      </vt:variant>
      <vt:variant>
        <vt:i4>0</vt:i4>
      </vt:variant>
      <vt:variant>
        <vt:i4>5</vt:i4>
      </vt:variant>
      <vt:variant>
        <vt:lpwstr/>
      </vt:variant>
      <vt:variant>
        <vt:lpwstr>_Toc241523850</vt:lpwstr>
      </vt:variant>
      <vt:variant>
        <vt:i4>1114169</vt:i4>
      </vt:variant>
      <vt:variant>
        <vt:i4>134</vt:i4>
      </vt:variant>
      <vt:variant>
        <vt:i4>0</vt:i4>
      </vt:variant>
      <vt:variant>
        <vt:i4>5</vt:i4>
      </vt:variant>
      <vt:variant>
        <vt:lpwstr/>
      </vt:variant>
      <vt:variant>
        <vt:lpwstr>_Toc241523849</vt:lpwstr>
      </vt:variant>
      <vt:variant>
        <vt:i4>1114169</vt:i4>
      </vt:variant>
      <vt:variant>
        <vt:i4>128</vt:i4>
      </vt:variant>
      <vt:variant>
        <vt:i4>0</vt:i4>
      </vt:variant>
      <vt:variant>
        <vt:i4>5</vt:i4>
      </vt:variant>
      <vt:variant>
        <vt:lpwstr/>
      </vt:variant>
      <vt:variant>
        <vt:lpwstr>_Toc241523848</vt:lpwstr>
      </vt:variant>
      <vt:variant>
        <vt:i4>1114169</vt:i4>
      </vt:variant>
      <vt:variant>
        <vt:i4>122</vt:i4>
      </vt:variant>
      <vt:variant>
        <vt:i4>0</vt:i4>
      </vt:variant>
      <vt:variant>
        <vt:i4>5</vt:i4>
      </vt:variant>
      <vt:variant>
        <vt:lpwstr/>
      </vt:variant>
      <vt:variant>
        <vt:lpwstr>_Toc241523847</vt:lpwstr>
      </vt:variant>
      <vt:variant>
        <vt:i4>1114169</vt:i4>
      </vt:variant>
      <vt:variant>
        <vt:i4>116</vt:i4>
      </vt:variant>
      <vt:variant>
        <vt:i4>0</vt:i4>
      </vt:variant>
      <vt:variant>
        <vt:i4>5</vt:i4>
      </vt:variant>
      <vt:variant>
        <vt:lpwstr/>
      </vt:variant>
      <vt:variant>
        <vt:lpwstr>_Toc241523846</vt:lpwstr>
      </vt:variant>
      <vt:variant>
        <vt:i4>1114169</vt:i4>
      </vt:variant>
      <vt:variant>
        <vt:i4>110</vt:i4>
      </vt:variant>
      <vt:variant>
        <vt:i4>0</vt:i4>
      </vt:variant>
      <vt:variant>
        <vt:i4>5</vt:i4>
      </vt:variant>
      <vt:variant>
        <vt:lpwstr/>
      </vt:variant>
      <vt:variant>
        <vt:lpwstr>_Toc241523845</vt:lpwstr>
      </vt:variant>
      <vt:variant>
        <vt:i4>1114169</vt:i4>
      </vt:variant>
      <vt:variant>
        <vt:i4>104</vt:i4>
      </vt:variant>
      <vt:variant>
        <vt:i4>0</vt:i4>
      </vt:variant>
      <vt:variant>
        <vt:i4>5</vt:i4>
      </vt:variant>
      <vt:variant>
        <vt:lpwstr/>
      </vt:variant>
      <vt:variant>
        <vt:lpwstr>_Toc241523844</vt:lpwstr>
      </vt:variant>
      <vt:variant>
        <vt:i4>1114169</vt:i4>
      </vt:variant>
      <vt:variant>
        <vt:i4>98</vt:i4>
      </vt:variant>
      <vt:variant>
        <vt:i4>0</vt:i4>
      </vt:variant>
      <vt:variant>
        <vt:i4>5</vt:i4>
      </vt:variant>
      <vt:variant>
        <vt:lpwstr/>
      </vt:variant>
      <vt:variant>
        <vt:lpwstr>_Toc241523843</vt:lpwstr>
      </vt:variant>
      <vt:variant>
        <vt:i4>1114169</vt:i4>
      </vt:variant>
      <vt:variant>
        <vt:i4>92</vt:i4>
      </vt:variant>
      <vt:variant>
        <vt:i4>0</vt:i4>
      </vt:variant>
      <vt:variant>
        <vt:i4>5</vt:i4>
      </vt:variant>
      <vt:variant>
        <vt:lpwstr/>
      </vt:variant>
      <vt:variant>
        <vt:lpwstr>_Toc241523842</vt:lpwstr>
      </vt:variant>
      <vt:variant>
        <vt:i4>1114169</vt:i4>
      </vt:variant>
      <vt:variant>
        <vt:i4>86</vt:i4>
      </vt:variant>
      <vt:variant>
        <vt:i4>0</vt:i4>
      </vt:variant>
      <vt:variant>
        <vt:i4>5</vt:i4>
      </vt:variant>
      <vt:variant>
        <vt:lpwstr/>
      </vt:variant>
      <vt:variant>
        <vt:lpwstr>_Toc241523841</vt:lpwstr>
      </vt:variant>
      <vt:variant>
        <vt:i4>1114169</vt:i4>
      </vt:variant>
      <vt:variant>
        <vt:i4>80</vt:i4>
      </vt:variant>
      <vt:variant>
        <vt:i4>0</vt:i4>
      </vt:variant>
      <vt:variant>
        <vt:i4>5</vt:i4>
      </vt:variant>
      <vt:variant>
        <vt:lpwstr/>
      </vt:variant>
      <vt:variant>
        <vt:lpwstr>_Toc241523840</vt:lpwstr>
      </vt:variant>
      <vt:variant>
        <vt:i4>1441849</vt:i4>
      </vt:variant>
      <vt:variant>
        <vt:i4>74</vt:i4>
      </vt:variant>
      <vt:variant>
        <vt:i4>0</vt:i4>
      </vt:variant>
      <vt:variant>
        <vt:i4>5</vt:i4>
      </vt:variant>
      <vt:variant>
        <vt:lpwstr/>
      </vt:variant>
      <vt:variant>
        <vt:lpwstr>_Toc241523839</vt:lpwstr>
      </vt:variant>
      <vt:variant>
        <vt:i4>1441849</vt:i4>
      </vt:variant>
      <vt:variant>
        <vt:i4>68</vt:i4>
      </vt:variant>
      <vt:variant>
        <vt:i4>0</vt:i4>
      </vt:variant>
      <vt:variant>
        <vt:i4>5</vt:i4>
      </vt:variant>
      <vt:variant>
        <vt:lpwstr/>
      </vt:variant>
      <vt:variant>
        <vt:lpwstr>_Toc241523838</vt:lpwstr>
      </vt:variant>
      <vt:variant>
        <vt:i4>1441849</vt:i4>
      </vt:variant>
      <vt:variant>
        <vt:i4>62</vt:i4>
      </vt:variant>
      <vt:variant>
        <vt:i4>0</vt:i4>
      </vt:variant>
      <vt:variant>
        <vt:i4>5</vt:i4>
      </vt:variant>
      <vt:variant>
        <vt:lpwstr/>
      </vt:variant>
      <vt:variant>
        <vt:lpwstr>_Toc241523837</vt:lpwstr>
      </vt:variant>
      <vt:variant>
        <vt:i4>1441849</vt:i4>
      </vt:variant>
      <vt:variant>
        <vt:i4>56</vt:i4>
      </vt:variant>
      <vt:variant>
        <vt:i4>0</vt:i4>
      </vt:variant>
      <vt:variant>
        <vt:i4>5</vt:i4>
      </vt:variant>
      <vt:variant>
        <vt:lpwstr/>
      </vt:variant>
      <vt:variant>
        <vt:lpwstr>_Toc241523836</vt:lpwstr>
      </vt:variant>
      <vt:variant>
        <vt:i4>1441849</vt:i4>
      </vt:variant>
      <vt:variant>
        <vt:i4>50</vt:i4>
      </vt:variant>
      <vt:variant>
        <vt:i4>0</vt:i4>
      </vt:variant>
      <vt:variant>
        <vt:i4>5</vt:i4>
      </vt:variant>
      <vt:variant>
        <vt:lpwstr/>
      </vt:variant>
      <vt:variant>
        <vt:lpwstr>_Toc241523835</vt:lpwstr>
      </vt:variant>
      <vt:variant>
        <vt:i4>1441849</vt:i4>
      </vt:variant>
      <vt:variant>
        <vt:i4>44</vt:i4>
      </vt:variant>
      <vt:variant>
        <vt:i4>0</vt:i4>
      </vt:variant>
      <vt:variant>
        <vt:i4>5</vt:i4>
      </vt:variant>
      <vt:variant>
        <vt:lpwstr/>
      </vt:variant>
      <vt:variant>
        <vt:lpwstr>_Toc241523834</vt:lpwstr>
      </vt:variant>
      <vt:variant>
        <vt:i4>1441849</vt:i4>
      </vt:variant>
      <vt:variant>
        <vt:i4>38</vt:i4>
      </vt:variant>
      <vt:variant>
        <vt:i4>0</vt:i4>
      </vt:variant>
      <vt:variant>
        <vt:i4>5</vt:i4>
      </vt:variant>
      <vt:variant>
        <vt:lpwstr/>
      </vt:variant>
      <vt:variant>
        <vt:lpwstr>_Toc241523833</vt:lpwstr>
      </vt:variant>
      <vt:variant>
        <vt:i4>1441849</vt:i4>
      </vt:variant>
      <vt:variant>
        <vt:i4>32</vt:i4>
      </vt:variant>
      <vt:variant>
        <vt:i4>0</vt:i4>
      </vt:variant>
      <vt:variant>
        <vt:i4>5</vt:i4>
      </vt:variant>
      <vt:variant>
        <vt:lpwstr/>
      </vt:variant>
      <vt:variant>
        <vt:lpwstr>_Toc241523832</vt:lpwstr>
      </vt:variant>
      <vt:variant>
        <vt:i4>1441849</vt:i4>
      </vt:variant>
      <vt:variant>
        <vt:i4>26</vt:i4>
      </vt:variant>
      <vt:variant>
        <vt:i4>0</vt:i4>
      </vt:variant>
      <vt:variant>
        <vt:i4>5</vt:i4>
      </vt:variant>
      <vt:variant>
        <vt:lpwstr/>
      </vt:variant>
      <vt:variant>
        <vt:lpwstr>_Toc241523831</vt:lpwstr>
      </vt:variant>
      <vt:variant>
        <vt:i4>1441849</vt:i4>
      </vt:variant>
      <vt:variant>
        <vt:i4>20</vt:i4>
      </vt:variant>
      <vt:variant>
        <vt:i4>0</vt:i4>
      </vt:variant>
      <vt:variant>
        <vt:i4>5</vt:i4>
      </vt:variant>
      <vt:variant>
        <vt:lpwstr/>
      </vt:variant>
      <vt:variant>
        <vt:lpwstr>_Toc241523830</vt:lpwstr>
      </vt:variant>
      <vt:variant>
        <vt:i4>1507385</vt:i4>
      </vt:variant>
      <vt:variant>
        <vt:i4>14</vt:i4>
      </vt:variant>
      <vt:variant>
        <vt:i4>0</vt:i4>
      </vt:variant>
      <vt:variant>
        <vt:i4>5</vt:i4>
      </vt:variant>
      <vt:variant>
        <vt:lpwstr/>
      </vt:variant>
      <vt:variant>
        <vt:lpwstr>_Toc241523829</vt:lpwstr>
      </vt:variant>
      <vt:variant>
        <vt:i4>1507385</vt:i4>
      </vt:variant>
      <vt:variant>
        <vt:i4>8</vt:i4>
      </vt:variant>
      <vt:variant>
        <vt:i4>0</vt:i4>
      </vt:variant>
      <vt:variant>
        <vt:i4>5</vt:i4>
      </vt:variant>
      <vt:variant>
        <vt:lpwstr/>
      </vt:variant>
      <vt:variant>
        <vt:lpwstr>_Toc241523828</vt:lpwstr>
      </vt:variant>
      <vt:variant>
        <vt:i4>1507385</vt:i4>
      </vt:variant>
      <vt:variant>
        <vt:i4>2</vt:i4>
      </vt:variant>
      <vt:variant>
        <vt:i4>0</vt:i4>
      </vt:variant>
      <vt:variant>
        <vt:i4>5</vt:i4>
      </vt:variant>
      <vt:variant>
        <vt:lpwstr/>
      </vt:variant>
      <vt:variant>
        <vt:lpwstr>_Toc241523827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788</cp:revision>
  <dcterms:created xsi:type="dcterms:W3CDTF">2026-09-18T15:55:00Z</dcterms:created>
  <dcterms:modified xsi:type="dcterms:W3CDTF">2026-09-30T19:37:00Z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y fmtid="{D5CDD505-2E9C-101B-9397-08002B2CF9AE}" pid="20" name="docLang">
    <vt:lpwstr>en</vt:lpwstr>
  </property>
</Properties>
</file>